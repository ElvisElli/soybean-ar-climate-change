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C34F" w14:textId="14CAFBFC" w:rsidR="00362238" w:rsidRDefault="000E7B0D" w:rsidP="00362238">
      <w:pPr>
        <w:pStyle w:val="H1"/>
        <w:spacing w:line="480" w:lineRule="auto"/>
        <w:rPr>
          <w:sz w:val="24"/>
          <w:szCs w:val="24"/>
        </w:rPr>
      </w:pPr>
      <w:r>
        <w:rPr>
          <w:caps w:val="0"/>
          <w:sz w:val="24"/>
          <w:szCs w:val="24"/>
        </w:rPr>
        <w:t>EARLIER PLANTING AND LATE-MATURING SOYBEANS OFFSET HIGH TEMPERATURE STRESS</w:t>
      </w:r>
    </w:p>
    <w:p w14:paraId="2C0F2E8D" w14:textId="77777777" w:rsidR="00DE308B" w:rsidRDefault="00DE308B" w:rsidP="009F04EF">
      <w:pPr>
        <w:pStyle w:val="BibReference"/>
        <w:rPr>
          <w:sz w:val="24"/>
          <w:szCs w:val="24"/>
          <w:lang w:val="sv-SE"/>
        </w:rPr>
      </w:pPr>
    </w:p>
    <w:p w14:paraId="7B2F1A0C" w14:textId="7B9F5F12" w:rsidR="009F04EF" w:rsidRPr="009F04EF" w:rsidRDefault="009F04EF" w:rsidP="00DE308B">
      <w:pPr>
        <w:pStyle w:val="BibReference"/>
        <w:spacing w:line="480" w:lineRule="auto"/>
        <w:ind w:left="0" w:firstLine="0"/>
        <w:rPr>
          <w:sz w:val="24"/>
          <w:szCs w:val="24"/>
          <w:lang w:val="sv-SE"/>
        </w:rPr>
      </w:pPr>
      <w:r>
        <w:rPr>
          <w:sz w:val="24"/>
          <w:szCs w:val="24"/>
          <w:lang w:val="sv-SE"/>
        </w:rPr>
        <w:t>Elvis F. Elli</w:t>
      </w:r>
      <w:r>
        <w:rPr>
          <w:sz w:val="24"/>
          <w:szCs w:val="24"/>
          <w:vertAlign w:val="superscript"/>
          <w:lang w:val="sv-SE"/>
        </w:rPr>
        <w:t>1*</w:t>
      </w:r>
      <w:r>
        <w:rPr>
          <w:sz w:val="24"/>
          <w:szCs w:val="24"/>
          <w:lang w:val="sv-SE"/>
        </w:rPr>
        <w:t>, Caio dos Santos</w:t>
      </w:r>
      <w:r>
        <w:rPr>
          <w:sz w:val="24"/>
          <w:szCs w:val="24"/>
          <w:vertAlign w:val="superscript"/>
          <w:lang w:val="sv-SE"/>
        </w:rPr>
        <w:t>2</w:t>
      </w:r>
      <w:r>
        <w:rPr>
          <w:sz w:val="24"/>
          <w:szCs w:val="24"/>
          <w:lang w:val="sv-SE"/>
        </w:rPr>
        <w:t>, Samuel B. Fernandes</w:t>
      </w:r>
      <w:r>
        <w:rPr>
          <w:sz w:val="24"/>
          <w:szCs w:val="24"/>
          <w:vertAlign w:val="superscript"/>
          <w:lang w:val="sv-SE"/>
        </w:rPr>
        <w:t>1</w:t>
      </w:r>
      <w:r>
        <w:rPr>
          <w:sz w:val="24"/>
          <w:szCs w:val="24"/>
          <w:lang w:val="sv-SE"/>
        </w:rPr>
        <w:t>, Montserrat Salmeron</w:t>
      </w:r>
      <w:r>
        <w:rPr>
          <w:sz w:val="24"/>
          <w:szCs w:val="24"/>
          <w:vertAlign w:val="superscript"/>
          <w:lang w:val="sv-SE"/>
        </w:rPr>
        <w:t>3</w:t>
      </w:r>
      <w:r>
        <w:rPr>
          <w:sz w:val="24"/>
          <w:szCs w:val="24"/>
          <w:lang w:val="sv-SE"/>
        </w:rPr>
        <w:t>, Rafael Battisti</w:t>
      </w:r>
      <w:r>
        <w:rPr>
          <w:sz w:val="24"/>
          <w:szCs w:val="24"/>
          <w:vertAlign w:val="superscript"/>
          <w:lang w:val="sv-SE"/>
        </w:rPr>
        <w:t>4</w:t>
      </w:r>
      <w:r>
        <w:rPr>
          <w:sz w:val="24"/>
          <w:szCs w:val="24"/>
          <w:lang w:val="sv-SE"/>
        </w:rPr>
        <w:t>, Rogério de S. Nóia-Júnior</w:t>
      </w:r>
      <w:r>
        <w:rPr>
          <w:sz w:val="24"/>
          <w:szCs w:val="24"/>
          <w:vertAlign w:val="superscript"/>
          <w:lang w:val="sv-SE"/>
        </w:rPr>
        <w:t>5</w:t>
      </w:r>
    </w:p>
    <w:p w14:paraId="1B40A847" w14:textId="3060509C" w:rsidR="00362238" w:rsidRPr="00362238" w:rsidRDefault="00362238" w:rsidP="00DE308B">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 xml:space="preserve">1 </w:t>
      </w:r>
      <w:r>
        <w:rPr>
          <w:rFonts w:ascii="Times New Roman" w:hAnsi="Times New Roman" w:cs="Times New Roman"/>
          <w:sz w:val="24"/>
          <w:szCs w:val="24"/>
        </w:rPr>
        <w:t>Department of Crop, Soil, and Environmental Sciences, University of Arkansas,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 xml:space="preserve">2 </w:t>
      </w:r>
      <w:r>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 xml:space="preserve">3 </w:t>
      </w:r>
      <w:r>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Pr>
          <w:rFonts w:ascii="Times New Roman" w:hAnsi="Times New Roman" w:cs="Times New Roman"/>
          <w:sz w:val="24"/>
          <w:szCs w:val="24"/>
          <w:vertAlign w:val="superscript"/>
        </w:rPr>
        <w:t>5</w:t>
      </w:r>
      <w:r>
        <w:rPr>
          <w:rFonts w:ascii="Times New Roman" w:hAnsi="Times New Roman" w:cs="Times New Roman"/>
          <w:sz w:val="24"/>
          <w:szCs w:val="24"/>
        </w:rPr>
        <w:t xml:space="preserve"> LEPSE, Univ Montpellier, INRAE, Institut Agro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8D2943" w:rsidRDefault="00A62344" w:rsidP="00A62344">
      <w:pPr>
        <w:pStyle w:val="H1"/>
        <w:spacing w:line="480" w:lineRule="auto"/>
        <w:rPr>
          <w:sz w:val="24"/>
          <w:szCs w:val="24"/>
        </w:rPr>
      </w:pPr>
      <w:r>
        <w:rPr>
          <w:sz w:val="24"/>
          <w:szCs w:val="24"/>
        </w:rPr>
        <w:lastRenderedPageBreak/>
        <w:t>Abstract</w:t>
      </w:r>
    </w:p>
    <w:p w14:paraId="71E4A4D4" w14:textId="12C90C5B" w:rsidR="00A62344" w:rsidRDefault="00A62344" w:rsidP="00A62344">
      <w:pPr>
        <w:pStyle w:val="Abstract"/>
        <w:spacing w:line="480" w:lineRule="auto"/>
        <w:ind w:firstLine="0"/>
        <w:rPr>
          <w:rFonts w:eastAsia="Arial"/>
          <w:color w:val="000000" w:themeColor="text1"/>
          <w:sz w:val="24"/>
          <w:szCs w:val="24"/>
        </w:rPr>
      </w:pPr>
      <w:r>
        <w:rPr>
          <w:sz w:val="24"/>
          <w:szCs w:val="24"/>
        </w:rPr>
        <w:t>High temperatures increasingly threaten U.S. soybean seed yields, yet actionable solutions remain limited. We evaluated the APSIM model against observed regional data from the U.S. Mid-South and conducted gridded simulations across 4,651 fields to identify how concurrent changes in planting date and maturity group affect yield under rising temperatures and elevated [CO</w:t>
      </w:r>
      <w:r>
        <w:rPr>
          <w:sz w:val="24"/>
          <w:szCs w:val="24"/>
          <w:vertAlign w:val="subscript"/>
        </w:rPr>
        <w:t>2</w:t>
      </w:r>
      <w:r>
        <w:rPr>
          <w:sz w:val="24"/>
          <w:szCs w:val="24"/>
        </w:rPr>
        <w:t>]. The +2°C temperature scenario reduced yields by 5.9% on average. However, combining a later-maturing soybean genotype with earlier sowing increased soybean yield by 9% under the +2°C scenario. These results revealed an opportunity to adapt soybean phenology through management and genotype selection to sustain yields under warming. Advancing our understanding of management and genotypic effects on soybean phenology and improving their representation in process-based models are therefore essential for developing adaptive strategies that can support durable yield gains under high-temperature conditions.</w:t>
      </w:r>
    </w:p>
    <w:p w14:paraId="3650186C" w14:textId="77777777" w:rsidR="00A62344" w:rsidRDefault="00A62344" w:rsidP="009B5D20">
      <w:pPr>
        <w:pStyle w:val="H1"/>
        <w:spacing w:line="480" w:lineRule="auto"/>
        <w:rPr>
          <w:sz w:val="24"/>
          <w:szCs w:val="24"/>
        </w:rPr>
      </w:pPr>
    </w:p>
    <w:p w14:paraId="0C85CC04" w14:textId="608A579D" w:rsidR="00AE1D24" w:rsidRPr="008D2943" w:rsidRDefault="00C83C2D" w:rsidP="009B5D20">
      <w:pPr>
        <w:pStyle w:val="H1"/>
        <w:spacing w:line="480" w:lineRule="auto"/>
        <w:rPr>
          <w:sz w:val="24"/>
          <w:szCs w:val="24"/>
        </w:rPr>
      </w:pPr>
      <w:r>
        <w:rPr>
          <w:sz w:val="24"/>
          <w:szCs w:val="24"/>
        </w:rPr>
        <w:t>1 Introduction</w:t>
      </w:r>
    </w:p>
    <w:p w14:paraId="490DA70D" w14:textId="6A8D2E5B" w:rsidR="00E46468" w:rsidRPr="008D2943" w:rsidRDefault="00E8378E" w:rsidP="00EB15AE">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Rising temperatures and changes in rainfall patterns can decrease U.S. soybean seed yields by 19% in the absence of 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
          <w:id w:val="-339085809"/>
          <w:placeholder>
            <w:docPart w:val="DefaultPlaceholder_-1854013440"/>
          </w:placeholder>
        </w:sdtPr>
        <w:sdtEndPr/>
        <w:sdtContent>
          <w:r>
            <w:rPr>
              <w:rFonts w:ascii="Times New Roman" w:hAnsi="Times New Roman" w:cs="Times New Roman"/>
              <w:color w:val="000000"/>
              <w:sz w:val="24"/>
              <w:szCs w:val="24"/>
            </w:rPr>
            <w:t>(Elli et al., 2022)</w:t>
          </w:r>
        </w:sdtContent>
      </w:sdt>
      <w:r>
        <w:rPr>
          <w:rFonts w:ascii="Times New Roman" w:hAnsi="Times New Roman" w:cs="Times New Roman"/>
          <w:color w:val="000000"/>
          <w:sz w:val="24"/>
          <w:szCs w:val="24"/>
        </w:rPr>
        <w:t>.</w:t>
      </w:r>
      <w:r>
        <w:t xml:space="preserve"> </w:t>
      </w:r>
      <w:r>
        <w:rPr>
          <w:rFonts w:ascii="Times New Roman" w:hAnsi="Times New Roman" w:cs="Times New Roman"/>
          <w:color w:val="000000"/>
          <w:sz w:val="24"/>
          <w:szCs w:val="24"/>
        </w:rPr>
        <w:t xml:space="preserve">Higher temperatures accelerate phenological development, shortening the crop cycle and limiting biomass accumulation and yield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29udGFpbmVyLXRpdGxlLXNob3J0IjoiRnJvbnQuIFBsYW50IFNjaS4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
          <w:id w:val="-543064503"/>
          <w:placeholder>
            <w:docPart w:val="A66B7AFAE1DE4B548A73E9219FB0BD50"/>
          </w:placeholder>
        </w:sdtPr>
        <w:sdtEndPr/>
        <w:sdtContent>
          <w:r>
            <w:rPr>
              <w:rFonts w:ascii="Times New Roman" w:hAnsi="Times New Roman" w:cs="Times New Roman"/>
              <w:color w:val="000000"/>
              <w:sz w:val="24"/>
              <w:szCs w:val="24"/>
            </w:rPr>
            <w:t>(Rose et al., 2016; Elli et al., 2022)</w:t>
          </w:r>
        </w:sdtContent>
      </w:sdt>
      <w:r>
        <w:rPr>
          <w:rFonts w:ascii="Times New Roman" w:hAnsi="Times New Roman" w:cs="Times New Roman"/>
          <w:color w:val="000000"/>
          <w:sz w:val="24"/>
          <w:szCs w:val="24"/>
        </w:rPr>
        <w:t>.</w:t>
      </w:r>
      <w:r>
        <w:rPr>
          <w:rFonts w:ascii="Times New Roman" w:hAnsi="Times New Roman" w:cs="Times New Roman"/>
          <w:sz w:val="24"/>
          <w:szCs w:val="24"/>
        </w:rPr>
        <w:t xml:space="preserve"> Previous simulation studies indicate that adjusting soybean phenology may help offset 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
          <w:id w:val="1753847785"/>
          <w:placeholder>
            <w:docPart w:val="4203E1589CB648A88A057D9AFD21088E"/>
          </w:placeholder>
        </w:sdtPr>
        <w:sdtEndPr/>
        <w:sdtContent>
          <w:r>
            <w:rPr>
              <w:rFonts w:ascii="Times New Roman" w:hAnsi="Times New Roman" w:cs="Times New Roman"/>
              <w:color w:val="000000"/>
              <w:sz w:val="24"/>
              <w:szCs w:val="24"/>
            </w:rPr>
            <w:t>(Zabel et al., 2021; Yang et al., 2025)</w:t>
          </w:r>
        </w:sdtContent>
      </w:sdt>
      <w:r>
        <w:rPr>
          <w:rFonts w:ascii="Times New Roman" w:hAnsi="Times New Roman" w:cs="Times New Roman"/>
          <w:color w:val="000000"/>
          <w:sz w:val="24"/>
          <w:szCs w:val="24"/>
        </w:rPr>
        <w:t>. Yet, i</w:t>
      </w:r>
      <w:r>
        <w:rPr>
          <w:rFonts w:ascii="Times New Roman" w:hAnsi="Times New Roman" w:cs="Times New Roman"/>
          <w:sz w:val="24"/>
          <w:szCs w:val="24"/>
        </w:rPr>
        <w:t xml:space="preserve">t remains unclear how concurrent alterations in soybean maturity group and sowing date will affect yields, and whether existing genotypic availability and planting date flexibility are sufficient to offset the negative effects of high temperatures. This study advances </w:t>
        <w:lastRenderedPageBreak/>
        <w:t>our understanding of how stacked agronomic management strategies influence soybean yield under elevated temperature in the U.S. Midsouth, a region particularly vulnerable to global warming.</w:t>
      </w:r>
      <w:ins w:id="101" w:author="Claude" w:date="2026-06-05T00:00:00Z">
        <w:r>
          <w:rPr>
            <w:rFonts w:ascii="Times New Roman" w:hAnsi="Times New Roman" w:cs="Times New Roman"/>
            <w:sz w:val="24"/>
            <w:szCs w:val="24"/>
          </w:rPr>
          <w:t xml:space="preserve"> While elevated [CO2] projected for mid-century (~540 ppm) can partially offset heat-induced yield losses (Ainsworth et al., 2002; Kothari et al., 2022), it is unlikely to fully compensate without complementary agronomic adaptation (Thornton et al., 2014).</w:t>
        </w:r>
      </w:ins>
    </w:p>
    <w:p w14:paraId="1FA7A83F" w14:textId="29A5AAA7" w:rsidR="0034335E" w:rsidRDefault="002D689E" w:rsidP="006B608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Maturity group selection and planting date are among the most actionable management decisions for farmers to adapt to rising temperatures </w:t>
      </w:r>
      <w:sdt>
        <w:sdtPr>
          <w:rPr>
            <w:rFonts w:ascii="Times New Roman" w:hAnsi="Times New Roman" w:cs="Times New Roman"/>
            <w:color w:val="000000"/>
            <w:sz w:val="24"/>
            <w:szCs w:val="24"/>
          </w:rPr>
          <w:tag w:val="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
          <w:id w:val="1869026029"/>
          <w:placeholder>
            <w:docPart w:val="DefaultPlaceholder_-1854013440"/>
          </w:placeholder>
        </w:sdtPr>
        <w:sdtEndPr/>
        <w:sdtContent>
          <w:r>
            <w:rPr>
              <w:rFonts w:ascii="Times New Roman" w:hAnsi="Times New Roman" w:cs="Times New Roman"/>
              <w:color w:val="000000"/>
              <w:sz w:val="24"/>
              <w:szCs w:val="24"/>
            </w:rPr>
            <w:t>(Thornton et al., 2014)</w:t>
          </w:r>
        </w:sdtContent>
      </w:sdt>
      <w:r>
        <w:rPr>
          <w:rFonts w:ascii="Times New Roman" w:hAnsi="Times New Roman" w:cs="Times New Roman"/>
          <w:sz w:val="24"/>
          <w:szCs w:val="24"/>
        </w:rPr>
        <w:t xml:space="preserve">. A relatively simple and well-established strategy to adjust soybean life-cycle to the available growing season length is to alter the soybean maturity group selection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
          <w:id w:val="-859273556"/>
          <w:placeholder>
            <w:docPart w:val="DefaultPlaceholder_-1854013440"/>
          </w:placeholder>
        </w:sdtPr>
        <w:sdtEndPr/>
        <w:sdtContent>
          <w:r>
            <w:rPr>
              <w:rFonts w:ascii="Times New Roman" w:hAnsi="Times New Roman" w:cs="Times New Roman"/>
              <w:color w:val="000000"/>
              <w:sz w:val="24"/>
              <w:szCs w:val="24"/>
            </w:rPr>
            <w:t>(Mourtzinis and Conley, 2017)</w:t>
          </w:r>
        </w:sdtContent>
      </w:sdt>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Earlier planting extends the duration of the growing season and shifts the crop cycle to cooler periods, reducing exposure to 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"/>
          <w:id w:val="42346133"/>
          <w:placeholder>
            <w:docPart w:val="DefaultPlaceholder_-1854013440"/>
          </w:placeholder>
        </w:sdtPr>
        <w:sdtEndPr/>
        <w:sdtContent>
          <w:r>
            <w:rPr>
              <w:rFonts w:ascii="Times New Roman" w:hAnsi="Times New Roman" w:cs="Times New Roman"/>
              <w:color w:val="000000"/>
              <w:sz w:val="24"/>
              <w:szCs w:val="24"/>
            </w:rPr>
            <w:t>(Edwards et al., 2003; Bastidas et al., 2008)</w:t>
          </w:r>
        </w:sdtContent>
      </w:sdt>
      <w:r>
        <w:rPr>
          <w:rFonts w:ascii="Times New Roman" w:hAnsi="Times New Roman" w:cs="Times New Roman"/>
          <w:sz w:val="24"/>
          <w:szCs w:val="24"/>
        </w:rPr>
        <w:t xml:space="preserve">. While this agronomic practice has consistently increased soybean yield across the US, planting early is not always the best option, as there is an optimum window that maximizes capture of radiation resources and varies according to maturity group </w:t>
      </w:r>
      <w:sdt>
        <w:sdtPr>
          <w:rPr>
            <w:rFonts w:ascii="Times New Roman" w:hAnsi="Times New Roman" w:cs="Times New Roman"/>
            <w:color w:val="000000"/>
            <w:sz w:val="24"/>
            <w:szCs w:val="24"/>
          </w:rPr>
          <w:tag w:val="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
          <w:id w:val="-1845078590"/>
          <w:placeholder>
            <w:docPart w:val="DefaultPlaceholder_-1854013440"/>
          </w:placeholder>
        </w:sdtPr>
        <w:sdtEndPr/>
        <w:sdtContent>
          <w:r>
            <w:rPr>
              <w:rFonts w:ascii="Times New Roman" w:hAnsi="Times New Roman" w:cs="Times New Roman"/>
              <w:color w:val="000000"/>
              <w:sz w:val="24"/>
              <w:szCs w:val="24"/>
            </w:rPr>
            <w:t>(Salmerón et al., 2016)</w:t>
          </w:r>
        </w:sdtContent>
      </w:sdt>
      <w:r>
        <w:rPr>
          <w:rFonts w:ascii="Times New Roman" w:hAnsi="Times New Roman" w:cs="Times New Roman"/>
          <w:color w:val="000000"/>
          <w:sz w:val="24"/>
          <w:szCs w:val="24"/>
        </w:rPr>
        <w:t>, indicating the need for cropping systems-specific recommendations.</w:t>
      </w:r>
      <w:ins w:id="102" w:author="Claude" w:date="2026-06-05T00:00:00Z">
        <w:r>
          <w:rPr>
            <w:rFonts w:ascii="Times New Roman" w:hAnsi="Times New Roman" w:cs="Times New Roman"/>
            <w:sz w:val="24"/>
            <w:szCs w:val="24"/>
          </w:rPr>
          <w:t xml:space="preserve"> Soybean is a short-day plant; later MGs have greater photoperiod sensitivity, delaying flowering under long days and extending the seed-filling period when planted early — a mechanism that underpins the yield advantage of stacking these strategies under warming.</w:t>
        </w:r>
      </w:ins>
    </w:p>
    <w:p w14:paraId="7F3BA48B" w14:textId="6242E2D8" w:rsidR="003F01F2" w:rsidRDefault="00545411" w:rsidP="00851351">
      <w:pPr>
        <w:spacing w:before="120" w:after="0" w:line="480" w:lineRule="auto"/>
        <w:rPr>
          <w:rFonts w:ascii="Times New Roman" w:hAnsi="Times New Roman" w:cs="Times New Roman"/>
          <w:sz w:val="24"/>
          <w:szCs w:val="24"/>
        </w:rPr>
      </w:pPr>
      <w:del w:id="103" w:author="Claude" w:date="2026-06-05T00:00:00Z">
        <w:r>
          <w:rPr>
            <w:rFonts w:ascii="Times New Roman" w:hAnsi="Times New Roman" w:cs="Times New Roman"/>
            <w:color w:val="000000"/>
            <w:sz w:val="24"/>
            <w:szCs w:val="24"/>
          </w:rPr>
          <w:delText xml:space="preserve">Farmers have already been shifting towards earlier planting and selecting maturity groups well adapted to a region. However, there is limited information on whether these choices can be further optimized under warming and whether their interactive effects are sufficient to offset yield penalties. </w:delText>
        </w:r>
      </w:del>
      <w:ins w:id="104" w:author="Claude" w:date="2026-06-05T00:00:00Z">
        <w:r>
          <w:rPr>
            <w:rFonts w:ascii="Times New Roman" w:hAnsi="Times New Roman" w:cs="Times New Roman"/>
            <w:sz w:val="24"/>
            <w:szCs w:val="24"/>
          </w:rPr>
          <w:t xml:space="preserve">While farmers in the Mid-South already use early planting and regionally adapted MGs, the quantified interactive benefit of shifting one MG class (MG4→MG5) combined with a 12-day planting advance — across 4,651 fields and 40 years — has not been demonstrated for the Arkansas delta specifically. </w:t>
        </w:r>
      </w:ins>
      <w:r>
        <w:rPr>
          <w:rFonts w:ascii="Times New Roman" w:hAnsi="Times New Roman" w:cs="Times New Roman"/>
          <w:sz w:val="24"/>
          <w:szCs w:val="24"/>
        </w:rPr>
        <w:t xml:space="preserve">We hypothesize that under high temperatures, using late-maturing soybean genotypes combined with early planting will offset the negative impacts of accelerated developmental rates on soybean yield. We considered irrigated soybean production systems in the US Mid-South as a case study by conducting a regional-scale simulation at a fine spatial resolution (~0.025°; 4,651 fields) and across 40 years of weather data using a well-tested version of the APSIM (Agricultural Production Systems Simulator) framework. Our objective was to </w:t>
        <w:lastRenderedPageBreak/>
        <w:t>identify the roles of maturity group and sowing date in adapting soybean production to high-temperature risks under current and elevated [CO</w:t>
      </w:r>
      <w:r>
        <w:rPr>
          <w:rFonts w:ascii="Times New Roman" w:hAnsi="Times New Roman" w:cs="Times New Roman"/>
          <w:sz w:val="24"/>
          <w:szCs w:val="24"/>
          <w:vertAlign w:val="subscript"/>
        </w:rPr>
        <w:t>2</w:t>
      </w:r>
      <w:r>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Pr>
          <w:sz w:val="24"/>
          <w:szCs w:val="24"/>
        </w:rPr>
        <w:t>2 material and methods</w:t>
      </w:r>
    </w:p>
    <w:p w14:paraId="1F28190F" w14:textId="7D9CDC4D" w:rsidR="00AE1B3E" w:rsidRPr="008D2943" w:rsidRDefault="00E430A2" w:rsidP="00E109D5">
      <w:pPr>
        <w:pStyle w:val="H2"/>
        <w:spacing w:line="480" w:lineRule="auto"/>
        <w:rPr>
          <w:szCs w:val="24"/>
        </w:rPr>
      </w:pPr>
      <w:r>
        <w:rPr>
          <w:szCs w:val="24"/>
        </w:rPr>
        <w:t>2.1. APSIM-Soybean model testing</w:t>
      </w:r>
    </w:p>
    <w:p w14:paraId="435D77E5" w14:textId="702D8E60" w:rsidR="0039527B" w:rsidRPr="00D53C24" w:rsidRDefault="0039527B" w:rsidP="00032BD4">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The soybean model within APSIM Next Generation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"/>
          <w:id w:val="-1514984124"/>
          <w:placeholder>
            <w:docPart w:val="5DE43DD136494A2FAD1258A4773041F9"/>
          </w:placeholder>
        </w:sdtPr>
        <w:sdtEndPr/>
        <w:sdtContent>
          <w:r>
            <w:rPr>
              <w:rFonts w:ascii="Times New Roman" w:hAnsi="Times New Roman" w:cs="Times New Roman"/>
              <w:color w:val="000000"/>
              <w:sz w:val="24"/>
              <w:szCs w:val="24"/>
            </w:rPr>
            <w:t>(Holzworth et al., 2018)</w:t>
          </w:r>
        </w:sdtContent>
      </w:sdt>
      <w:r>
        <w:rPr>
          <w:rFonts w:ascii="Times New Roman" w:hAnsi="Times New Roman" w:cs="Times New Roman"/>
          <w:color w:val="000000"/>
          <w:sz w:val="24"/>
          <w:szCs w:val="24"/>
        </w:rPr>
        <w:t xml:space="preserve"> was evaluated against regional data from the U.S. Midsouth comprising an 8.3° span in latitude, different planting dates, and cultivar maturity groups, as 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
          <w:id w:val="683471564"/>
          <w:placeholder>
            <w:docPart w:val="DefaultPlaceholder_-1854013440"/>
          </w:placeholder>
        </w:sdtPr>
        <w:sdtEndPr/>
        <w:sdtContent>
          <w:r>
            <w:rPr>
              <w:rFonts w:ascii="Times New Roman" w:hAnsi="Times New Roman" w:cs="Times New Roman"/>
              <w:color w:val="000000"/>
              <w:sz w:val="24"/>
              <w:szCs w:val="24"/>
            </w:rPr>
            <w:t>Salmerón et al. (2016)</w:t>
          </w:r>
        </w:sdtContent>
      </w:sdt>
      <w:r>
        <w:rPr>
          <w:rFonts w:ascii="Times New Roman" w:hAnsi="Times New Roman" w:cs="Times New Roman"/>
          <w:color w:val="000000"/>
          <w:sz w:val="24"/>
          <w:szCs w:val="24"/>
        </w:rPr>
        <w:t xml:space="preserve">. The APSIM-Soybean model has previously proven successful for simulating the growth of various soybean maturity groups across water managements, soil types, and weather conditions in the US, including environments in the Mid-South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
          <w:id w:val="364721280"/>
          <w:placeholder>
            <w:docPart w:val="DefaultPlaceholder_-1854013440"/>
          </w:placeholder>
        </w:sdtPr>
        <w:sdtEndPr/>
        <w:sdtContent>
          <w:r>
            <w:rPr>
              <w:rFonts w:ascii="Times New Roman" w:hAnsi="Times New Roman" w:cs="Times New Roman"/>
              <w:color w:val="000000"/>
              <w:sz w:val="24"/>
              <w:szCs w:val="24"/>
            </w:rPr>
            <w:t>(Archontoulis et al., 2020; Elli et al., 2022)</w:t>
          </w:r>
        </w:sdtContent>
      </w:sdt>
      <w:r>
        <w:rPr>
          <w:rFonts w:ascii="Times New Roman" w:hAnsi="Times New Roman" w:cs="Times New Roman"/>
          <w:color w:val="000000"/>
          <w:sz w:val="24"/>
          <w:szCs w:val="24"/>
        </w:rPr>
        <w:t xml:space="preserve">. We further tested the model against experimental data from Salmerón et al. (2016) and updated cultivar coefficients to the latest </w:t>
      </w:r>
      <w:r>
        <w:rPr>
          <w:rFonts w:ascii="Times New Roman" w:hAnsi="Times New Roman" w:cs="Times New Roman"/>
          <w:color w:val="000000" w:themeColor="text1"/>
          <w:sz w:val="24"/>
          <w:szCs w:val="24"/>
        </w:rPr>
        <w:t xml:space="preserve">APSIM Next Generation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EndPr/>
        <w:sdtContent>
          <w:r>
            <w:rPr>
              <w:rFonts w:ascii="Times New Roman" w:hAnsi="Times New Roman" w:cs="Times New Roman"/>
              <w:color w:val="000000"/>
              <w:sz w:val="24"/>
              <w:szCs w:val="24"/>
            </w:rPr>
            <w:t>(Holzworth et al., 2018)</w:t>
          </w:r>
        </w:sdtContent>
      </w:sdt>
      <w:r>
        <w:rPr>
          <w:rFonts w:ascii="Times New Roman" w:hAnsi="Times New Roman" w:cs="Times New Roman"/>
          <w:color w:val="000000"/>
          <w:sz w:val="24"/>
          <w:szCs w:val="24"/>
        </w:rPr>
        <w:t xml:space="preserve"> version 2025.3.7681. Cultivar coefficients were calibrated for early MG 4 (relative MG - rMG 4.0 to 4.4) and early MG 5 (rMG from 5.0 to 5.4). The calibration results confirmed t</w:t>
      </w:r>
      <w:r>
        <w:rPr>
          <w:rFonts w:ascii="Times New Roman" w:hAnsi="Times New Roman" w:cs="Times New Roman"/>
          <w:color w:val="000000" w:themeColor="text1"/>
          <w:sz w:val="24"/>
          <w:szCs w:val="24"/>
        </w:rPr>
        <w:t>hat the model is robust across a wide range of environmental conditions (Figures S1 and S2, and Table S1 in the supplementary material).</w:t>
      </w:r>
    </w:p>
    <w:p w14:paraId="616336D7" w14:textId="4E6AB166" w:rsidR="00CD05D9" w:rsidRPr="008D2943" w:rsidRDefault="00CD05D9" w:rsidP="00CD05D9">
      <w:pPr>
        <w:pStyle w:val="H2"/>
        <w:spacing w:line="480" w:lineRule="auto"/>
      </w:pPr>
      <w:r>
        <w:rPr>
          <w:szCs w:val="24"/>
        </w:rPr>
        <w:t>2.2. Regional simulations and scenario analysis</w:t>
      </w:r>
    </w:p>
    <w:p w14:paraId="1CA16B82" w14:textId="0AA73F31" w:rsidR="00BB3300" w:rsidRDefault="003A62EB" w:rsidP="00730A6E">
      <w:pPr>
        <w:spacing w:line="480" w:lineRule="auto"/>
        <w:rPr>
          <w:rFonts w:ascii="Times New Roman" w:hAnsi="Times New Roman" w:cs="Times New Roman"/>
          <w:color w:val="000000"/>
          <w:sz w:val="24"/>
          <w:szCs w:val="24"/>
        </w:rPr>
      </w:pPr>
      <w:r>
        <w:rPr>
          <w:rFonts w:ascii="Times New Roman" w:hAnsi="Times New Roman" w:cs="Times New Roman"/>
          <w:sz w:val="24"/>
          <w:szCs w:val="24"/>
        </w:rPr>
        <w:t xml:space="preserve">We conducted a simulation exercise across 40 weather years and 4,651 fields in the US Mid-South covering the delta region of the state of Arkansas, which accounts for over 1.5 million hectares of soybean-planted area </w:t>
      </w:r>
      <w:sdt>
        <w:sdtPr>
          <w:rPr>
            <w:rFonts w:ascii="Times New Roman" w:hAnsi="Times New Roman" w:cs="Times New Roman"/>
            <w:color w:val="000000"/>
            <w:sz w:val="24"/>
            <w:szCs w:val="24"/>
          </w:rPr>
          <w:tag w:val="MENDELEY_CITATION_v3_eyJjaXRhdGlvbklEIjoiTUVOREVMRVlfQ0lUQVRJT05fY2M1OTc4ODAtZTJiNS00MGJmLTg4MmEtMzA4OWRkMDkyMjIz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879809455"/>
          <w:placeholder>
            <w:docPart w:val="5B2339F18C434467B55930B9F09E7C73"/>
          </w:placeholder>
        </w:sdtPr>
        <w:sdtEndPr/>
        <w:sdtContent>
          <w:r>
            <w:rPr>
              <w:rFonts w:ascii="Times New Roman" w:hAnsi="Times New Roman" w:cs="Times New Roman"/>
              <w:color w:val="000000"/>
              <w:sz w:val="24"/>
              <w:szCs w:val="24"/>
            </w:rPr>
            <w:t>(NASS, 2023)</w:t>
          </w:r>
        </w:sdtContent>
      </w:sdt>
      <w:r>
        <w:rPr>
          <w:rFonts w:ascii="Times New Roman" w:hAnsi="Times New Roman" w:cs="Times New Roman"/>
          <w:sz w:val="24"/>
          <w:szCs w:val="24"/>
        </w:rPr>
        <w:t xml:space="preserve">. Further information on the weather conditions of the study area is presented in the supplementary material (Figure S3). We used the soybean cropland data layer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1625733272"/>
          <w:placeholder>
            <w:docPart w:val="2B21E820633341D09AD6B2ED7BD89C1B"/>
          </w:placeholder>
        </w:sdtPr>
        <w:sdtEndPr/>
        <w:sdtContent>
          <w:r>
            <w:rPr>
              <w:rFonts w:ascii="Times New Roman" w:hAnsi="Times New Roman" w:cs="Times New Roman"/>
              <w:color w:val="000000"/>
              <w:sz w:val="24"/>
              <w:szCs w:val="24"/>
            </w:rPr>
            <w:t>(NASS, 2023)</w:t>
          </w:r>
        </w:sdtContent>
      </w:sdt>
      <w:r>
        <w:rPr>
          <w:rFonts w:ascii="Times New Roman" w:hAnsi="Times New Roman" w:cs="Times New Roman"/>
          <w:sz w:val="24"/>
          <w:szCs w:val="24"/>
        </w:rPr>
        <w:t xml:space="preserve"> to define the simulation fields, which were resampled to a 2.5 </w:t>
        <w:lastRenderedPageBreak/>
        <w:t xml:space="preserve">km grid (~0.025°) and clipped to the AR state boundary. The layer was reprojected to WGS84 to obtain latitude–longitude coordinates. We used the </w:t>
      </w:r>
      <w:r>
        <w:rPr>
          <w:rFonts w:ascii="Times New Roman" w:hAnsi="Times New Roman" w:cs="Times New Roman"/>
          <w:i/>
          <w:iCs/>
          <w:sz w:val="24"/>
          <w:szCs w:val="24"/>
        </w:rPr>
        <w:t>apsimx</w:t>
      </w:r>
      <w:r>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EndPr/>
        <w:sdtContent>
          <w:r>
            <w:rPr>
              <w:rFonts w:ascii="Times New Roman" w:hAnsi="Times New Roman" w:cs="Times New Roman"/>
              <w:color w:val="000000"/>
              <w:sz w:val="24"/>
              <w:szCs w:val="24"/>
            </w:rPr>
            <w:t>(Miguez, 2020)</w:t>
          </w:r>
        </w:sdtContent>
      </w:sdt>
      <w:r>
        <w:rPr>
          <w:rFonts w:ascii="Times New Roman" w:hAnsi="Times New Roman" w:cs="Times New Roman"/>
          <w:sz w:val="24"/>
          <w:szCs w:val="24"/>
        </w:rPr>
        <w:t xml:space="preserve"> to run the simulations. Daily historical weather data on maximum and minimum temperatures, solar radiation, and rainfall were retrieved from the National Weather Service Network using the </w:t>
      </w:r>
      <w:r>
        <w:rPr>
          <w:rFonts w:ascii="Times New Roman" w:hAnsi="Times New Roman" w:cs="Times New Roman"/>
          <w:i/>
          <w:iCs/>
          <w:sz w:val="24"/>
          <w:szCs w:val="24"/>
        </w:rPr>
        <w:t>apsimx</w:t>
      </w:r>
      <w:r>
        <w:rPr>
          <w:rFonts w:ascii="Times New Roman" w:hAnsi="Times New Roman" w:cs="Times New Roman"/>
          <w:sz w:val="24"/>
          <w:szCs w:val="24"/>
        </w:rPr>
        <w:t xml:space="preserve"> R package</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Soil water and inorganic nitrogen initial conditions were reset on January 1 each year and were held constant across locations to avoid confounding effects of soil vs. weather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88690542"/>
          <w:placeholder>
            <w:docPart w:val="DefaultPlaceholder_-1854013440"/>
          </w:placeholder>
        </w:sdtPr>
        <w:sdtEndPr/>
        <w:sdtContent>
          <w:r>
            <w:rPr>
              <w:rFonts w:ascii="Times New Roman" w:hAnsi="Times New Roman" w:cs="Times New Roman"/>
              <w:color w:val="000000"/>
              <w:sz w:val="24"/>
              <w:szCs w:val="24"/>
            </w:rPr>
            <w:t>(Elli and Archontoulis, 2023)</w:t>
          </w:r>
        </w:sdtContent>
      </w:sdt>
      <w:r>
        <w:rPr>
          <w:rFonts w:ascii="Times New Roman" w:hAnsi="Times New Roman" w:cs="Times New Roman"/>
          <w:sz w:val="24"/>
          <w:szCs w:val="24"/>
        </w:rPr>
        <w:t>. On the first day of the simulation (January 1), soil water content was set at field capacity, total inorganic nitrogen over the soil profile was 50 kg N ha</w:t>
      </w:r>
      <w:r>
        <w:rPr>
          <w:rFonts w:ascii="Times New Roman" w:hAnsi="Times New Roman" w:cs="Times New Roman"/>
          <w:sz w:val="24"/>
          <w:szCs w:val="24"/>
          <w:vertAlign w:val="superscript"/>
        </w:rPr>
        <w:t>−1</w:t>
      </w:r>
      <w:r>
        <w:rPr>
          <w:rFonts w:ascii="Times New Roman" w:hAnsi="Times New Roman" w:cs="Times New Roman"/>
          <w:sz w:val="24"/>
          <w:szCs w:val="24"/>
        </w:rPr>
        <w:t>, and maize residue on the soil surface was 2000 kg ha</w:t>
      </w:r>
      <w:r>
        <w:rPr>
          <w:rFonts w:ascii="Times New Roman" w:hAnsi="Times New Roman" w:cs="Times New Roman"/>
          <w:sz w:val="24"/>
          <w:szCs w:val="24"/>
          <w:vertAlign w:val="superscript"/>
        </w:rPr>
        <w:t>−1</w:t>
      </w:r>
      <w:r>
        <w:rPr>
          <w:rFonts w:ascii="Times New Roman" w:hAnsi="Times New Roman" w:cs="Times New Roman"/>
          <w:sz w:val="24"/>
          <w:szCs w:val="24"/>
        </w:rPr>
        <w:t xml:space="preserve"> with a C:N ratio of 70. 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C9C90CF7DC0B4D249F31E6418E7AB30D"/>
          </w:placeholder>
        </w:sdtPr>
        <w:sdtEndPr/>
        <w:sdtContent>
          <w:r>
            <w:rPr>
              <w:rFonts w:ascii="Times New Roman" w:hAnsi="Times New Roman" w:cs="Times New Roman"/>
              <w:color w:val="000000"/>
              <w:sz w:val="24"/>
              <w:szCs w:val="24"/>
            </w:rPr>
            <w:t>(Soil Survey Staff, 2023)</w:t>
          </w:r>
        </w:sdtContent>
      </w:sdt>
      <w:r>
        <w:rPr>
          <w:rFonts w:ascii="Times New Roman" w:hAnsi="Times New Roman" w:cs="Times New Roman"/>
          <w:color w:val="000000"/>
          <w:sz w:val="24"/>
          <w:szCs w:val="24"/>
        </w:rPr>
        <w:t xml:space="preserve">. Within each simulated grid cell, we used the most predominant soil profile available. </w:t>
      </w:r>
    </w:p>
    <w:p w14:paraId="763D61C1" w14:textId="64F447AF" w:rsidR="008D06A1" w:rsidRDefault="003F01F2" w:rsidP="00730A6E">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For baseline simulations, the sowing date was May 15, an average value for the studied region based on USDA-NASS 50% sowing progress from 1990 to 2020 </w:t>
      </w:r>
      <w:sdt>
        <w:sdtPr>
          <w:rPr>
            <w:rFonts w:ascii="Times New Roman" w:hAnsi="Times New Roman" w:cs="Times New Roman"/>
            <w:color w:val="000000"/>
            <w:sz w:val="24"/>
            <w:szCs w:val="24"/>
          </w:rPr>
          <w:tag w:val="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69667302"/>
          <w:placeholder>
            <w:docPart w:val="DefaultPlaceholder_-1854013440"/>
          </w:placeholder>
        </w:sdtPr>
        <w:sdtEndPr/>
        <w:sdtContent>
          <w:r>
            <w:rPr>
              <w:rFonts w:ascii="Times New Roman" w:hAnsi="Times New Roman" w:cs="Times New Roman"/>
              <w:color w:val="000000"/>
              <w:sz w:val="24"/>
              <w:szCs w:val="24"/>
            </w:rPr>
            <w:t>(NASS, 2023)</w:t>
          </w:r>
        </w:sdtContent>
      </w:sdt>
      <w:r>
        <w:rPr>
          <w:rFonts w:ascii="Times New Roman" w:hAnsi="Times New Roman" w:cs="Times New Roman"/>
          <w:sz w:val="24"/>
          <w:szCs w:val="24"/>
        </w:rPr>
        <w:t xml:space="preserve">. We used an early 4 maturity group cultivar, which is well-adapted for the region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
          <w:id w:val="-2079199316"/>
          <w:placeholder>
            <w:docPart w:val="DefaultPlaceholder_-1854013440"/>
          </w:placeholder>
        </w:sdtPr>
        <w:sdtEndPr/>
        <w:sdtContent>
          <w:r>
            <w:rPr>
              <w:rFonts w:ascii="Times New Roman" w:hAnsi="Times New Roman" w:cs="Times New Roman"/>
              <w:color w:val="000000"/>
              <w:sz w:val="24"/>
              <w:szCs w:val="24"/>
            </w:rPr>
            <w:t>(Salmeron et al., 2014; Salmerón et al., 2016)</w:t>
          </w:r>
        </w:sdtContent>
      </w:sdt>
      <w:r>
        <w:rPr>
          <w:rFonts w:ascii="Times New Roman" w:hAnsi="Times New Roman" w:cs="Times New Roman"/>
          <w:sz w:val="24"/>
          <w:szCs w:val="24"/>
        </w:rPr>
        <w:t xml:space="preserve">. Soybean was irrigated as it is the predominant system across the studied region (NASS, 2023). Automatic irrigation was triggered between R1 and R7 when soil water reached 50% of the plant-available water in the 0-60 cm depth, to refill soil moisture to field capacity. </w:t>
      </w:r>
    </w:p>
    <w:p w14:paraId="7CEF546B" w14:textId="07F84B7E"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high-temperature scenario, we considered a 2°C increase in daily maximum and minimum temperatures, which is the average projection derived from 15 global circulation models for 2050,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NvbnRhaW5lci10aXRsZS1zaG9ydCI6IkZyb250LiBQbGFudCBTY2ku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1dfQ=="/>
          <w:id w:val="202842508"/>
          <w:placeholder>
            <w:docPart w:val="5DFDFAFF01DB4419BD283DDB94F78EE3"/>
          </w:placeholder>
        </w:sdtPr>
        <w:sdtEndPr/>
        <w:sdtContent>
          <w:r>
            <w:rPr>
              <w:rFonts w:ascii="Times New Roman" w:hAnsi="Times New Roman" w:cs="Times New Roman"/>
              <w:color w:val="000000"/>
              <w:sz w:val="24"/>
              <w:szCs w:val="24"/>
            </w:rPr>
            <w:t>Elli et al. (2022)</w:t>
          </w:r>
        </w:sdtContent>
      </w:sdt>
      <w:r>
        <w:rPr>
          <w:rFonts w:ascii="Times New Roman" w:hAnsi="Times New Roman" w:cs="Times New Roman"/>
          <w:color w:val="000000"/>
          <w:sz w:val="24"/>
          <w:szCs w:val="24"/>
        </w:rPr>
        <w:t>. A</w:t>
      </w:r>
      <w:r>
        <w:rPr>
          <w:rFonts w:ascii="Times New Roman" w:hAnsi="Times New Roman" w:cs="Times New Roman"/>
          <w:sz w:val="24"/>
          <w:szCs w:val="24"/>
        </w:rPr>
        <w:t xml:space="preserve"> 2°C temperature increase </w:t>
      </w:r>
      <w:r>
        <w:rPr>
          <w:rFonts w:ascii="Times New Roman" w:hAnsi="Times New Roman" w:cs="Times New Roman"/>
          <w:color w:val="000000"/>
          <w:sz w:val="24"/>
          <w:szCs w:val="24"/>
        </w:rPr>
        <w:t xml:space="preserve">combined with elevated [CO2] to 540 ppm was also evaluated, with the baseline set at 350 ppm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
          <w:id w:val="128445202"/>
          <w:placeholder>
            <w:docPart w:val="DefaultPlaceholder_-1854013440"/>
          </w:placeholder>
        </w:sdtPr>
        <w:sdtEndPr/>
        <w:sdtContent>
          <w:r>
            <w:rPr>
              <w:rFonts w:ascii="Times New Roman" w:hAnsi="Times New Roman" w:cs="Times New Roman"/>
              <w:color w:val="000000"/>
              <w:sz w:val="24"/>
              <w:szCs w:val="24"/>
            </w:rPr>
            <w:t>(Elli and Archontoulis, 2023)</w:t>
          </w:r>
        </w:sdtContent>
      </w:sdt>
      <w:r>
        <w:rPr>
          <w:rFonts w:ascii="Times New Roman" w:hAnsi="Times New Roman" w:cs="Times New Roman"/>
          <w:color w:val="000000"/>
          <w:sz w:val="24"/>
          <w:szCs w:val="24"/>
        </w:rPr>
        <w:t xml:space="preserve">. We employed a simpler approach rather than direct outputs from global </w:t>
        <w:lastRenderedPageBreak/>
        <w:t xml:space="preserve">circulation models because it has been proven to yield results with similar direction and magnitude, while substantially reducing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
          <w:id w:val="-793596291"/>
          <w:placeholder>
            <w:docPart w:val="5DFDFAFF01DB4419BD283DDB94F78EE3"/>
          </w:placeholder>
        </w:sdtPr>
        <w:sdtEndPr/>
        <w:sdtContent>
          <w:r>
            <w:rPr>
              <w:rFonts w:ascii="Times New Roman" w:hAnsi="Times New Roman" w:cs="Times New Roman"/>
              <w:color w:val="000000"/>
              <w:sz w:val="24"/>
              <w:szCs w:val="24"/>
            </w:rPr>
            <w:t>(Elli et al., 2022)</w:t>
          </w:r>
        </w:sdtContent>
      </w:sdt>
      <w:r>
        <w:rPr>
          <w:rFonts w:ascii="Times New Roman" w:hAnsi="Times New Roman" w:cs="Times New Roman"/>
          <w:color w:val="000000"/>
          <w:sz w:val="24"/>
          <w:szCs w:val="24"/>
        </w:rPr>
        <w:t xml:space="preserve">. The adaptive scenarios included (1) an early MG 5 cultivar instead of early MG 4, (2) advancing sowing date by 12 days,  corresponding to a realistic range within the upper tail of the NASS planting progress for the studied region </w:t>
      </w:r>
      <w:sdt>
        <w:sdtPr>
          <w:rPr>
            <w:rFonts w:ascii="Times New Roman" w:hAnsi="Times New Roman" w:cs="Times New Roman"/>
            <w:color w:val="000000"/>
            <w:sz w:val="24"/>
            <w:szCs w:val="24"/>
          </w:rPr>
          <w:tag w:val="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
          <w:id w:val="-444305469"/>
          <w:placeholder>
            <w:docPart w:val="5DFDFAFF01DB4419BD283DDB94F78EE3"/>
          </w:placeholder>
        </w:sdtPr>
        <w:sdtEndPr/>
        <w:sdtContent>
          <w:r>
            <w:rPr>
              <w:rFonts w:ascii="Times New Roman" w:hAnsi="Times New Roman" w:cs="Times New Roman"/>
              <w:color w:val="000000"/>
              <w:sz w:val="24"/>
              <w:szCs w:val="24"/>
            </w:rPr>
            <w:t>(NASS, 2023)</w:t>
          </w:r>
        </w:sdtContent>
      </w:sdt>
      <w:r>
        <w:rPr>
          <w:rFonts w:ascii="Times New Roman" w:hAnsi="Times New Roman" w:cs="Times New Roman"/>
          <w:color w:val="000000"/>
          <w:sz w:val="24"/>
          <w:szCs w:val="24"/>
        </w:rPr>
        <w:t>, and (3) a combination of an early MG 5 cultivar with early sowing. Data analysis and visualization were conducted using R version 4.1.1 (R Development Core Team, 2024).</w:t>
      </w:r>
    </w:p>
    <w:p w14:paraId="0EA521E9" w14:textId="16E9DE4A" w:rsidR="00573D17" w:rsidRPr="008D2943" w:rsidRDefault="00573D17" w:rsidP="0007382F">
      <w:pPr>
        <w:pStyle w:val="H1"/>
        <w:spacing w:line="480" w:lineRule="auto"/>
        <w:rPr>
          <w:sz w:val="24"/>
          <w:szCs w:val="24"/>
        </w:rPr>
      </w:pPr>
      <w:r>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3.1. Elevated temperature and [</w:t>
      </w:r>
      <w:r>
        <w:rPr>
          <w:rFonts w:ascii="Times New Roman" w:hAnsi="Times New Roman" w:cs="Times New Roman"/>
          <w:b/>
          <w:bCs/>
          <w:color w:val="000000"/>
          <w:sz w:val="24"/>
          <w:szCs w:val="24"/>
        </w:rPr>
        <w:t xml:space="preserve">CO2] </w:t>
      </w:r>
      <w:r>
        <w:rPr>
          <w:rFonts w:ascii="Times New Roman" w:hAnsi="Times New Roman" w:cs="Times New Roman"/>
          <w:b/>
          <w:bCs/>
          <w:sz w:val="24"/>
          <w:szCs w:val="24"/>
        </w:rPr>
        <w:t>impacts on soybean yields without adaptation</w:t>
      </w:r>
    </w:p>
    <w:p w14:paraId="695F6D8C" w14:textId="004CD66C" w:rsidR="00F86BC3" w:rsidRDefault="009B6226" w:rsidP="00F52013">
      <w:pPr>
        <w:spacing w:before="120" w:after="0" w:line="480" w:lineRule="auto"/>
        <w:rPr>
          <w:rFonts w:ascii="Times New Roman" w:hAnsi="Times New Roman" w:cs="Times New Roman"/>
          <w:sz w:val="24"/>
          <w:szCs w:val="24"/>
        </w:rPr>
      </w:pPr>
      <w:r>
        <w:rPr>
          <w:rFonts w:ascii="Times New Roman" w:hAnsi="Times New Roman" w:cs="Times New Roman"/>
          <w:sz w:val="24"/>
          <w:szCs w:val="24"/>
        </w:rPr>
        <w:t>The 2°C temperature increase scenario decreased soybean seed yields by 5.9% on average, with values ranging from -14.8% to +2.6% across all site-years (Figure 1). The median simulated yield for the baseline condition was 4,525 kg ha</w:t>
      </w:r>
      <w:r>
        <w:rPr>
          <w:rFonts w:ascii="Times New Roman" w:hAnsi="Times New Roman" w:cs="Times New Roman"/>
          <w:sz w:val="24"/>
          <w:szCs w:val="24"/>
          <w:vertAlign w:val="superscript"/>
        </w:rPr>
        <w:t>-1</w:t>
      </w:r>
      <w:r>
        <w:rPr>
          <w:rFonts w:ascii="Times New Roman" w:hAnsi="Times New Roman" w:cs="Times New Roman"/>
          <w:sz w:val="24"/>
          <w:szCs w:val="24"/>
        </w:rPr>
        <w:t xml:space="preserve"> with a south-to-north geographical gradient ranging from 2,235 to 4,981 kg ha</w:t>
      </w:r>
      <w:r>
        <w:rPr>
          <w:rFonts w:ascii="Times New Roman" w:hAnsi="Times New Roman" w:cs="Times New Roman"/>
          <w:sz w:val="24"/>
          <w:szCs w:val="24"/>
          <w:vertAlign w:val="superscript"/>
        </w:rPr>
        <w:t>-1</w:t>
      </w:r>
      <w:r>
        <w:rPr>
          <w:rFonts w:ascii="Times New Roman" w:hAnsi="Times New Roman" w:cs="Times New Roman"/>
          <w:sz w:val="24"/>
          <w:szCs w:val="24"/>
        </w:rPr>
        <w:t xml:space="preserve"> (Figure S4). Under the 2°C temperature increase scenario, soybean seed yield decreased by 117 kg ha</w:t>
      </w:r>
      <w:r>
        <w:rPr>
          <w:rFonts w:ascii="Times New Roman" w:hAnsi="Times New Roman" w:cs="Times New Roman"/>
          <w:sz w:val="24"/>
          <w:szCs w:val="24"/>
          <w:vertAlign w:val="superscript"/>
        </w:rPr>
        <w:t xml:space="preserve">-1 </w:t>
      </w:r>
      <w:r>
        <w:rPr>
          <w:rFonts w:ascii="Times New Roman" w:hAnsi="Times New Roman" w:cs="Times New Roman"/>
          <w:sz w:val="24"/>
          <w:szCs w:val="24"/>
        </w:rPr>
        <w:t>for every degree increase in season temperature (May-October, Figure 2). Yield response to temperature depended on local site-year weather conditions, with a reduction of 167 kg ha</w:t>
      </w:r>
      <w:r>
        <w:rPr>
          <w:rFonts w:ascii="Times New Roman" w:hAnsi="Times New Roman" w:cs="Times New Roman"/>
          <w:sz w:val="24"/>
          <w:szCs w:val="24"/>
          <w:vertAlign w:val="superscript"/>
        </w:rPr>
        <w:t xml:space="preserve">-1 </w:t>
      </w:r>
      <w:r>
        <w:rPr>
          <w:rFonts w:ascii="Times New Roman" w:hAnsi="Times New Roman" w:cs="Times New Roman"/>
          <w:sz w:val="24"/>
          <w:szCs w:val="24"/>
        </w:rPr>
        <w:t>in seed yield for every degree increase in temperature under warm and dry conditions (Figure 2). Elevated [CO</w:t>
      </w:r>
      <w:r>
        <w:rPr>
          <w:rFonts w:ascii="Times New Roman" w:hAnsi="Times New Roman" w:cs="Times New Roman"/>
          <w:sz w:val="24"/>
          <w:szCs w:val="24"/>
          <w:vertAlign w:val="subscript"/>
        </w:rPr>
        <w:t>2</w:t>
      </w:r>
      <w:r>
        <w:rPr>
          <w:rFonts w:ascii="Times New Roman" w:hAnsi="Times New Roman" w:cs="Times New Roman"/>
          <w:sz w:val="24"/>
          <w:szCs w:val="24"/>
        </w:rPr>
        <w:t>] increased seed yields and offset the negative effects of higher temperatures, with yields 12.4% greater under combined elevated temperature and [CO</w:t>
      </w:r>
      <w:r>
        <w:rPr>
          <w:rFonts w:ascii="Times New Roman" w:hAnsi="Times New Roman" w:cs="Times New Roman"/>
          <w:sz w:val="24"/>
          <w:szCs w:val="24"/>
          <w:vertAlign w:val="subscript"/>
        </w:rPr>
        <w:t>2</w:t>
      </w:r>
      <w:r>
        <w:rPr>
          <w:rFonts w:ascii="Times New Roman" w:hAnsi="Times New Roman" w:cs="Times New Roman"/>
          <w:sz w:val="24"/>
          <w:szCs w:val="24"/>
        </w:rPr>
        <w:t>] than under baseline conditions, and increases ranging from 5.4 to 19.3% across site-years (Figure 1).</w:t>
      </w:r>
    </w:p>
    <w:p w14:paraId="4F581694" w14:textId="312A7E9E" w:rsidR="00CB58A0" w:rsidRPr="008D2943" w:rsidRDefault="001623AB" w:rsidP="00AF06CE">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4CDCFB3D" wp14:editId="30626C71">
            <wp:extent cx="5216056" cy="5216056"/>
            <wp:effectExtent l="0" t="0" r="3810" b="3810"/>
            <wp:docPr id="77534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8610" cy="5218610"/>
                    </a:xfrm>
                    <a:prstGeom prst="rect">
                      <a:avLst/>
                    </a:prstGeom>
                    <a:noFill/>
                    <a:ln>
                      <a:noFill/>
                    </a:ln>
                  </pic:spPr>
                </pic:pic>
              </a:graphicData>
            </a:graphic>
          </wp:inline>
        </w:drawing>
      </w:r>
    </w:p>
    <w:p w14:paraId="67C6E8AA" w14:textId="230B3148" w:rsidR="00F86BC3" w:rsidRDefault="00CB58A0" w:rsidP="00BE4525">
      <w:pPr>
        <w:spacing w:before="120" w:after="0" w:line="480" w:lineRule="auto"/>
        <w:rPr>
          <w:rFonts w:ascii="Times New Roman" w:hAnsi="Times New Roman" w:cs="Times New Roman"/>
          <w:sz w:val="24"/>
          <w:szCs w:val="24"/>
        </w:rPr>
      </w:pPr>
      <w:r>
        <w:rPr>
          <w:rFonts w:ascii="Times New Roman" w:hAnsi="Times New Roman" w:cs="Times New Roman"/>
          <w:b/>
          <w:bCs/>
          <w:sz w:val="24"/>
          <w:szCs w:val="24"/>
        </w:rPr>
        <w:t>Figure 1.</w:t>
      </w:r>
      <w:r>
        <w:rPr>
          <w:rFonts w:ascii="Times New Roman" w:hAnsi="Times New Roman" w:cs="Times New Roman"/>
          <w:sz w:val="24"/>
          <w:szCs w:val="24"/>
        </w:rPr>
        <w:t xml:space="preserve"> Overall relative effects of rising temperatures and adaptive genotypic and agronomic management strategies on soybean seed yield across 4,651 soybean fields and 40 weather years in the US Mid-South.</w:t>
      </w:r>
    </w:p>
    <w:p w14:paraId="472FE599" w14:textId="75A931A5" w:rsidR="00F86BC3" w:rsidRPr="008D2943" w:rsidRDefault="00585CF6" w:rsidP="00F86BC3">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65F71681" wp14:editId="700D07F2">
            <wp:extent cx="5758336" cy="4600575"/>
            <wp:effectExtent l="0" t="0" r="0" b="0"/>
            <wp:docPr id="2111182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47" cy="4601463"/>
                    </a:xfrm>
                    <a:prstGeom prst="rect">
                      <a:avLst/>
                    </a:prstGeom>
                    <a:noFill/>
                    <a:ln>
                      <a:noFill/>
                    </a:ln>
                  </pic:spPr>
                </pic:pic>
              </a:graphicData>
            </a:graphic>
          </wp:inline>
        </w:drawing>
      </w:r>
    </w:p>
    <w:p w14:paraId="4CECB1AA" w14:textId="71E9B11F" w:rsidR="00DD489F" w:rsidRDefault="00F86BC3" w:rsidP="00F86BC3">
      <w:pPr>
        <w:spacing w:before="120" w:after="0" w:line="480" w:lineRule="auto"/>
        <w:rPr>
          <w:rFonts w:ascii="Times New Roman" w:hAnsi="Times New Roman" w:cs="Times New Roman"/>
          <w:sz w:val="24"/>
          <w:szCs w:val="24"/>
        </w:rPr>
      </w:pPr>
      <w:r>
        <w:rPr>
          <w:rFonts w:ascii="Times New Roman" w:hAnsi="Times New Roman" w:cs="Times New Roman"/>
          <w:b/>
          <w:bCs/>
          <w:sz w:val="24"/>
          <w:szCs w:val="24"/>
        </w:rPr>
        <w:t>Figure 2.</w:t>
      </w:r>
      <w:r>
        <w:rPr>
          <w:rFonts w:ascii="Times New Roman" w:hAnsi="Times New Roman" w:cs="Times New Roman"/>
          <w:sz w:val="24"/>
          <w:szCs w:val="24"/>
        </w:rPr>
        <w:t xml:space="preserve"> Relationship between season temperature (May-October) and soybean seed yield across 40 years and 4,651 fields in the US Mid-South under a 2 °C temperature increase scenario. The text in the panel represents the equation slopes for the overall data and for filtered Warm/Dry site-years.</w:t>
      </w:r>
    </w:p>
    <w:p w14:paraId="7E965B39" w14:textId="77777777" w:rsidR="00FA229F" w:rsidRDefault="00FA229F" w:rsidP="00F86BC3">
      <w:pPr>
        <w:spacing w:before="120" w:after="0" w:line="480" w:lineRule="auto"/>
        <w:rPr>
          <w:rFonts w:ascii="Times New Roman" w:hAnsi="Times New Roman" w:cs="Times New Roman"/>
          <w:sz w:val="24"/>
          <w:szCs w:val="24"/>
        </w:rPr>
      </w:pP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3.2. Adaptive strategies to elevated temperature</w:t>
      </w:r>
    </w:p>
    <w:p w14:paraId="64402696" w14:textId="6AE6854C" w:rsidR="002D213C" w:rsidRPr="008D2943" w:rsidRDefault="0035277E" w:rsidP="00CE471C">
      <w:pPr>
        <w:spacing w:before="120" w:after="0" w:line="480" w:lineRule="auto"/>
        <w:rPr>
          <w:rFonts w:ascii="Times New Roman" w:hAnsi="Times New Roman" w:cs="Times New Roman"/>
          <w:sz w:val="24"/>
          <w:szCs w:val="24"/>
        </w:rPr>
      </w:pPr>
      <w:r>
        <w:rPr>
          <w:rFonts w:ascii="Times New Roman" w:hAnsi="Times New Roman" w:cs="Times New Roman"/>
          <w:color w:val="000000" w:themeColor="text1"/>
          <w:sz w:val="24"/>
          <w:szCs w:val="24"/>
        </w:rPr>
        <w:t xml:space="preserve">Stacked agronomic management strategies were more effective than standalone options to increase soybean yields under the high-temperature scenario (Figure 1). </w:t>
      </w:r>
      <w:r>
        <w:rPr>
          <w:rFonts w:ascii="Times New Roman" w:hAnsi="Times New Roman" w:cs="Times New Roman"/>
          <w:sz w:val="24"/>
          <w:szCs w:val="24"/>
        </w:rPr>
        <w:t xml:space="preserve">Using a late-maturing soybean genotype in combination with early sowing increased soybean seed yield by 9% under </w:t>
        <w:lastRenderedPageBreak/>
        <w:t>the 2°C temperature increase scenario, without elevated CO</w:t>
      </w:r>
      <w:r>
        <w:rPr>
          <w:rFonts w:ascii="Times New Roman" w:hAnsi="Times New Roman" w:cs="Times New Roman"/>
          <w:sz w:val="24"/>
          <w:szCs w:val="24"/>
          <w:vertAlign w:val="subscript"/>
        </w:rPr>
        <w:t>2</w:t>
      </w:r>
      <w:r>
        <w:rPr>
          <w:rFonts w:ascii="Times New Roman" w:hAnsi="Times New Roman" w:cs="Times New Roman"/>
          <w:sz w:val="24"/>
          <w:szCs w:val="24"/>
        </w:rPr>
        <w:t>. The standalone strategy of using a late-maturing cultivar under a 2°C temperature increase yielded median yields comparable to the historical baseline. This practice increased yields in 61% of the 4,651 fields simulated, particularly those located in the central-north region (Figure S5). Early sowing increased yields in 22% of the fields, mostly located in the Northeast region, compared to the 2°C temperature increase scenario. Elevated [CO</w:t>
      </w:r>
      <w:r>
        <w:rPr>
          <w:rFonts w:ascii="Times New Roman" w:hAnsi="Times New Roman" w:cs="Times New Roman"/>
          <w:sz w:val="24"/>
          <w:szCs w:val="24"/>
          <w:vertAlign w:val="subscript"/>
        </w:rPr>
        <w:t>2</w:t>
      </w:r>
      <w:r>
        <w:rPr>
          <w:rFonts w:ascii="Times New Roman" w:hAnsi="Times New Roman" w:cs="Times New Roman"/>
          <w:sz w:val="24"/>
          <w:szCs w:val="24"/>
        </w:rPr>
        <w:t>]  altered the magnitude but not the direction of the yield response to stacked adaptive management options, with the combination of genetic and management strategies being the most promising regardless of the [CO</w:t>
      </w:r>
      <w:r>
        <w:rPr>
          <w:rFonts w:ascii="Times New Roman" w:hAnsi="Times New Roman" w:cs="Times New Roman"/>
          <w:sz w:val="24"/>
          <w:szCs w:val="24"/>
          <w:vertAlign w:val="subscript"/>
        </w:rPr>
        <w:t>2</w:t>
      </w:r>
      <w:r>
        <w:rPr>
          <w:rFonts w:ascii="Times New Roman" w:hAnsi="Times New Roman" w:cs="Times New Roman"/>
          <w:sz w:val="24"/>
          <w:szCs w:val="24"/>
        </w:rPr>
        <w:t>]. The combined impact of elevated CO</w:t>
      </w:r>
      <w:r>
        <w:rPr>
          <w:rFonts w:ascii="Times New Roman" w:hAnsi="Times New Roman" w:cs="Times New Roman"/>
          <w:sz w:val="24"/>
          <w:szCs w:val="24"/>
          <w:vertAlign w:val="subscript"/>
        </w:rPr>
        <w:t>2</w:t>
      </w:r>
      <w:r>
        <w:rPr>
          <w:rFonts w:ascii="Times New Roman" w:hAnsi="Times New Roman" w:cs="Times New Roman"/>
          <w:sz w:val="24"/>
          <w:szCs w:val="24"/>
        </w:rPr>
        <w:t xml:space="preserve"> and stacked agronomic management strategies increased yields by 30% on average, with values ranging from 16% to 44% (Figure 1).</w:t>
      </w:r>
    </w:p>
    <w:p w14:paraId="398499FC" w14:textId="379AC56E" w:rsidR="00AF3D8D" w:rsidRPr="008D2943" w:rsidRDefault="00AF3D8D" w:rsidP="00AF3D8D">
      <w:pPr>
        <w:pStyle w:val="H1"/>
        <w:spacing w:line="480" w:lineRule="auto"/>
        <w:rPr>
          <w:sz w:val="24"/>
          <w:szCs w:val="24"/>
        </w:rPr>
      </w:pPr>
      <w:r>
        <w:rPr>
          <w:sz w:val="24"/>
          <w:szCs w:val="24"/>
        </w:rPr>
        <w:t>4 dISCUSSION</w:t>
      </w:r>
    </w:p>
    <w:p w14:paraId="386DA484" w14:textId="7579C051" w:rsidR="001F7972" w:rsidRDefault="00C7141E" w:rsidP="00CE471C">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Our study revealed that soybean yields under warming can be sustained by adjusting soybean phenology through cultivar maturity and planting date shifts. Combined genotypic and agronomic strategies emerged as the most promising approach for designing more resilient soybean production systems under a 2°C scenario. </w:t>
      </w:r>
      <w:del w:id="105" w:author="Claude" w:date="2026-06-05T00:00:00Z">
        <w:r>
          <w:rPr>
            <w:rFonts w:ascii="Times New Roman" w:hAnsi="Times New Roman" w:cs="Times New Roman"/>
            <w:sz w:val="24"/>
            <w:szCs w:val="24"/>
          </w:rPr>
          <w:delText xml:space="preserve">Our study extends previous work by quantifying the synergies and trade-offs among management adjustments aimed at mitigating heat risks in irrigated soybean systems of the U.S. Mid-South. </w:delText>
        </w:r>
      </w:del>
      <w:ins w:id="106" w:author="Claude" w:date="2026-06-05T00:00:00Z">
        <w:r>
          <w:rPr>
            <w:rFonts w:ascii="Times New Roman" w:hAnsi="Times New Roman" w:cs="Times New Roman"/>
            <w:sz w:val="24"/>
            <w:szCs w:val="24"/>
          </w:rPr>
          <w:t xml:space="preserve">Unlike Elli et al. (2022), which assessed warming impacts across the broader US Corn Belt under a single management scenario, the present study specifically quantifies the synergistic interaction of stacking two adaptation levers — maturity group and planting date — at fine spatial resolution across the irrigated Arkansas delta. Mechanistically, stacking these strategies extends the seed-filling period by combining MG5’s greater photoperiod sensitivity with cooler early-season planting conditions, together preserving reproductive duration under warming. </w:t>
        </w:r>
      </w:ins>
      <w:r>
        <w:rPr>
          <w:rFonts w:ascii="Times New Roman" w:hAnsi="Times New Roman" w:cs="Times New Roman"/>
          <w:sz w:val="24"/>
          <w:szCs w:val="24"/>
        </w:rPr>
        <w:t xml:space="preserve">Adjusting soybean maturity group to compensate for altered development rates due to rising temperatures combined with early sowing is likely among the most actionable solutions, as farmers can rapidly adopt these changed management practices without incurring significant production costs. </w:t>
      </w:r>
    </w:p>
    <w:p w14:paraId="6EAAE671" w14:textId="77777777" w:rsidR="000D0E09" w:rsidRDefault="00B829A0" w:rsidP="00CE471C">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Our study revealed a 5.9% decrease in soybean yield due to rising temperatures, with values ranging from -14.8% to +2.6% across site-years (Figure 1). </w:t>
      </w:r>
      <w:r>
        <w:rPr>
          <w:rFonts w:ascii="Times New Roman" w:hAnsi="Times New Roman" w:cs="Times New Roman"/>
          <w:color w:val="000000"/>
          <w:sz w:val="24"/>
          <w:szCs w:val="24"/>
        </w:rPr>
        <w:t xml:space="preserve">Elli et al. (2022) reported a 19% average reduction in seed yield across 10 locations across the US Corn Belt </w:t>
      </w:r>
      <w:r>
        <w:rPr>
          <w:rFonts w:ascii="Times New Roman" w:hAnsi="Times New Roman" w:cs="Times New Roman"/>
          <w:sz w:val="24"/>
          <w:szCs w:val="24"/>
        </w:rPr>
        <w:t xml:space="preserve">under a 2°C </w:t>
        <w:lastRenderedPageBreak/>
        <w:t xml:space="preserve">temperature increase scenario without adaptive strategies. </w:t>
      </w:r>
      <w:ins w:id="109" w:author="Claude" w:date="2026-06-05T00:00:00Z">
        <w:r>
          <w:rPr>
            <w:rFonts w:ascii="Times New Roman" w:hAnsi="Times New Roman" w:cs="Times New Roman"/>
            <w:sz w:val="24"/>
            <w:szCs w:val="24"/>
          </w:rPr>
          <w:t xml:space="preserve">The lower loss in our study likely reflects that baseline temperatures in the Arkansas delta already approach the APSIM thermal optimum, reducing marginal heat sensitivity. </w:t>
        </w:r>
      </w:ins>
      <w:del w:id="110" w:author="Claude" w:date="2026-06-05T00:00:00Z">
        <w:r>
          <w:rPr>
            <w:rFonts w:ascii="Times New Roman" w:hAnsi="Times New Roman" w:cs="Times New Roman"/>
            <w:color w:val="000000"/>
            <w:sz w:val="24"/>
            <w:szCs w:val="24"/>
          </w:rPr>
          <w:delText>Deryng et al. (2014)</w:delText>
        </w:r>
      </w:del>
      <w:del w:id="111" w:author="Claude" w:date="2026-06-05T00:00:00Z">
        <w:r>
          <w:rPr>
            <w:rFonts w:ascii="Times New Roman" w:hAnsi="Times New Roman" w:cs="Times New Roman"/>
            <w:color w:val="000000"/>
            <w:sz w:val="24"/>
            <w:szCs w:val="24"/>
          </w:rPr>
          <w:delText xml:space="preserve"> investigated the effects of heat stress on soybeans worldwide and predicted a 33% yield reduction by 2080. </w:delText>
        </w:r>
      </w:del>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
          <w:id w:val="1780989681"/>
          <w:placeholder>
            <w:docPart w:val="DefaultPlaceholder_-1854013440"/>
          </w:placeholder>
        </w:sdtPr>
        <w:sdtEndPr/>
        <w:sdtContent>
          <w:del w:id="119" w:author="Claude" w:date="2026-06-05T00:00:00Z">
            <w:r>
              <w:rPr>
                <w:rFonts w:ascii="Times New Roman" w:hAnsi="Times New Roman" w:cs="Times New Roman"/>
                <w:color w:val="000000"/>
                <w:sz w:val="24"/>
                <w:szCs w:val="24"/>
              </w:rPr>
              <w:delText>Nendel et al. (2023)</w:delText>
            </w:r>
          </w:del>
        </w:sdtContent>
      </w:sdt>
      <w:del w:id="112" w:author="Claude" w:date="2026-06-05T00:00:00Z">
        <w:r>
          <w:rPr>
            <w:rFonts w:ascii="Times New Roman" w:hAnsi="Times New Roman" w:cs="Times New Roman"/>
            <w:color w:val="000000"/>
            <w:sz w:val="24"/>
            <w:szCs w:val="24"/>
          </w:rPr>
          <w:delText xml:space="preserve"> projected that heat stress will increasingly outweigh drought stress as a constraint to soybean production in Europe. </w:delText>
        </w:r>
      </w:del>
      <w:del w:id="113" w:author="Claude" w:date="2026-06-05T00:00:00Z">
        <w:r>
          <w:rPr>
            <w:rFonts w:ascii="Times New Roman" w:hAnsi="Times New Roman" w:cs="Times New Roman"/>
            <w:sz w:val="24"/>
            <w:szCs w:val="24"/>
          </w:rPr>
          <w:delText>In our study</w:delText>
        </w:r>
        <w:r>
          <w:rPr>
            <w:rFonts w:ascii="Times New Roman" w:hAnsi="Times New Roman" w:cs="Times New Roman"/>
            <w:color w:val="000000"/>
            <w:sz w:val="24"/>
            <w:szCs w:val="24"/>
          </w:rPr>
          <w:delText xml:space="preserve"/>
        </w:r>
        <w:r>
          <w:rPr>
            <w:rFonts w:ascii="Times New Roman" w:hAnsi="Times New Roman" w:cs="Times New Roman"/>
            <w:sz w:val="24"/>
            <w:szCs w:val="24"/>
          </w:rPr>
          <w:delText xml:space="preserve">soybean yield decreased by 2.8% (117 kg ha</w:delText>
        </w:r>
        <w:r>
          <w:rPr>
            <w:rFonts w:ascii="Times New Roman" w:hAnsi="Times New Roman" w:cs="Times New Roman"/>
            <w:sz w:val="24"/>
            <w:szCs w:val="24"/>
            <w:vertAlign w:val="superscript"/>
          </w:rPr>
          <w:delText>-1</w:delText>
        </w:r>
        <w:r>
          <w:rPr>
            <w:rFonts w:ascii="Times New Roman" w:hAnsi="Times New Roman" w:cs="Times New Roman"/>
            <w:sz w:val="24"/>
            <w:szCs w:val="24"/>
          </w:rPr>
          <w:delText xml:space="preserve"> per °C) for every degree increase in temperature, which is higher than the </w:delText>
        </w:r>
        <w:r>
          <w:rPr>
            <w:rFonts w:ascii="Times New Roman" w:hAnsi="Times New Roman" w:cs="Times New Roman"/>
            <w:color w:val="000000"/>
            <w:sz w:val="24"/>
            <w:szCs w:val="24"/>
          </w:rPr>
          <w:delText xml:space="preserve">1.3% yield reduction estimated by Lobell and Field (2007) on a global scale. </w:delText>
        </w:r>
      </w:del>
    </w:p>
    <w:p w14:paraId="72D1FD7B" w14:textId="77777777" w:rsidR="00A03C7F" w:rsidRDefault="00C7141E" w:rsidP="00CE471C">
      <w:pPr>
        <w:spacing w:before="120"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While elevated CO</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 xml:space="preserve"> can offset or alleviate the negative impacts of rising temperatures, as also indicated in experimental studies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
          <w:id w:val="328570607"/>
          <w:placeholder>
            <w:docPart w:val="DefaultPlaceholder_-1854013440"/>
          </w:placeholder>
        </w:sdtPr>
        <w:sdtEndPr/>
        <w:sdtContent>
          <w:r>
            <w:rPr>
              <w:rFonts w:ascii="Times New Roman" w:hAnsi="Times New Roman" w:cs="Times New Roman"/>
              <w:color w:val="000000"/>
              <w:sz w:val="24"/>
              <w:szCs w:val="24"/>
            </w:rPr>
            <w:t>(Ainsworth et al., 2002)</w:t>
          </w:r>
        </w:sdtContent>
      </w:sdt>
      <w:r>
        <w:rPr>
          <w:rFonts w:ascii="Times New Roman" w:hAnsi="Times New Roman" w:cs="Times New Roman"/>
          <w:color w:val="000000"/>
          <w:sz w:val="24"/>
          <w:szCs w:val="24"/>
        </w:rPr>
        <w:t>, genotypic differences in CO</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 xml:space="preserve"> response may 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EndPr/>
        <w:sdtContent>
          <w:r>
            <w:rPr>
              <w:rFonts w:ascii="Times New Roman" w:hAnsi="Times New Roman" w:cs="Times New Roman"/>
              <w:color w:val="000000"/>
              <w:sz w:val="24"/>
              <w:szCs w:val="24"/>
            </w:rPr>
            <w:t>(Bishop et al., 2015)</w:t>
          </w:r>
        </w:sdtContent>
      </w:sdt>
      <w:r>
        <w:rPr>
          <w:rFonts w:ascii="Times New Roman" w:hAnsi="Times New Roman" w:cs="Times New Roman"/>
          <w:color w:val="000000"/>
          <w:sz w:val="24"/>
          <w:szCs w:val="24"/>
        </w:rPr>
        <w:t>. Moreover, model uncertainties exist in predicting yield benefits under elevated [CO</w:t>
      </w:r>
      <w:r>
        <w:rPr>
          <w:rFonts w:ascii="Times New Roman" w:hAnsi="Times New Roman" w:cs="Times New Roman"/>
          <w:color w:val="000000"/>
          <w:sz w:val="24"/>
          <w:szCs w:val="24"/>
          <w:vertAlign w:val="subscript"/>
        </w:rPr>
        <w:t>2</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
          <w:id w:val="-1737628850"/>
          <w:placeholder>
            <w:docPart w:val="DefaultPlaceholder_-1854013440"/>
          </w:placeholder>
        </w:sdtPr>
        <w:sdtEndPr/>
        <w:sdtContent>
          <w:r>
            <w:rPr>
              <w:rFonts w:ascii="Times New Roman" w:hAnsi="Times New Roman" w:cs="Times New Roman"/>
              <w:color w:val="000000"/>
              <w:sz w:val="24"/>
              <w:szCs w:val="24"/>
            </w:rPr>
            <w:t>(Kothari et al., 2022)</w:t>
          </w:r>
        </w:sdtContent>
      </w:sdt>
      <w:r>
        <w:rPr>
          <w:rFonts w:ascii="Times New Roman" w:hAnsi="Times New Roman" w:cs="Times New Roman"/>
          <w:color w:val="000000"/>
          <w:sz w:val="24"/>
          <w:szCs w:val="24"/>
        </w:rPr>
        <w:t>. Recognizing that soybeans are already a highly heat-tolerant crop, heat events above 28</w:t>
      </w:r>
      <w:r>
        <w:rPr>
          <w:rFonts w:ascii="Times New Roman" w:hAnsi="Times New Roman" w:cs="Times New Roman"/>
          <w:sz w:val="24"/>
          <w:szCs w:val="24"/>
        </w:rPr>
        <w:t xml:space="preserve">°C </w:t>
      </w:r>
      <w:r>
        <w:rPr>
          <w:rFonts w:ascii="Times New Roman" w:hAnsi="Times New Roman" w:cs="Times New Roman"/>
          <w:color w:val="000000"/>
          <w:sz w:val="24"/>
          <w:szCs w:val="24"/>
        </w:rPr>
        <w:t xml:space="preserve">during the reproductive phase can negatively impact yield by reducing seed number and weight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
          <w:id w:val="920756224"/>
          <w:placeholder>
            <w:docPart w:val="DefaultPlaceholder_-1854013440"/>
          </w:placeholder>
        </w:sdtPr>
        <w:sdtEndPr/>
        <w:sdtContent>
          <w:r>
            <w:rPr>
              <w:rFonts w:ascii="Times New Roman" w:hAnsi="Times New Roman" w:cs="Times New Roman"/>
              <w:color w:val="000000"/>
              <w:sz w:val="24"/>
              <w:szCs w:val="24"/>
            </w:rPr>
            <w:t>(Boote et al., 2005; Djanaguiraman et al., 2013)</w:t>
          </w:r>
        </w:sdtContent>
      </w:sdt>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The APSIM-soybean version used in the present study accounts for temperature effects on seed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
          <w:id w:val="-1166555904"/>
          <w:placeholder>
            <w:docPart w:val="DefaultPlaceholder_-1854013440"/>
          </w:placeholder>
        </w:sdtPr>
        <w:sdtEndPr/>
        <w:sdtContent>
          <w:r>
            <w:rPr>
              <w:rFonts w:ascii="Times New Roman" w:hAnsi="Times New Roman" w:cs="Times New Roman"/>
              <w:color w:val="000000"/>
              <w:sz w:val="24"/>
              <w:szCs w:val="24"/>
            </w:rPr>
            <w:t>(Kothari et al., 2024)</w:t>
          </w:r>
        </w:sdtContent>
      </w:sdt>
      <w:r>
        <w:rPr>
          <w:rFonts w:ascii="Times New Roman" w:hAnsi="Times New Roman" w:cs="Times New Roman"/>
          <w:sz w:val="24"/>
          <w:szCs w:val="24"/>
        </w:rPr>
        <w:t>, but does not account for the impacts of extreme heat and drought on seed number determination, which is a common limitation in process-based models</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
          <w:id w:val="453452177"/>
          <w:placeholder>
            <w:docPart w:val="DefaultPlaceholder_-1854013440"/>
          </w:placeholder>
        </w:sdtPr>
        <w:sdtEndPr/>
        <w:sdtContent>
          <w:r>
            <w:rPr>
              <w:rFonts w:ascii="Times New Roman" w:hAnsi="Times New Roman" w:cs="Times New Roman"/>
              <w:color w:val="000000"/>
              <w:sz w:val="24"/>
              <w:szCs w:val="24"/>
            </w:rPr>
            <w:t>(Richetti et al., 2025)</w:t>
          </w:r>
        </w:sdtContent>
      </w:sdt>
      <w:r>
        <w:rPr>
          <w:rFonts w:ascii="Times New Roman" w:hAnsi="Times New Roman" w:cs="Times New Roman"/>
          <w:color w:val="000000"/>
          <w:sz w:val="24"/>
          <w:szCs w:val="24"/>
        </w:rPr>
        <w:t xml:space="preserve">. </w:t>
      </w:r>
      <w:ins w:id="114" w:author="Claude" w:date="2026-06-05T00:00:00Z">
        <w:r>
          <w:rPr>
            <w:rFonts w:ascii="Times New Roman" w:hAnsi="Times New Roman" w:cs="Times New Roman"/>
            <w:sz w:val="24"/>
            <w:szCs w:val="24"/>
          </w:rPr>
          <w:t xml:space="preserve">Additionally, APSIM assumes a constant temperature response throughout development, whereas soybean sensitivity to heat differs across stages — being particularly acute during the R1–R5 reproductive window (Boote et al., 2005) — which may introduce directional uncertainty in our projections and warrants further model improvement.</w:t>
        </w:r>
      </w:ins>
    </w:p>
    <w:p w14:paraId="5291AE89" w14:textId="4D2D8B1A" w:rsidR="00C7141E" w:rsidRPr="00090145" w:rsidRDefault="00A03C7F" w:rsidP="00CE471C">
      <w:pPr>
        <w:spacing w:before="120" w:after="0" w:line="480" w:lineRule="auto"/>
        <w:rPr>
          <w:rFonts w:eastAsia="Arial"/>
          <w:color w:val="000000" w:themeColor="text1"/>
          <w:sz w:val="24"/>
          <w:szCs w:val="24"/>
        </w:rPr>
      </w:pPr>
      <w:r>
        <w:rPr>
          <w:rFonts w:ascii="Times New Roman" w:hAnsi="Times New Roman" w:cs="Times New Roman"/>
          <w:sz w:val="24"/>
          <w:szCs w:val="24"/>
        </w:rPr>
        <w:t xml:space="preserve">While warmer springs and </w:t>
      </w:r>
      <w:r>
        <w:rPr>
          <w:rFonts w:ascii="Times New Roman" w:hAnsi="Times New Roman" w:cs="Times New Roman"/>
          <w:color w:val="000000" w:themeColor="text1"/>
          <w:sz w:val="24"/>
          <w:szCs w:val="24"/>
        </w:rPr>
        <w:t xml:space="preserve">longer frost-free periods </w:t>
      </w:r>
      <w:r>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EndPr/>
        <w:sdtContent>
          <w:r>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this practice is not always feasible due to wet springs and extreme rainfall events, which are projected to intensify further (Elli et al., 2023). </w:t>
      </w:r>
      <w:r>
        <w:rPr>
          <w:rFonts w:ascii="Times New Roman" w:hAnsi="Times New Roman" w:cs="Times New Roman"/>
          <w:color w:val="000000"/>
          <w:sz w:val="24"/>
          <w:szCs w:val="24"/>
        </w:rPr>
        <w:t xml:space="preserve">Given the important role of adapting the soybean life cycle to changes in temperature, as demonstrated in this study, further </w:t>
      </w:r>
      <w:r>
        <w:rPr>
          <w:rFonts w:ascii="Times New Roman" w:hAnsi="Times New Roman" w:cs="Times New Roman"/>
          <w:sz w:val="24"/>
          <w:szCs w:val="24"/>
        </w:rPr>
        <w:t xml:space="preserve">research is needed to enhance our understanding of soybean phenology </w:t>
      </w:r>
      <w:r>
        <w:rPr>
          <w:rFonts w:ascii="Times New Roman" w:eastAsia="Arial" w:hAnsi="Times New Roman" w:cs="Times New Roman"/>
          <w:color w:val="000000" w:themeColor="text1"/>
          <w:sz w:val="24"/>
          <w:szCs w:val="24"/>
        </w:rPr>
        <w:t>and its genetic and management control, to increase soybean seed yield under high temperature risks.</w:t>
      </w:r>
      <w:r>
        <w:rPr>
          <w:rFonts w:eastAsia="Arial"/>
          <w:color w:val="000000" w:themeColor="text1"/>
          <w:sz w:val="24"/>
          <w:szCs w:val="24"/>
        </w:rPr>
        <w:t xml:space="preserve"> </w:t>
      </w:r>
    </w:p>
    <w:p w14:paraId="71202A4B" w14:textId="5C3510D4" w:rsidR="00AF3D8D" w:rsidRPr="008D2943" w:rsidRDefault="00AF3D8D" w:rsidP="00AF3D8D">
      <w:pPr>
        <w:pStyle w:val="H1"/>
        <w:spacing w:line="480" w:lineRule="auto"/>
        <w:rPr>
          <w:sz w:val="24"/>
          <w:szCs w:val="24"/>
        </w:rPr>
      </w:pPr>
      <w:r>
        <w:rPr>
          <w:sz w:val="24"/>
          <w:szCs w:val="24"/>
        </w:rPr>
        <w:lastRenderedPageBreak/>
        <w:t>5 cONCLUSION</w:t>
      </w:r>
    </w:p>
    <w:p w14:paraId="0B7510A8" w14:textId="1481CADA" w:rsidR="00084A71" w:rsidRDefault="00B9116C" w:rsidP="00F85278">
      <w:pPr>
        <w:spacing w:before="240" w:line="480" w:lineRule="auto"/>
        <w:rPr>
          <w:rFonts w:ascii="Times New Roman" w:hAnsi="Times New Roman" w:cs="Times New Roman"/>
          <w:sz w:val="24"/>
          <w:szCs w:val="24"/>
        </w:rPr>
      </w:pPr>
      <w:r>
        <w:rPr>
          <w:rFonts w:ascii="Times New Roman" w:hAnsi="Times New Roman" w:cs="Times New Roman"/>
          <w:sz w:val="24"/>
          <w:szCs w:val="24"/>
        </w:rPr>
        <w:t xml:space="preserve">This study advances our understanding of standalone and stacked agronomic management options for sustaining soybean seed yields under high temperature risks</w:t>
      </w:r>
      <w:ins w:id="115" w:author="Claude" w:date="2026-06-05T00:00:00Z">
        <w:r>
          <w:rPr>
            <w:rFonts w:ascii="Times New Roman" w:hAnsi="Times New Roman" w:cs="Times New Roman"/>
            <w:sz w:val="24"/>
            <w:szCs w:val="24"/>
          </w:rPr>
          <w:t xml:space="preserve">, providing region-specific quantitative guidance for the irrigated Arkansas delta that complements broader US assessments</w:t>
        </w:r>
      </w:ins>
      <w:r>
        <w:rPr>
          <w:rFonts w:ascii="Times New Roman" w:hAnsi="Times New Roman" w:cs="Times New Roman"/>
          <w:sz w:val="24"/>
          <w:szCs w:val="24"/>
        </w:rPr>
        <w:t xml:space="preserve">. We found that soybean yields declined by 5.9% on average under rising temperatures. Adjusting soybean maturity group to compensate for altered development rates driven by rising temperatures, combined with 12-day early sowing, effectively prevented yield losses under high temperature</w:t>
      </w:r>
      <w:ins w:id="116" w:author="Claude" w:date="2026-06-05T00:00:00Z">
        <w:r>
          <w:rPr>
            <w:rFonts w:ascii="Times New Roman" w:hAnsi="Times New Roman" w:cs="Times New Roman"/>
            <w:sz w:val="24"/>
            <w:szCs w:val="24"/>
          </w:rPr>
          <w:t xml:space="preserve"> by synergistically extending the seed-filling period through complementary photoperiod and thermal mechanisms</w:t>
        </w:r>
      </w:ins>
      <w:r>
        <w:rPr>
          <w:rFonts w:ascii="Times New Roman" w:hAnsi="Times New Roman" w:cs="Times New Roman"/>
          <w:sz w:val="24"/>
          <w:szCs w:val="24"/>
        </w:rPr>
        <w:t xml:space="preserve">. Standalone agronomic management strategies were less effective at overcoming the yield penalty than combined strategies but could be used in strategic environments.</w:t>
      </w:r>
    </w:p>
    <w:p w14:paraId="30A74CBE" w14:textId="77777777" w:rsidR="00D800C8" w:rsidRDefault="00D800C8" w:rsidP="00F85278">
      <w:pPr>
        <w:spacing w:before="240" w:line="480" w:lineRule="auto"/>
        <w:rPr>
          <w:rFonts w:ascii="Times New Roman" w:hAnsi="Times New Roman" w:cs="Times New Roman"/>
          <w:sz w:val="24"/>
          <w:szCs w:val="24"/>
        </w:rPr>
      </w:pPr>
    </w:p>
    <w:p w14:paraId="694A8402" w14:textId="77777777" w:rsidR="00645611" w:rsidRPr="008D2943" w:rsidRDefault="00645611" w:rsidP="00645611">
      <w:pPr>
        <w:pStyle w:val="H1"/>
        <w:spacing w:line="480" w:lineRule="auto"/>
        <w:rPr>
          <w:sz w:val="24"/>
          <w:szCs w:val="24"/>
        </w:rPr>
      </w:pPr>
      <w:r>
        <w:rPr>
          <w:sz w:val="24"/>
          <w:szCs w:val="24"/>
        </w:rPr>
        <w:t>Conflict of Interest</w:t>
      </w:r>
    </w:p>
    <w:p w14:paraId="119C7063" w14:textId="34CF04FF" w:rsidR="009C2BA6" w:rsidRDefault="00645611" w:rsidP="00B02A35">
      <w:pPr>
        <w:pStyle w:val="ParaText"/>
        <w:spacing w:line="480" w:lineRule="auto"/>
        <w:ind w:firstLine="0"/>
        <w:rPr>
          <w:szCs w:val="24"/>
        </w:rPr>
      </w:pPr>
      <w:r>
        <w:rPr>
          <w:szCs w:val="24"/>
        </w:rPr>
        <w:t>The authors declare no conflict of interest.</w:t>
      </w:r>
    </w:p>
    <w:p w14:paraId="13EDDB0F" w14:textId="77777777" w:rsidR="009C2BA6" w:rsidRDefault="00D45CE8" w:rsidP="009C2BA6">
      <w:pPr>
        <w:pStyle w:val="ParaText"/>
        <w:spacing w:line="480" w:lineRule="auto"/>
        <w:ind w:firstLine="0"/>
        <w:jc w:val="center"/>
        <w:rPr>
          <w:b/>
          <w:caps/>
          <w:kern w:val="28"/>
          <w:szCs w:val="24"/>
        </w:rPr>
      </w:pPr>
      <w:r>
        <w:rPr>
          <w:b/>
          <w:caps/>
          <w:kern w:val="28"/>
          <w:szCs w:val="24"/>
        </w:rPr>
        <w:t>Author Contributions</w:t>
      </w:r>
    </w:p>
    <w:p w14:paraId="2E971218" w14:textId="0F887EA5" w:rsidR="00F5528B" w:rsidRDefault="002A6193" w:rsidP="006D4145">
      <w:pPr>
        <w:pStyle w:val="ParaText"/>
        <w:spacing w:before="0" w:line="480" w:lineRule="auto"/>
        <w:ind w:firstLine="0"/>
        <w:rPr>
          <w:b/>
          <w:caps/>
          <w:szCs w:val="24"/>
        </w:rPr>
      </w:pPr>
      <w:r>
        <w:rPr>
          <w:bCs/>
          <w:szCs w:val="24"/>
        </w:rPr>
        <w:t>Elvis F. Elli</w:t>
      </w:r>
      <w:r>
        <w:rPr>
          <w:szCs w:val="24"/>
        </w:rPr>
        <w:t xml:space="preserve">: Conceptualization, Data curation, Formal analysis, Funding acquisition, Visualization, Writing - original draft; </w:t>
      </w:r>
      <w:r>
        <w:rPr>
          <w:bCs/>
          <w:szCs w:val="24"/>
        </w:rPr>
        <w:t>Caio dos Santos</w:t>
      </w:r>
      <w:r>
        <w:rPr>
          <w:szCs w:val="24"/>
        </w:rPr>
        <w:t xml:space="preserve">: Formal analysis, Methodology Software Writing - review &amp; editing; </w:t>
      </w:r>
      <w:r>
        <w:rPr>
          <w:bCs/>
          <w:szCs w:val="24"/>
        </w:rPr>
        <w:t>Samuel B. Fernandes</w:t>
      </w:r>
      <w:r>
        <w:rPr>
          <w:szCs w:val="24"/>
        </w:rPr>
        <w:t xml:space="preserve">: Methodology, Software, Writing - review &amp; editing; </w:t>
      </w:r>
      <w:r>
        <w:rPr>
          <w:bCs/>
          <w:szCs w:val="24"/>
        </w:rPr>
        <w:t>Montserrat Salmeron</w:t>
      </w:r>
      <w:r>
        <w:rPr>
          <w:szCs w:val="24"/>
        </w:rPr>
        <w:t xml:space="preserve">: Investigation, Methodology, Resources, Writing - review &amp; editing; </w:t>
      </w:r>
      <w:r>
        <w:rPr>
          <w:bCs/>
          <w:szCs w:val="24"/>
        </w:rPr>
        <w:t>Rafael Battisti</w:t>
      </w:r>
      <w:r>
        <w:rPr>
          <w:szCs w:val="24"/>
        </w:rPr>
        <w:t xml:space="preserve">: Methodology, Writing - review &amp; editing; </w:t>
      </w:r>
      <w:r>
        <w:rPr>
          <w:bCs/>
          <w:szCs w:val="24"/>
        </w:rPr>
        <w:t>Rogério de S. Nóia-Júnior</w:t>
      </w:r>
      <w:r>
        <w:rPr>
          <w:szCs w:val="24"/>
        </w:rPr>
        <w:t>: Conceptualization, Investigation, Writing - review &amp; editing.</w:t>
      </w:r>
    </w:p>
    <w:p w14:paraId="3C3AFCD2" w14:textId="77777777" w:rsidR="00B3482C" w:rsidRPr="008D2943" w:rsidRDefault="00B3482C" w:rsidP="009C2BA6">
      <w:pPr>
        <w:pStyle w:val="AckTitle"/>
        <w:spacing w:before="0" w:line="480" w:lineRule="auto"/>
        <w:jc w:val="left"/>
        <w:rPr>
          <w:szCs w:val="24"/>
        </w:rPr>
      </w:pPr>
      <w:r>
        <w:rPr>
          <w:szCs w:val="24"/>
        </w:rPr>
        <w:t>Acknowledgments</w:t>
      </w:r>
    </w:p>
    <w:p w14:paraId="3E01CA92" w14:textId="77777777" w:rsidR="00B3482C" w:rsidRDefault="00B3482C" w:rsidP="00B3482C">
      <w:pPr>
        <w:pStyle w:val="Ack"/>
        <w:spacing w:line="480" w:lineRule="auto"/>
        <w:ind w:firstLine="0"/>
        <w:rPr>
          <w:sz w:val="24"/>
          <w:szCs w:val="24"/>
        </w:rPr>
      </w:pPr>
      <w:r>
        <w:rPr>
          <w:sz w:val="24"/>
          <w:szCs w:val="24"/>
        </w:rPr>
        <w:t xml:space="preserve">This study was supported by the University of Arkansas System Division of Agriculture (Elli) and FFAR (Fernandes, project title: Integrating genomic prediction with crop modeling to </w:t>
        <w:lastRenderedPageBreak/>
        <w:t>develop climate-resilient cultivars). Sincere appreciation is extended to all the researchers responsible for collecting phenology data used for model testing.</w:t>
      </w:r>
    </w:p>
    <w:p w14:paraId="3FB51DCB" w14:textId="224F5B16" w:rsidR="005832C4" w:rsidRPr="00444969" w:rsidRDefault="004157FF" w:rsidP="009B5D20">
      <w:pPr>
        <w:pStyle w:val="H1"/>
        <w:spacing w:line="480" w:lineRule="auto"/>
        <w:rPr>
          <w:sz w:val="24"/>
          <w:szCs w:val="24"/>
        </w:rPr>
      </w:pPr>
      <w:r>
        <w:rPr>
          <w:sz w:val="24"/>
          <w:szCs w:val="24"/>
        </w:rPr>
        <w:t>Supplemental Material</w:t>
      </w:r>
    </w:p>
    <w:p w14:paraId="745A5530" w14:textId="55EC6765" w:rsidR="0048039D" w:rsidRDefault="0048039D" w:rsidP="008E2252">
      <w:pPr>
        <w:pStyle w:val="ParaText"/>
        <w:spacing w:before="0" w:line="480" w:lineRule="auto"/>
        <w:ind w:firstLine="0"/>
        <w:rPr>
          <w:szCs w:val="24"/>
        </w:rPr>
      </w:pPr>
      <w:r>
        <w:rPr>
          <w:szCs w:val="24"/>
        </w:rPr>
        <w:t>Supplemental materials are included in this paper.</w:t>
      </w:r>
    </w:p>
    <w:p w14:paraId="5D961D65" w14:textId="52899EED" w:rsidR="00485F25" w:rsidRPr="00485F25" w:rsidRDefault="00485F25" w:rsidP="00485F25">
      <w:pPr>
        <w:spacing w:after="0" w:line="480" w:lineRule="auto"/>
        <w:rPr>
          <w:rFonts w:ascii="Times New Roman" w:hAnsi="Times New Roman" w:cs="Times New Roman"/>
          <w:sz w:val="24"/>
          <w:szCs w:val="24"/>
        </w:rPr>
      </w:pPr>
      <w:r>
        <w:rPr>
          <w:rFonts w:ascii="Times New Roman" w:hAnsi="Times New Roman" w:cs="Times New Roman"/>
          <w:b/>
          <w:bCs/>
          <w:sz w:val="24"/>
          <w:szCs w:val="24"/>
        </w:rPr>
        <w:t>Figure S1.</w:t>
      </w:r>
      <w:r>
        <w:rPr>
          <w:sz w:val="24"/>
          <w:szCs w:val="24"/>
        </w:rPr>
        <w:t xml:space="preserve"> </w:t>
      </w:r>
      <w:r>
        <w:rPr>
          <w:rFonts w:ascii="Times New Roman" w:hAnsi="Times New Roman" w:cs="Times New Roman"/>
          <w:sz w:val="24"/>
          <w:szCs w:val="24"/>
        </w:rPr>
        <w:t>Locations of multi-environment trials used to collect phenology and yield data for soybean maturity groups 4.0–5.8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62F28561" w14:textId="77777777" w:rsidR="00485F25" w:rsidRPr="00485F25" w:rsidRDefault="00485F25" w:rsidP="00485F25">
      <w:pPr>
        <w:pStyle w:val="Caption"/>
        <w:keepNext/>
        <w:spacing w:after="0" w:line="480" w:lineRule="auto"/>
        <w:rPr>
          <w:i w:val="0"/>
          <w:iCs w:val="0"/>
          <w:color w:val="auto"/>
          <w:sz w:val="24"/>
          <w:szCs w:val="24"/>
        </w:rPr>
      </w:pPr>
      <w:r>
        <w:rPr>
          <w:rFonts w:ascii="Times New Roman" w:hAnsi="Times New Roman" w:cs="Times New Roman"/>
          <w:b/>
          <w:bCs/>
          <w:i w:val="0"/>
          <w:iCs w:val="0"/>
          <w:color w:val="auto"/>
          <w:sz w:val="24"/>
          <w:szCs w:val="24"/>
        </w:rPr>
        <w:t>Table S1.</w:t>
      </w:r>
      <w:r>
        <w:rPr>
          <w:rFonts w:ascii="Times New Roman" w:hAnsi="Times New Roman" w:cs="Times New Roman"/>
          <w:i w:val="0"/>
          <w:iCs w:val="0"/>
          <w:color w:val="auto"/>
          <w:sz w:val="24"/>
          <w:szCs w:val="24"/>
        </w:rPr>
        <w:t xml:space="preserve"> Maturity group-specific default and optimized APSIM parameter values targeted in the optimization of early and late maturity groups 4 and 5 cultivars. </w:t>
      </w:r>
    </w:p>
    <w:p w14:paraId="0CF3C457" w14:textId="69D9AE61" w:rsidR="00485F25" w:rsidRDefault="00485F25" w:rsidP="00485F25">
      <w:pPr>
        <w:spacing w:after="0" w:line="480" w:lineRule="auto"/>
        <w:rPr>
          <w:rFonts w:ascii="Times New Roman" w:hAnsi="Times New Roman" w:cs="Times New Roman"/>
          <w:sz w:val="24"/>
          <w:szCs w:val="24"/>
        </w:rPr>
      </w:pPr>
      <w:r>
        <w:rPr>
          <w:rFonts w:ascii="Times New Roman" w:hAnsi="Times New Roman" w:cs="Times New Roman"/>
          <w:b/>
          <w:bCs/>
          <w:sz w:val="24"/>
          <w:szCs w:val="24"/>
        </w:rPr>
        <w:t>Figure S2.</w:t>
      </w:r>
      <w:r>
        <w:rPr>
          <w:rFonts w:ascii="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w:t>
      </w:r>
    </w:p>
    <w:p w14:paraId="13C0F03D" w14:textId="52BBA9B2" w:rsidR="00594572" w:rsidRPr="00485F25" w:rsidRDefault="00594572" w:rsidP="00594572">
      <w:pPr>
        <w:spacing w:after="0" w:line="480" w:lineRule="auto"/>
        <w:rPr>
          <w:rFonts w:ascii="Times New Roman" w:hAnsi="Times New Roman" w:cs="Times New Roman"/>
          <w:sz w:val="24"/>
          <w:szCs w:val="24"/>
        </w:rPr>
      </w:pPr>
      <w:r>
        <w:rPr>
          <w:rFonts w:ascii="Times New Roman" w:hAnsi="Times New Roman" w:cs="Times New Roman"/>
          <w:b/>
          <w:bCs/>
          <w:sz w:val="24"/>
          <w:szCs w:val="24"/>
        </w:rPr>
        <w:t>Figure S3.</w:t>
      </w:r>
      <w:r>
        <w:rPr>
          <w:rFonts w:ascii="Times New Roman" w:hAnsi="Times New Roman" w:cs="Times New Roman"/>
          <w:sz w:val="24"/>
          <w:szCs w:val="24"/>
        </w:rPr>
        <w:t xml:space="preserve"> Environmental characterization of baseline conditions across all studied site-years (A) and number of calendar days to flower under baseline and the 2°C temperature increase scenario (B). Panel A contains the APSIM phenology response curve (0-1), where 1 represents maximum development rate. The solid vertical and horizontal lines indicate the median growing-season average temperature and total growing-season precipitation, respectively.</w:t>
      </w:r>
    </w:p>
    <w:p w14:paraId="7EBFF8DF" w14:textId="77777777" w:rsidR="00485F25" w:rsidRPr="00485F25" w:rsidRDefault="00485F25" w:rsidP="00485F25">
      <w:pPr>
        <w:spacing w:after="0" w:line="480" w:lineRule="auto"/>
        <w:rPr>
          <w:rFonts w:ascii="Times New Roman" w:hAnsi="Times New Roman" w:cs="Times New Roman"/>
          <w:sz w:val="24"/>
          <w:szCs w:val="24"/>
        </w:rPr>
      </w:pPr>
      <w:r>
        <w:rPr>
          <w:rFonts w:ascii="Times New Roman" w:hAnsi="Times New Roman" w:cs="Times New Roman"/>
          <w:b/>
          <w:bCs/>
          <w:sz w:val="24"/>
          <w:szCs w:val="24"/>
        </w:rPr>
        <w:t>Figure S4.</w:t>
      </w:r>
      <w:r>
        <w:rPr>
          <w:rFonts w:ascii="Times New Roman" w:hAnsi="Times New Roman" w:cs="Times New Roman"/>
          <w:sz w:val="24"/>
          <w:szCs w:val="24"/>
        </w:rPr>
        <w:t xml:space="preserve"> Density distribution in simulated soybean yields under baseline, climate change with and without CO</w:t>
      </w:r>
      <w:r>
        <w:rPr>
          <w:rFonts w:ascii="Times New Roman" w:hAnsi="Times New Roman" w:cs="Times New Roman"/>
          <w:sz w:val="24"/>
          <w:szCs w:val="24"/>
          <w:vertAlign w:val="subscript"/>
        </w:rPr>
        <w:t xml:space="preserve">2 </w:t>
      </w:r>
      <w:r>
        <w:rPr>
          <w:rFonts w:ascii="Times New Roman" w:hAnsi="Times New Roman" w:cs="Times New Roman"/>
          <w:sz w:val="24"/>
          <w:szCs w:val="24"/>
        </w:rPr>
        <w:t>fertilization (A), and geographical distribution in soybean yields over the simulated study area under baseline, climate change (CC) with and without CO</w:t>
      </w:r>
      <w:r>
        <w:rPr>
          <w:rFonts w:ascii="Times New Roman" w:hAnsi="Times New Roman" w:cs="Times New Roman"/>
          <w:sz w:val="24"/>
          <w:szCs w:val="24"/>
          <w:vertAlign w:val="subscript"/>
        </w:rPr>
        <w:t>2</w:t>
      </w:r>
      <w:r>
        <w:rPr>
          <w:rFonts w:ascii="Times New Roman" w:hAnsi="Times New Roman" w:cs="Times New Roman"/>
          <w:sz w:val="24"/>
          <w:szCs w:val="24"/>
        </w:rPr>
        <w:t xml:space="preserve"> fertilization (B).</w:t>
      </w:r>
    </w:p>
    <w:p w14:paraId="25BB76DA" w14:textId="77777777" w:rsidR="00485F25" w:rsidRDefault="00485F25" w:rsidP="00485F25">
      <w:pPr>
        <w:spacing w:after="0" w:line="480" w:lineRule="auto"/>
        <w:rPr>
          <w:rFonts w:ascii="Times New Roman" w:hAnsi="Times New Roman" w:cs="Times New Roman"/>
          <w:sz w:val="24"/>
          <w:szCs w:val="24"/>
        </w:rPr>
      </w:pPr>
      <w:r>
        <w:rPr>
          <w:rFonts w:ascii="Times New Roman" w:hAnsi="Times New Roman" w:cs="Times New Roman"/>
          <w:b/>
          <w:bCs/>
          <w:sz w:val="24"/>
          <w:szCs w:val="24"/>
        </w:rPr>
        <w:lastRenderedPageBreak/>
        <w:t>Figure S5.</w:t>
      </w:r>
      <w:r>
        <w:rPr>
          <w:rFonts w:ascii="Times New Roman" w:hAnsi="Times New Roman" w:cs="Times New Roman"/>
          <w:sz w:val="24"/>
          <w:szCs w:val="24"/>
        </w:rPr>
        <w:t xml:space="preserve"> Geographical distribution of the relative effects of rising temperatures on soybean seed yield and adaptive agronomic management strategies. Values per pixel in panel B are averages across 40 weather years. LM &amp; ES represent the combined effect of a late-maturing variety and early sowing.</w:t>
      </w:r>
    </w:p>
    <w:p w14:paraId="7CFE07E7" w14:textId="77777777" w:rsidR="007F21EF" w:rsidRPr="007F21EF" w:rsidRDefault="007F21EF" w:rsidP="007F21EF">
      <w:pPr>
        <w:pStyle w:val="H1"/>
        <w:spacing w:line="480" w:lineRule="auto"/>
        <w:rPr>
          <w:sz w:val="24"/>
          <w:szCs w:val="24"/>
          <w:lang w:val="pt-BR"/>
        </w:rPr>
      </w:pPr>
      <w:r>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Pr>
          <w:rFonts w:ascii="Times New Roman" w:hAnsi="Times New Roman" w:cs="Times New Roman"/>
          <w:sz w:val="24"/>
          <w:szCs w:val="24"/>
          <w:lang w:val="pt-BR"/>
        </w:rPr>
        <w:t>Elli, EF: 0000-0001-9247-4956</w:t>
      </w:r>
    </w:p>
    <w:p w14:paraId="746D7C36" w14:textId="77777777" w:rsidR="007F21EF" w:rsidRPr="001E1EC7" w:rsidRDefault="007F21EF" w:rsidP="007F21EF">
      <w:pPr>
        <w:rPr>
          <w:rFonts w:ascii="Times New Roman" w:hAnsi="Times New Roman" w:cs="Times New Roman"/>
          <w:sz w:val="24"/>
          <w:szCs w:val="24"/>
          <w:lang w:val="pt-BR"/>
        </w:rPr>
      </w:pPr>
      <w:r>
        <w:rPr>
          <w:rFonts w:ascii="Times New Roman" w:hAnsi="Times New Roman" w:cs="Times New Roman"/>
          <w:sz w:val="24"/>
          <w:szCs w:val="24"/>
          <w:lang w:val="pt-BR"/>
        </w:rPr>
        <w:t>Santos, C: 0000-0003-0766-6764</w:t>
      </w:r>
    </w:p>
    <w:p w14:paraId="27430F11" w14:textId="77777777" w:rsidR="007F21EF" w:rsidRPr="001E1EC7" w:rsidRDefault="007F21EF" w:rsidP="007F21EF">
      <w:pPr>
        <w:rPr>
          <w:rFonts w:ascii="Times New Roman" w:hAnsi="Times New Roman" w:cs="Times New Roman"/>
          <w:sz w:val="24"/>
          <w:szCs w:val="24"/>
          <w:lang w:val="pt-BR"/>
        </w:rPr>
      </w:pPr>
      <w:r>
        <w:rPr>
          <w:rFonts w:ascii="Times New Roman" w:hAnsi="Times New Roman" w:cs="Times New Roman"/>
          <w:sz w:val="24"/>
          <w:szCs w:val="24"/>
          <w:lang w:val="pt-BR"/>
        </w:rPr>
        <w:t>Fernandes, S: 0000-0001-8269-535X</w:t>
      </w:r>
    </w:p>
    <w:p w14:paraId="52A5C4EF" w14:textId="77777777" w:rsidR="007F21EF" w:rsidRPr="00E34E92" w:rsidRDefault="007F21EF" w:rsidP="007F21EF">
      <w:pPr>
        <w:rPr>
          <w:rFonts w:ascii="Times New Roman" w:hAnsi="Times New Roman" w:cs="Times New Roman"/>
          <w:sz w:val="24"/>
          <w:szCs w:val="24"/>
          <w:lang w:val="pt-BR"/>
        </w:rPr>
      </w:pPr>
      <w:r>
        <w:rPr>
          <w:rFonts w:ascii="Times New Roman" w:hAnsi="Times New Roman" w:cs="Times New Roman"/>
          <w:sz w:val="24"/>
          <w:szCs w:val="24"/>
          <w:lang w:val="pt-BR"/>
        </w:rPr>
        <w:t>Battisti, R: 0000-0001-5768-4501</w:t>
      </w:r>
    </w:p>
    <w:p w14:paraId="3C80E2C9" w14:textId="77777777" w:rsidR="007F21EF" w:rsidRDefault="007F21EF" w:rsidP="007F21EF">
      <w:pPr>
        <w:rPr>
          <w:rFonts w:ascii="Times New Roman" w:hAnsi="Times New Roman" w:cs="Times New Roman"/>
          <w:sz w:val="24"/>
          <w:szCs w:val="24"/>
          <w:lang w:val="pt-BR"/>
        </w:rPr>
      </w:pPr>
      <w:r>
        <w:rPr>
          <w:rFonts w:ascii="Times New Roman" w:hAnsi="Times New Roman" w:cs="Times New Roman"/>
          <w:sz w:val="24"/>
          <w:szCs w:val="24"/>
          <w:lang w:val="pt-BR"/>
        </w:rPr>
        <w:t>Nóia-Júnior, R: 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Pr>
          <w:rFonts w:ascii="Times New Roman" w:hAnsi="Times New Roman" w:cs="Times New Roman"/>
          <w:i/>
          <w:iCs/>
          <w:sz w:val="24"/>
          <w:szCs w:val="24"/>
        </w:rPr>
        <w:t>Glycine max</w:t>
      </w:r>
      <w:r>
        <w:rPr>
          <w:rFonts w:ascii="Times New Roman" w:hAnsi="Times New Roman" w:cs="Times New Roman"/>
          <w:sz w:val="24"/>
          <w:szCs w:val="24"/>
        </w:rPr>
        <w:t xml:space="preserve">) physiology, growth and yield. </w:t>
      </w:r>
      <w:r>
        <w:rPr>
          <w:rFonts w:ascii="Times New Roman" w:hAnsi="Times New Roman" w:cs="Times New Roman"/>
          <w:i/>
          <w:iCs/>
          <w:sz w:val="24"/>
          <w:szCs w:val="24"/>
        </w:rPr>
        <w:t>Global Change Biology</w:t>
      </w:r>
      <w:r>
        <w:rPr>
          <w:rFonts w:ascii="Times New Roman" w:hAnsi="Times New Roman" w:cs="Times New Roman"/>
          <w:sz w:val="24"/>
          <w:szCs w:val="24"/>
        </w:rPr>
        <w:t xml:space="preserve">, </w:t>
      </w:r>
      <w:r>
        <w:rPr>
          <w:rFonts w:ascii="Times New Roman" w:hAnsi="Times New Roman" w:cs="Times New Roman"/>
          <w:i/>
          <w:iCs/>
          <w:sz w:val="24"/>
          <w:szCs w:val="24"/>
        </w:rPr>
        <w:t>8</w:t>
      </w:r>
      <w:r>
        <w:rPr>
          <w:rFonts w:ascii="Times New Roman" w:hAnsi="Times New Roman" w:cs="Times New Roman"/>
          <w:sz w:val="24"/>
          <w:szCs w:val="24"/>
        </w:rPr>
        <w:t xml:space="preserve">(8), 695–709. </w:t>
      </w:r>
      <w:hyperlink r:id="rId9" w:history="1">
        <w:r>
          <w:rPr>
            <w:rStyle w:val="Hyperlink"/>
            <w:rFonts w:ascii="Times New Roman" w:hAnsi="Times New Roman" w:cs="Times New Roman"/>
            <w:sz w:val="24"/>
            <w:szCs w:val="24"/>
          </w:rPr>
          <w:t>https://doi.org/10.1046/j.1365-2486.2002.00498.x</w:t>
        </w:r>
      </w:hyperlink>
    </w:p>
    <w:p w14:paraId="035C7245"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Herzmann, D., Cordova, S. C., Edmonds, P., &amp; Togliatti, K. (2020). Predicting crop yields and soil‐plant nitrogen dynamics in the US Corn Belt. </w:t>
      </w:r>
      <w:r>
        <w:rPr>
          <w:rFonts w:ascii="Times New Roman" w:hAnsi="Times New Roman" w:cs="Times New Roman"/>
          <w:i/>
          <w:iCs/>
          <w:sz w:val="24"/>
          <w:szCs w:val="24"/>
        </w:rPr>
        <w:t>Crop Science</w:t>
      </w:r>
      <w:r>
        <w:rPr>
          <w:rFonts w:ascii="Times New Roman" w:hAnsi="Times New Roman" w:cs="Times New Roman"/>
          <w:sz w:val="24"/>
          <w:szCs w:val="24"/>
        </w:rPr>
        <w:t xml:space="preserve">, </w:t>
      </w:r>
      <w:r>
        <w:rPr>
          <w:rFonts w:ascii="Times New Roman" w:hAnsi="Times New Roman" w:cs="Times New Roman"/>
          <w:i/>
          <w:iCs/>
          <w:sz w:val="24"/>
          <w:szCs w:val="24"/>
        </w:rPr>
        <w:t>60</w:t>
      </w:r>
      <w:r>
        <w:rPr>
          <w:rFonts w:ascii="Times New Roman" w:hAnsi="Times New Roman" w:cs="Times New Roman"/>
          <w:sz w:val="24"/>
          <w:szCs w:val="24"/>
        </w:rPr>
        <w:t xml:space="preserve">(2), 721–738. </w:t>
      </w:r>
      <w:hyperlink r:id="rId10" w:history="1">
        <w:r>
          <w:rPr>
            <w:rStyle w:val="Hyperlink"/>
            <w:rFonts w:ascii="Times New Roman" w:hAnsi="Times New Roman" w:cs="Times New Roman"/>
            <w:sz w:val="24"/>
            <w:szCs w:val="24"/>
          </w:rPr>
          <w:t>https://doi.org/10.1002/csc2.20039</w:t>
        </w:r>
      </w:hyperlink>
    </w:p>
    <w:p w14:paraId="0C98614A"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lastRenderedPageBreak/>
        <w:t xml:space="preserve">Bastidas, A. M., Setiyono, T. D., Dobermann, A., Cassman, K. G., Elmore, R. W., Graef, G. L., &amp; Specht, J. E. (2008). Soybean sowing date: The vegetative, reproductive, and agronomic impacts. </w:t>
      </w:r>
      <w:r>
        <w:rPr>
          <w:rFonts w:ascii="Times New Roman" w:hAnsi="Times New Roman" w:cs="Times New Roman"/>
          <w:i/>
          <w:iCs/>
          <w:sz w:val="24"/>
          <w:szCs w:val="24"/>
        </w:rPr>
        <w:t>Crop Science</w:t>
      </w:r>
      <w:r>
        <w:rPr>
          <w:rFonts w:ascii="Times New Roman" w:hAnsi="Times New Roman" w:cs="Times New Roman"/>
          <w:sz w:val="24"/>
          <w:szCs w:val="24"/>
        </w:rPr>
        <w:t xml:space="preserve">, </w:t>
      </w:r>
      <w:r>
        <w:rPr>
          <w:rFonts w:ascii="Times New Roman" w:hAnsi="Times New Roman" w:cs="Times New Roman"/>
          <w:i/>
          <w:iCs/>
          <w:sz w:val="24"/>
          <w:szCs w:val="24"/>
        </w:rPr>
        <w:t>48</w:t>
      </w:r>
      <w:r>
        <w:rPr>
          <w:rFonts w:ascii="Times New Roman" w:hAnsi="Times New Roman" w:cs="Times New Roman"/>
          <w:sz w:val="24"/>
          <w:szCs w:val="24"/>
        </w:rPr>
        <w:t xml:space="preserve">(2), 727–740. </w:t>
      </w:r>
      <w:hyperlink r:id="rId11" w:history="1">
        <w:r>
          <w:rPr>
            <w:rStyle w:val="Hyperlink"/>
            <w:rFonts w:ascii="Times New Roman" w:hAnsi="Times New Roman" w:cs="Times New Roman"/>
            <w:sz w:val="24"/>
            <w:szCs w:val="24"/>
          </w:rPr>
          <w:t>https://doi.org/10.2135/CROPSCI2006.05.0292</w:t>
        </w:r>
      </w:hyperlink>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Bishop, K. A., Betzelberger, A. M., Long, S. P., &amp; Ainsworth, E. A. (2015). Is there potential to adapt soybean (</w:t>
      </w:r>
      <w:r>
        <w:rPr>
          <w:rFonts w:ascii="Times New Roman" w:hAnsi="Times New Roman" w:cs="Times New Roman"/>
          <w:i/>
          <w:iCs/>
          <w:sz w:val="24"/>
          <w:szCs w:val="24"/>
        </w:rPr>
        <w:t>Glycine max</w:t>
      </w:r>
      <w:r>
        <w:rPr>
          <w:rFonts w:ascii="Times New Roman" w:hAnsi="Times New Roman" w:cs="Times New Roman"/>
          <w:sz w:val="24"/>
          <w:szCs w:val="24"/>
        </w:rPr>
        <w:t xml:space="preserve"> Merr.) to future [CO2]? An analysis of the yield response of 18 genotypes in free-air CO2 enrichment. </w:t>
      </w:r>
      <w:r>
        <w:rPr>
          <w:rFonts w:ascii="Times New Roman" w:hAnsi="Times New Roman" w:cs="Times New Roman"/>
          <w:i/>
          <w:iCs/>
          <w:sz w:val="24"/>
          <w:szCs w:val="24"/>
        </w:rPr>
        <w:t>Plant, Cell &amp; Environment</w:t>
      </w:r>
      <w:r>
        <w:rPr>
          <w:rFonts w:ascii="Times New Roman" w:hAnsi="Times New Roman" w:cs="Times New Roman"/>
          <w:sz w:val="24"/>
          <w:szCs w:val="24"/>
        </w:rPr>
        <w:t xml:space="preserve">, </w:t>
      </w:r>
      <w:r>
        <w:rPr>
          <w:rFonts w:ascii="Times New Roman" w:hAnsi="Times New Roman" w:cs="Times New Roman"/>
          <w:i/>
          <w:iCs/>
          <w:sz w:val="24"/>
          <w:szCs w:val="24"/>
        </w:rPr>
        <w:t>38</w:t>
      </w:r>
      <w:r>
        <w:rPr>
          <w:rFonts w:ascii="Times New Roman" w:hAnsi="Times New Roman" w:cs="Times New Roman"/>
          <w:sz w:val="24"/>
          <w:szCs w:val="24"/>
        </w:rPr>
        <w:t xml:space="preserve">(9), 1765–1774. </w:t>
      </w:r>
      <w:hyperlink r:id="rId12" w:history="1">
        <w:r>
          <w:rPr>
            <w:rStyle w:val="Hyperlink"/>
            <w:rFonts w:ascii="Times New Roman" w:hAnsi="Times New Roman" w:cs="Times New Roman"/>
            <w:sz w:val="24"/>
            <w:szCs w:val="24"/>
          </w:rPr>
          <w:t>https://doi.org/10.1111/pce.12443</w:t>
        </w:r>
      </w:hyperlink>
    </w:p>
    <w:p w14:paraId="3D975F1C"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Pr>
          <w:rFonts w:ascii="Times New Roman" w:hAnsi="Times New Roman" w:cs="Times New Roman"/>
          <w:i/>
          <w:iCs/>
          <w:sz w:val="24"/>
          <w:szCs w:val="24"/>
        </w:rPr>
        <w:t>Journal of Agricultural Meteorology</w:t>
      </w:r>
      <w:r>
        <w:rPr>
          <w:rFonts w:ascii="Times New Roman" w:hAnsi="Times New Roman" w:cs="Times New Roman"/>
          <w:sz w:val="24"/>
          <w:szCs w:val="24"/>
        </w:rPr>
        <w:t xml:space="preserve">, </w:t>
      </w:r>
      <w:r>
        <w:rPr>
          <w:rFonts w:ascii="Times New Roman" w:hAnsi="Times New Roman" w:cs="Times New Roman"/>
          <w:i/>
          <w:iCs/>
          <w:sz w:val="24"/>
          <w:szCs w:val="24"/>
        </w:rPr>
        <w:t>60</w:t>
      </w:r>
      <w:r>
        <w:rPr>
          <w:rFonts w:ascii="Times New Roman" w:hAnsi="Times New Roman" w:cs="Times New Roman"/>
          <w:sz w:val="24"/>
          <w:szCs w:val="24"/>
        </w:rPr>
        <w:t xml:space="preserve">(5), 469–474. </w:t>
      </w:r>
      <w:hyperlink r:id="rId13" w:history="1">
        <w:r>
          <w:rPr>
            <w:rStyle w:val="Hyperlink"/>
            <w:rFonts w:ascii="Times New Roman" w:hAnsi="Times New Roman" w:cs="Times New Roman"/>
            <w:sz w:val="24"/>
            <w:szCs w:val="24"/>
          </w:rPr>
          <w:t>https://doi.org/10.2480/AGRMET.469</w:t>
        </w:r>
      </w:hyperlink>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Deryng, D., Conway, D., Ramankutty, N., Price, J., &amp; Warren, R. (2014). Global crop yield response to extreme heat stress under multiple climate change futures. </w:t>
      </w:r>
      <w:r>
        <w:rPr>
          <w:rFonts w:ascii="Times New Roman" w:hAnsi="Times New Roman" w:cs="Times New Roman"/>
          <w:i/>
          <w:iCs/>
          <w:sz w:val="24"/>
          <w:szCs w:val="24"/>
        </w:rPr>
        <w:t>Environmental Research Letters</w:t>
      </w:r>
      <w:r>
        <w:rPr>
          <w:rFonts w:ascii="Times New Roman" w:hAnsi="Times New Roman" w:cs="Times New Roman"/>
          <w:sz w:val="24"/>
          <w:szCs w:val="24"/>
        </w:rPr>
        <w:t xml:space="preserve">, </w:t>
      </w:r>
      <w:r>
        <w:rPr>
          <w:rFonts w:ascii="Times New Roman" w:hAnsi="Times New Roman" w:cs="Times New Roman"/>
          <w:i/>
          <w:iCs/>
          <w:sz w:val="24"/>
          <w:szCs w:val="24"/>
        </w:rPr>
        <w:t>9</w:t>
      </w:r>
      <w:r>
        <w:rPr>
          <w:rFonts w:ascii="Times New Roman" w:hAnsi="Times New Roman" w:cs="Times New Roman"/>
          <w:sz w:val="24"/>
          <w:szCs w:val="24"/>
        </w:rPr>
        <w:t xml:space="preserve">(3), 034011. </w:t>
      </w:r>
      <w:hyperlink r:id="rId14" w:history="1">
        <w:r>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Djanaguiraman, M., Prasad, P. V. V., Boyle, D. L., &amp; Schapaugh, W. T. (2013). Soybean pollen anatomy, viability and pod set under high temperature stress. </w:t>
      </w:r>
      <w:r>
        <w:rPr>
          <w:rFonts w:ascii="Times New Roman" w:hAnsi="Times New Roman" w:cs="Times New Roman"/>
          <w:i/>
          <w:iCs/>
          <w:sz w:val="24"/>
          <w:szCs w:val="24"/>
        </w:rPr>
        <w:t>Journal of Agronomy and Crop Science</w:t>
      </w:r>
      <w:r>
        <w:rPr>
          <w:rFonts w:ascii="Times New Roman" w:hAnsi="Times New Roman" w:cs="Times New Roman"/>
          <w:sz w:val="24"/>
          <w:szCs w:val="24"/>
        </w:rPr>
        <w:t xml:space="preserve">, </w:t>
      </w:r>
      <w:r>
        <w:rPr>
          <w:rFonts w:ascii="Times New Roman" w:hAnsi="Times New Roman" w:cs="Times New Roman"/>
          <w:i/>
          <w:iCs/>
          <w:sz w:val="24"/>
          <w:szCs w:val="24"/>
        </w:rPr>
        <w:t>199</w:t>
      </w:r>
      <w:r>
        <w:rPr>
          <w:rFonts w:ascii="Times New Roman" w:hAnsi="Times New Roman" w:cs="Times New Roman"/>
          <w:sz w:val="24"/>
          <w:szCs w:val="24"/>
        </w:rPr>
        <w:t xml:space="preserve">(3), 171–177. </w:t>
      </w:r>
      <w:hyperlink r:id="rId15" w:history="1">
        <w:r>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Pr>
          <w:rFonts w:ascii="Times New Roman" w:hAnsi="Times New Roman" w:cs="Times New Roman"/>
          <w:i/>
          <w:iCs/>
          <w:sz w:val="24"/>
          <w:szCs w:val="24"/>
        </w:rPr>
        <w:t>Crop Management</w:t>
      </w:r>
      <w:r>
        <w:rPr>
          <w:rFonts w:ascii="Times New Roman" w:hAnsi="Times New Roman" w:cs="Times New Roman"/>
          <w:sz w:val="24"/>
          <w:szCs w:val="24"/>
        </w:rPr>
        <w:t xml:space="preserve">, </w:t>
      </w:r>
      <w:r>
        <w:rPr>
          <w:rFonts w:ascii="Times New Roman" w:hAnsi="Times New Roman" w:cs="Times New Roman"/>
          <w:i/>
          <w:iCs/>
          <w:sz w:val="24"/>
          <w:szCs w:val="24"/>
        </w:rPr>
        <w:t>2</w:t>
      </w:r>
      <w:r>
        <w:rPr>
          <w:rFonts w:ascii="Times New Roman" w:hAnsi="Times New Roman" w:cs="Times New Roman"/>
          <w:sz w:val="24"/>
          <w:szCs w:val="24"/>
        </w:rPr>
        <w:t xml:space="preserve">(1), 1–7. </w:t>
      </w:r>
      <w:hyperlink r:id="rId16" w:history="1">
        <w:r>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Pr>
          <w:rFonts w:ascii="Times New Roman" w:hAnsi="Times New Roman" w:cs="Times New Roman"/>
          <w:i/>
          <w:iCs/>
          <w:sz w:val="24"/>
          <w:szCs w:val="24"/>
        </w:rPr>
        <w:lastRenderedPageBreak/>
        <w:t>Agronomy for Sustainable Development</w:t>
      </w:r>
      <w:r>
        <w:rPr>
          <w:rFonts w:ascii="Times New Roman" w:hAnsi="Times New Roman" w:cs="Times New Roman"/>
          <w:sz w:val="24"/>
          <w:szCs w:val="24"/>
        </w:rPr>
        <w:t xml:space="preserve">, </w:t>
      </w:r>
      <w:r>
        <w:rPr>
          <w:rFonts w:ascii="Times New Roman" w:hAnsi="Times New Roman" w:cs="Times New Roman"/>
          <w:i/>
          <w:iCs/>
          <w:sz w:val="24"/>
          <w:szCs w:val="24"/>
        </w:rPr>
        <w:t>43</w:t>
      </w:r>
      <w:r>
        <w:rPr>
          <w:rFonts w:ascii="Times New Roman" w:hAnsi="Times New Roman" w:cs="Times New Roman"/>
          <w:sz w:val="24"/>
          <w:szCs w:val="24"/>
        </w:rPr>
        <w:t xml:space="preserve">(2), 1–16. </w:t>
      </w:r>
      <w:hyperlink r:id="rId17" w:history="1">
        <w:r>
          <w:rPr>
            <w:rStyle w:val="Hyperlink"/>
            <w:rFonts w:ascii="Times New Roman" w:hAnsi="Times New Roman" w:cs="Times New Roman"/>
            <w:sz w:val="24"/>
            <w:szCs w:val="24"/>
          </w:rPr>
          <w:t>https://doi.org/10.1007/S13593-023-00889-6</w:t>
        </w:r>
      </w:hyperlink>
    </w:p>
    <w:p w14:paraId="78BBBC38"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Pr>
          <w:rFonts w:ascii="Times New Roman" w:hAnsi="Times New Roman" w:cs="Times New Roman"/>
          <w:i/>
          <w:iCs/>
          <w:sz w:val="24"/>
          <w:szCs w:val="24"/>
        </w:rPr>
        <w:t>Frontiers in Plant Science</w:t>
      </w:r>
      <w:r>
        <w:rPr>
          <w:rFonts w:ascii="Times New Roman" w:hAnsi="Times New Roman" w:cs="Times New Roman"/>
          <w:sz w:val="24"/>
          <w:szCs w:val="24"/>
        </w:rPr>
        <w:t xml:space="preserve">, </w:t>
      </w:r>
      <w:r>
        <w:rPr>
          <w:rFonts w:ascii="Times New Roman" w:hAnsi="Times New Roman" w:cs="Times New Roman"/>
          <w:i/>
          <w:iCs/>
          <w:sz w:val="24"/>
          <w:szCs w:val="24"/>
        </w:rPr>
        <w:t>13</w:t>
      </w:r>
      <w:r>
        <w:rPr>
          <w:rFonts w:ascii="Times New Roman" w:hAnsi="Times New Roman" w:cs="Times New Roman"/>
          <w:sz w:val="24"/>
          <w:szCs w:val="24"/>
        </w:rPr>
        <w:t xml:space="preserve">, 849896. </w:t>
      </w:r>
      <w:hyperlink r:id="rId18" w:history="1">
        <w:r>
          <w:rPr>
            <w:rStyle w:val="Hyperlink"/>
            <w:rFonts w:ascii="Times New Roman" w:hAnsi="Times New Roman" w:cs="Times New Roman"/>
            <w:sz w:val="24"/>
            <w:szCs w:val="24"/>
          </w:rPr>
          <w:t>https://doi.org/10.3389/FPLS.2022.849896</w:t>
        </w:r>
      </w:hyperlink>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Holzworth, D., Huth, N. I., Fainges, J., Brown, H., Zurcher, E., Cichota, R., Verrall, S., Herrmann, N. I., Zheng, B., &amp; Snow, V. (2018). APSIM Next Generation: Overcoming challenges in modernising a farming systems model. </w:t>
      </w:r>
      <w:r>
        <w:rPr>
          <w:rFonts w:ascii="Times New Roman" w:hAnsi="Times New Roman" w:cs="Times New Roman"/>
          <w:i/>
          <w:iCs/>
          <w:sz w:val="24"/>
          <w:szCs w:val="24"/>
        </w:rPr>
        <w:t>Environmental Modelling &amp; Software</w:t>
      </w:r>
      <w:r>
        <w:rPr>
          <w:rFonts w:ascii="Times New Roman" w:hAnsi="Times New Roman" w:cs="Times New Roman"/>
          <w:sz w:val="24"/>
          <w:szCs w:val="24"/>
        </w:rPr>
        <w:t xml:space="preserve">, </w:t>
      </w:r>
      <w:r>
        <w:rPr>
          <w:rFonts w:ascii="Times New Roman" w:hAnsi="Times New Roman" w:cs="Times New Roman"/>
          <w:i/>
          <w:iCs/>
          <w:sz w:val="24"/>
          <w:szCs w:val="24"/>
        </w:rPr>
        <w:t>103</w:t>
      </w:r>
      <w:r>
        <w:rPr>
          <w:rFonts w:ascii="Times New Roman" w:hAnsi="Times New Roman" w:cs="Times New Roman"/>
          <w:sz w:val="24"/>
          <w:szCs w:val="24"/>
        </w:rPr>
        <w:t xml:space="preserve">, 43–51. </w:t>
      </w:r>
      <w:hyperlink r:id="rId19" w:history="1">
        <w:r>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Nehbandani, A., Nendel, C., Purcell, L. C., Qian, B., Ruane, A. C., Schoving, C., Silva, E. H. F. M., Smith, W., Soltani, A., Srivastava, A., Vieira, N. A., Slone, S., &amp; Salmerón, M. (2022). Are soybean models ready for climate change food impact assessments? </w:t>
      </w:r>
      <w:r>
        <w:rPr>
          <w:rFonts w:ascii="Times New Roman" w:hAnsi="Times New Roman" w:cs="Times New Roman"/>
          <w:i/>
          <w:iCs/>
          <w:sz w:val="24"/>
          <w:szCs w:val="24"/>
        </w:rPr>
        <w:t>European Journal of Agronomy</w:t>
      </w:r>
      <w:r>
        <w:rPr>
          <w:rFonts w:ascii="Times New Roman" w:hAnsi="Times New Roman" w:cs="Times New Roman"/>
          <w:sz w:val="24"/>
          <w:szCs w:val="24"/>
        </w:rPr>
        <w:t xml:space="preserve">, </w:t>
      </w:r>
      <w:r>
        <w:rPr>
          <w:rFonts w:ascii="Times New Roman" w:hAnsi="Times New Roman" w:cs="Times New Roman"/>
          <w:i/>
          <w:iCs/>
          <w:sz w:val="24"/>
          <w:szCs w:val="24"/>
        </w:rPr>
        <w:t>135</w:t>
      </w:r>
      <w:r>
        <w:rPr>
          <w:rFonts w:ascii="Times New Roman" w:hAnsi="Times New Roman" w:cs="Times New Roman"/>
          <w:sz w:val="24"/>
          <w:szCs w:val="24"/>
        </w:rPr>
        <w:t xml:space="preserve">, 126482. </w:t>
      </w:r>
      <w:hyperlink r:id="rId20" w:history="1">
        <w:r>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Nehbandani, A., Nendel, C., Purcell, L. C., Qian, B., Ruane, A. C., Schoving, C., Silva, E. H. F. M., Smith, W., Soltani, A., Srivastava, A., Vieira, N. A., &amp; </w:t>
        <w:lastRenderedPageBreak/>
        <w:t xml:space="preserve">Salmerón, M. (2024). Evaluating differences among crop models in simulating soybean in-season growth. </w:t>
      </w:r>
      <w:r>
        <w:rPr>
          <w:rFonts w:ascii="Times New Roman" w:hAnsi="Times New Roman" w:cs="Times New Roman"/>
          <w:i/>
          <w:iCs/>
          <w:sz w:val="24"/>
          <w:szCs w:val="24"/>
        </w:rPr>
        <w:t>Field Crops Research</w:t>
      </w:r>
      <w:r>
        <w:rPr>
          <w:rFonts w:ascii="Times New Roman" w:hAnsi="Times New Roman" w:cs="Times New Roman"/>
          <w:sz w:val="24"/>
          <w:szCs w:val="24"/>
        </w:rPr>
        <w:t xml:space="preserve">, </w:t>
      </w:r>
      <w:r>
        <w:rPr>
          <w:rFonts w:ascii="Times New Roman" w:hAnsi="Times New Roman" w:cs="Times New Roman"/>
          <w:i/>
          <w:iCs/>
          <w:sz w:val="24"/>
          <w:szCs w:val="24"/>
        </w:rPr>
        <w:t>309</w:t>
      </w:r>
      <w:r>
        <w:rPr>
          <w:rFonts w:ascii="Times New Roman" w:hAnsi="Times New Roman" w:cs="Times New Roman"/>
          <w:sz w:val="24"/>
          <w:szCs w:val="24"/>
        </w:rPr>
        <w:t xml:space="preserve">, 109306. </w:t>
      </w:r>
      <w:hyperlink r:id="rId21" w:history="1">
        <w:r>
          <w:rPr>
            <w:rStyle w:val="Hyperlink"/>
            <w:rFonts w:ascii="Times New Roman" w:hAnsi="Times New Roman" w:cs="Times New Roman"/>
            <w:sz w:val="24"/>
            <w:szCs w:val="24"/>
          </w:rPr>
          <w:t>https://doi.org/10.1016/j.fcr.2024.109306</w:t>
        </w:r>
      </w:hyperlink>
    </w:p>
    <w:p w14:paraId="77EE9701"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Lobell, D. B., &amp; Field, C. B. (2007). Global scale climate–crop yield relationships and the impacts of recent warming. </w:t>
      </w:r>
      <w:r>
        <w:rPr>
          <w:rFonts w:ascii="Times New Roman" w:hAnsi="Times New Roman" w:cs="Times New Roman"/>
          <w:i/>
          <w:iCs/>
          <w:sz w:val="24"/>
          <w:szCs w:val="24"/>
        </w:rPr>
        <w:t>Environmental Research Letters</w:t>
      </w:r>
      <w:r>
        <w:rPr>
          <w:rFonts w:ascii="Times New Roman" w:hAnsi="Times New Roman" w:cs="Times New Roman"/>
          <w:sz w:val="24"/>
          <w:szCs w:val="24"/>
        </w:rPr>
        <w:t xml:space="preserve">, </w:t>
      </w:r>
      <w:r>
        <w:rPr>
          <w:rFonts w:ascii="Times New Roman" w:hAnsi="Times New Roman" w:cs="Times New Roman"/>
          <w:i/>
          <w:iCs/>
          <w:sz w:val="24"/>
          <w:szCs w:val="24"/>
        </w:rPr>
        <w:t>2</w:t>
      </w:r>
      <w:r>
        <w:rPr>
          <w:rFonts w:ascii="Times New Roman" w:hAnsi="Times New Roman" w:cs="Times New Roman"/>
          <w:sz w:val="24"/>
          <w:szCs w:val="24"/>
        </w:rPr>
        <w:t xml:space="preserve">(1), 014002. </w:t>
      </w:r>
      <w:hyperlink r:id="rId22" w:history="1">
        <w:r>
          <w:rPr>
            <w:rStyle w:val="Hyperlink"/>
            <w:rFonts w:ascii="Times New Roman" w:hAnsi="Times New Roman" w:cs="Times New Roman"/>
            <w:sz w:val="24"/>
            <w:szCs w:val="24"/>
          </w:rPr>
          <w:t>https://doi.org/10.1088/1748-9326/2/1/014002</w:t>
        </w:r>
      </w:hyperlink>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Miguez, F. (2020). </w:t>
      </w:r>
      <w:r>
        <w:rPr>
          <w:rFonts w:ascii="Times New Roman" w:hAnsi="Times New Roman" w:cs="Times New Roman"/>
          <w:i/>
          <w:iCs/>
          <w:sz w:val="24"/>
          <w:szCs w:val="24"/>
        </w:rPr>
        <w:t>apsimx: Inspect, read, edit and run 'APSIM' next generation and 'APSIM' classic</w:t>
      </w:r>
      <w:r>
        <w:rPr>
          <w:rFonts w:ascii="Times New Roman" w:hAnsi="Times New Roman" w:cs="Times New Roman"/>
          <w:sz w:val="24"/>
          <w:szCs w:val="24"/>
        </w:rPr>
        <w:t xml:space="preserve">. CRAN: Contributed Packages, The R Foundation. </w:t>
      </w:r>
      <w:hyperlink r:id="rId23" w:history="1">
        <w:r>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Mourtzinis, S., &amp; Conley, S. P. (2017). Delineating soybean maturity groups across the United States. </w:t>
      </w:r>
      <w:r>
        <w:rPr>
          <w:rFonts w:ascii="Times New Roman" w:hAnsi="Times New Roman" w:cs="Times New Roman"/>
          <w:i/>
          <w:iCs/>
          <w:sz w:val="24"/>
          <w:szCs w:val="24"/>
        </w:rPr>
        <w:t>Agronomy Journal</w:t>
      </w:r>
      <w:r>
        <w:rPr>
          <w:rFonts w:ascii="Times New Roman" w:hAnsi="Times New Roman" w:cs="Times New Roman"/>
          <w:sz w:val="24"/>
          <w:szCs w:val="24"/>
        </w:rPr>
        <w:t xml:space="preserve">, </w:t>
      </w:r>
      <w:r>
        <w:rPr>
          <w:rFonts w:ascii="Times New Roman" w:hAnsi="Times New Roman" w:cs="Times New Roman"/>
          <w:i/>
          <w:iCs/>
          <w:sz w:val="24"/>
          <w:szCs w:val="24"/>
        </w:rPr>
        <w:t>109</w:t>
      </w:r>
      <w:r>
        <w:rPr>
          <w:rFonts w:ascii="Times New Roman" w:hAnsi="Times New Roman" w:cs="Times New Roman"/>
          <w:sz w:val="24"/>
          <w:szCs w:val="24"/>
        </w:rPr>
        <w:t xml:space="preserve">(4), 1397–1403. </w:t>
      </w:r>
      <w:hyperlink r:id="rId24" w:history="1">
        <w:r>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Mourtzinis, S., Specht, J. E., &amp; Conley, S. P. (2019). Defining optimal soybean sowing dates across the US. </w:t>
      </w:r>
      <w:r>
        <w:rPr>
          <w:rFonts w:ascii="Times New Roman" w:hAnsi="Times New Roman" w:cs="Times New Roman"/>
          <w:i/>
          <w:iCs/>
          <w:sz w:val="24"/>
          <w:szCs w:val="24"/>
        </w:rPr>
        <w:t>Scientific Reports</w:t>
      </w:r>
      <w:r>
        <w:rPr>
          <w:rFonts w:ascii="Times New Roman" w:hAnsi="Times New Roman" w:cs="Times New Roman"/>
          <w:sz w:val="24"/>
          <w:szCs w:val="24"/>
        </w:rPr>
        <w:t xml:space="preserve">, </w:t>
      </w:r>
      <w:r>
        <w:rPr>
          <w:rFonts w:ascii="Times New Roman" w:hAnsi="Times New Roman" w:cs="Times New Roman"/>
          <w:i/>
          <w:iCs/>
          <w:sz w:val="24"/>
          <w:szCs w:val="24"/>
        </w:rPr>
        <w:t>9</w:t>
      </w:r>
      <w:r>
        <w:rPr>
          <w:rFonts w:ascii="Times New Roman" w:hAnsi="Times New Roman" w:cs="Times New Roman"/>
          <w:sz w:val="24"/>
          <w:szCs w:val="24"/>
        </w:rPr>
        <w:t xml:space="preserve">(1), 1–7. </w:t>
      </w:r>
      <w:hyperlink r:id="rId25" w:history="1">
        <w:r>
          <w:rPr>
            <w:rStyle w:val="Hyperlink"/>
            <w:rFonts w:ascii="Times New Roman" w:hAnsi="Times New Roman" w:cs="Times New Roman"/>
            <w:sz w:val="24"/>
            <w:szCs w:val="24"/>
          </w:rPr>
          <w:t>https://doi.org/10.1038/s41598-019-38971-3</w:t>
        </w:r>
      </w:hyperlink>
    </w:p>
    <w:p w14:paraId="24AD634A"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NASS. (2023). </w:t>
      </w:r>
      <w:r>
        <w:rPr>
          <w:rFonts w:ascii="Times New Roman" w:hAnsi="Times New Roman" w:cs="Times New Roman"/>
          <w:i/>
          <w:iCs/>
          <w:sz w:val="24"/>
          <w:szCs w:val="24"/>
        </w:rPr>
        <w:t>Surveys</w:t>
      </w:r>
      <w:r>
        <w:rPr>
          <w:rFonts w:ascii="Times New Roman" w:hAnsi="Times New Roman" w:cs="Times New Roman"/>
          <w:sz w:val="24"/>
          <w:szCs w:val="24"/>
        </w:rPr>
        <w:t xml:space="preserve">. National Agricultural Statistics Service, USDA. </w:t>
      </w:r>
      <w:hyperlink r:id="rId26" w:history="1">
        <w:r>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Nendel, C., Reckling, M., Debaeke, P., Schulz, S., Berg-Mohnicke, M., Constantin, J., Fronzek, S., Hoffmann, M., Jakšić, S., Kersebaum, K.-C., Klimek-Kopyra, A., Raynal, H., Schoving, C., Stella, T., &amp; Battisti, R. (2023). Future area expansion outweighs increasing drought risk for soybean in Europe. </w:t>
      </w:r>
      <w:r>
        <w:rPr>
          <w:rFonts w:ascii="Times New Roman" w:hAnsi="Times New Roman" w:cs="Times New Roman"/>
          <w:i/>
          <w:iCs/>
          <w:sz w:val="24"/>
          <w:szCs w:val="24"/>
        </w:rPr>
        <w:t>Global Change Biology</w:t>
      </w:r>
      <w:r>
        <w:rPr>
          <w:rFonts w:ascii="Times New Roman" w:hAnsi="Times New Roman" w:cs="Times New Roman"/>
          <w:sz w:val="24"/>
          <w:szCs w:val="24"/>
        </w:rPr>
        <w:t xml:space="preserve">, </w:t>
      </w:r>
      <w:r>
        <w:rPr>
          <w:rFonts w:ascii="Times New Roman" w:hAnsi="Times New Roman" w:cs="Times New Roman"/>
          <w:i/>
          <w:iCs/>
          <w:sz w:val="24"/>
          <w:szCs w:val="24"/>
        </w:rPr>
        <w:t>29</w:t>
      </w:r>
      <w:r>
        <w:rPr>
          <w:rFonts w:ascii="Times New Roman" w:hAnsi="Times New Roman" w:cs="Times New Roman"/>
          <w:sz w:val="24"/>
          <w:szCs w:val="24"/>
        </w:rPr>
        <w:t xml:space="preserve">(5), 1340–1358. </w:t>
      </w:r>
      <w:hyperlink r:id="rId27" w:history="1">
        <w:r>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R Development Core Team. (2024). </w:t>
      </w:r>
      <w:r>
        <w:rPr>
          <w:rFonts w:ascii="Times New Roman" w:hAnsi="Times New Roman" w:cs="Times New Roman"/>
          <w:i/>
          <w:iCs/>
          <w:sz w:val="24"/>
          <w:szCs w:val="24"/>
        </w:rPr>
        <w:t>R: A language and environment for statistical computing</w:t>
      </w:r>
      <w:r>
        <w:rPr>
          <w:rFonts w:ascii="Times New Roman" w:hAnsi="Times New Roman" w:cs="Times New Roman"/>
          <w:sz w:val="24"/>
          <w:szCs w:val="24"/>
        </w:rPr>
        <w:t>. R Foundation for Statistical Computing. </w:t>
      </w:r>
      <w:hyperlink r:id="rId28" w:history="1">
        <w:r>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lastRenderedPageBreak/>
        <w:t xml:space="preserve">Richetti, J., Sadras, V. O., He, D., Leske, B., Hu, P., Beletse, Y., Cossani, C. M., Nguyen, H., Zheng, B., Deery, D. M., Dreccer, M. F., Whish, J., &amp; Lilley, J. (2025). Challenges in modelling the impact of frost and heat stress on the yield of cool-season annual grain crops. </w:t>
      </w:r>
      <w:r>
        <w:rPr>
          <w:rFonts w:ascii="Times New Roman" w:hAnsi="Times New Roman" w:cs="Times New Roman"/>
          <w:i/>
          <w:iCs/>
          <w:sz w:val="24"/>
          <w:szCs w:val="24"/>
        </w:rPr>
        <w:t>Frontiers in Plant Science</w:t>
      </w:r>
      <w:r>
        <w:rPr>
          <w:rFonts w:ascii="Times New Roman" w:hAnsi="Times New Roman" w:cs="Times New Roman"/>
          <w:sz w:val="24"/>
          <w:szCs w:val="24"/>
        </w:rPr>
        <w:t xml:space="preserve">, </w:t>
      </w:r>
      <w:r>
        <w:rPr>
          <w:rFonts w:ascii="Times New Roman" w:hAnsi="Times New Roman" w:cs="Times New Roman"/>
          <w:i/>
          <w:iCs/>
          <w:sz w:val="24"/>
          <w:szCs w:val="24"/>
        </w:rPr>
        <w:t>16</w:t>
      </w:r>
      <w:r>
        <w:rPr>
          <w:rFonts w:ascii="Times New Roman" w:hAnsi="Times New Roman" w:cs="Times New Roman"/>
          <w:sz w:val="24"/>
          <w:szCs w:val="24"/>
        </w:rPr>
        <w:t xml:space="preserve">, 1613432. </w:t>
      </w:r>
      <w:hyperlink r:id="rId29" w:history="1">
        <w:r>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Rose, G., Osborne, T., Greatrex, H., &amp; Wheeler, T. (2016). Impact of progressive global warming on the global-scale yield of maize and soybean. </w:t>
      </w:r>
      <w:r>
        <w:rPr>
          <w:rFonts w:ascii="Times New Roman" w:hAnsi="Times New Roman" w:cs="Times New Roman"/>
          <w:i/>
          <w:iCs/>
          <w:sz w:val="24"/>
          <w:szCs w:val="24"/>
        </w:rPr>
        <w:t>Climatic Change</w:t>
      </w:r>
      <w:r>
        <w:rPr>
          <w:rFonts w:ascii="Times New Roman" w:hAnsi="Times New Roman" w:cs="Times New Roman"/>
          <w:sz w:val="24"/>
          <w:szCs w:val="24"/>
        </w:rPr>
        <w:t xml:space="preserve">, </w:t>
      </w:r>
      <w:r>
        <w:rPr>
          <w:rFonts w:ascii="Times New Roman" w:hAnsi="Times New Roman" w:cs="Times New Roman"/>
          <w:i/>
          <w:iCs/>
          <w:sz w:val="24"/>
          <w:szCs w:val="24"/>
        </w:rPr>
        <w:t>134</w:t>
      </w:r>
      <w:r>
        <w:rPr>
          <w:rFonts w:ascii="Times New Roman" w:hAnsi="Times New Roman" w:cs="Times New Roman"/>
          <w:sz w:val="24"/>
          <w:szCs w:val="24"/>
        </w:rPr>
        <w:t xml:space="preserve">(3), 417–428. </w:t>
      </w:r>
      <w:hyperlink r:id="rId30" w:history="1">
        <w:r>
          <w:rPr>
            <w:rStyle w:val="Hyperlink"/>
            <w:rFonts w:ascii="Times New Roman" w:hAnsi="Times New Roman" w:cs="Times New Roman"/>
            <w:sz w:val="24"/>
            <w:szCs w:val="24"/>
          </w:rPr>
          <w:t>https://doi.org/10.1007/S10584-016-1601-9</w:t>
        </w:r>
      </w:hyperlink>
    </w:p>
    <w:p w14:paraId="79775072"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Salmeron, M., Gbur, E. E., Bourland, F. M., Buehring, N. W., Earnest, L., Fritschi, F. B., Golden, B. R., Hathcoat, D., Lofton, J., Miller, T. D., Neely, C., Shannon, G., Udeigwe, T. K., Verbree, D. A., Vories, E. D., Wiebold, W. J., &amp; Purcell, L. C. (2014). Soybean maturity group choices for early and late plantings in the midsouth. </w:t>
      </w:r>
      <w:r>
        <w:rPr>
          <w:rFonts w:ascii="Times New Roman" w:hAnsi="Times New Roman" w:cs="Times New Roman"/>
          <w:i/>
          <w:iCs/>
          <w:sz w:val="24"/>
          <w:szCs w:val="24"/>
        </w:rPr>
        <w:t>Agronomy Journal</w:t>
      </w:r>
      <w:r>
        <w:rPr>
          <w:rFonts w:ascii="Times New Roman" w:hAnsi="Times New Roman" w:cs="Times New Roman"/>
          <w:sz w:val="24"/>
          <w:szCs w:val="24"/>
        </w:rPr>
        <w:t xml:space="preserve">, </w:t>
      </w:r>
      <w:r>
        <w:rPr>
          <w:rFonts w:ascii="Times New Roman" w:hAnsi="Times New Roman" w:cs="Times New Roman"/>
          <w:i/>
          <w:iCs/>
          <w:sz w:val="24"/>
          <w:szCs w:val="24"/>
        </w:rPr>
        <w:t>106</w:t>
      </w:r>
      <w:r>
        <w:rPr>
          <w:rFonts w:ascii="Times New Roman" w:hAnsi="Times New Roman" w:cs="Times New Roman"/>
          <w:sz w:val="24"/>
          <w:szCs w:val="24"/>
        </w:rPr>
        <w:t xml:space="preserve">(5), 1893–1901. </w:t>
      </w:r>
      <w:hyperlink r:id="rId31" w:history="1">
        <w:r>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Salmerón, M., Gbur, E. E., Bourland, F. M., Buehring, N. W., Earnest, L., Fritschi, F. B., Golden, B. R., Hathcoat, D., Lofton, J., McClure, A. T., Miller, T. D., Neely, C., Shannon, G., Udeigwe, T. K., Verbree, D. A., Vories, E. D., Wiebold, W. J., &amp; Purcell, L. C. (2016). Yield response to planting date among soybean maturity groups for irrigated production in the US Midsouth. </w:t>
      </w:r>
      <w:r>
        <w:rPr>
          <w:rFonts w:ascii="Times New Roman" w:hAnsi="Times New Roman" w:cs="Times New Roman"/>
          <w:i/>
          <w:iCs/>
          <w:sz w:val="24"/>
          <w:szCs w:val="24"/>
        </w:rPr>
        <w:t>Crop Science</w:t>
      </w:r>
      <w:r>
        <w:rPr>
          <w:rFonts w:ascii="Times New Roman" w:hAnsi="Times New Roman" w:cs="Times New Roman"/>
          <w:sz w:val="24"/>
          <w:szCs w:val="24"/>
        </w:rPr>
        <w:t xml:space="preserve">, </w:t>
      </w:r>
      <w:r>
        <w:rPr>
          <w:rFonts w:ascii="Times New Roman" w:hAnsi="Times New Roman" w:cs="Times New Roman"/>
          <w:i/>
          <w:iCs/>
          <w:sz w:val="24"/>
          <w:szCs w:val="24"/>
        </w:rPr>
        <w:t>56</w:t>
      </w:r>
      <w:r>
        <w:rPr>
          <w:rFonts w:ascii="Times New Roman" w:hAnsi="Times New Roman" w:cs="Times New Roman"/>
          <w:sz w:val="24"/>
          <w:szCs w:val="24"/>
        </w:rPr>
        <w:t xml:space="preserve">(2), 747–759. </w:t>
      </w:r>
      <w:hyperlink r:id="rId32" w:history="1">
        <w:r>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Pr>
          <w:rFonts w:ascii="Times New Roman" w:hAnsi="Times New Roman" w:cs="Times New Roman"/>
          <w:i/>
          <w:iCs/>
          <w:sz w:val="24"/>
          <w:szCs w:val="24"/>
        </w:rPr>
        <w:t>Agricultural Systems</w:t>
      </w:r>
      <w:r>
        <w:rPr>
          <w:rFonts w:ascii="Times New Roman" w:hAnsi="Times New Roman" w:cs="Times New Roman"/>
          <w:sz w:val="24"/>
          <w:szCs w:val="24"/>
        </w:rPr>
        <w:t xml:space="preserve">, </w:t>
      </w:r>
      <w:r>
        <w:rPr>
          <w:rFonts w:ascii="Times New Roman" w:hAnsi="Times New Roman" w:cs="Times New Roman"/>
          <w:i/>
          <w:iCs/>
          <w:sz w:val="24"/>
          <w:szCs w:val="24"/>
        </w:rPr>
        <w:t>148</w:t>
      </w:r>
      <w:r>
        <w:rPr>
          <w:rFonts w:ascii="Times New Roman" w:hAnsi="Times New Roman" w:cs="Times New Roman"/>
          <w:sz w:val="24"/>
          <w:szCs w:val="24"/>
        </w:rPr>
        <w:t xml:space="preserve">, 178–187. </w:t>
      </w:r>
      <w:hyperlink r:id="rId33" w:history="1">
        <w:r>
          <w:rPr>
            <w:rStyle w:val="Hyperlink"/>
            <w:rFonts w:ascii="Times New Roman" w:hAnsi="Times New Roman" w:cs="Times New Roman"/>
            <w:sz w:val="24"/>
            <w:szCs w:val="24"/>
          </w:rPr>
          <w:t>https://doi.org/10.1016/J.AGSY.2016.07.016</w:t>
        </w:r>
      </w:hyperlink>
    </w:p>
    <w:p w14:paraId="589E84AD"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Soil Survey Staff. (2023). </w:t>
      </w:r>
      <w:r>
        <w:rPr>
          <w:rFonts w:ascii="Times New Roman" w:hAnsi="Times New Roman" w:cs="Times New Roman"/>
          <w:i/>
          <w:iCs/>
          <w:sz w:val="24"/>
          <w:szCs w:val="24"/>
        </w:rPr>
        <w:t>Soil survey geographic (SSURGO) database</w:t>
      </w:r>
      <w:r>
        <w:rPr>
          <w:rFonts w:ascii="Times New Roman" w:hAnsi="Times New Roman" w:cs="Times New Roman"/>
          <w:sz w:val="24"/>
          <w:szCs w:val="24"/>
        </w:rPr>
        <w:t>. USDA Natural Resources Conservation Service.</w:t>
      </w:r>
    </w:p>
    <w:p w14:paraId="5454B49E"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lastRenderedPageBreak/>
        <w:t xml:space="preserve">Thornton, P. K., Ericksen, P. J., Herrero, M., &amp; Challinor, A. J. (2014). Climate variability and vulnerability to climate change: A review. </w:t>
      </w:r>
      <w:r>
        <w:rPr>
          <w:rFonts w:ascii="Times New Roman" w:hAnsi="Times New Roman" w:cs="Times New Roman"/>
          <w:i/>
          <w:iCs/>
          <w:sz w:val="24"/>
          <w:szCs w:val="24"/>
        </w:rPr>
        <w:t>Global Change Biology</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 xml:space="preserve">(11), 3313–3328. </w:t>
      </w:r>
      <w:hyperlink r:id="rId34" w:history="1">
        <w:r>
          <w:rPr>
            <w:rStyle w:val="Hyperlink"/>
            <w:rFonts w:ascii="Times New Roman" w:hAnsi="Times New Roman" w:cs="Times New Roman"/>
            <w:sz w:val="24"/>
            <w:szCs w:val="24"/>
          </w:rPr>
          <w:t>https://doi.org/10.1111/GCB.12581</w:t>
        </w:r>
      </w:hyperlink>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Pr>
          <w:rFonts w:ascii="Times New Roman" w:hAnsi="Times New Roman" w:cs="Times New Roman"/>
          <w:i/>
          <w:iCs/>
          <w:sz w:val="24"/>
          <w:szCs w:val="24"/>
        </w:rPr>
        <w:t>Journal of Geophysical Research: Biogeosciences</w:t>
      </w:r>
      <w:r>
        <w:rPr>
          <w:rFonts w:ascii="Times New Roman" w:hAnsi="Times New Roman" w:cs="Times New Roman"/>
          <w:sz w:val="24"/>
          <w:szCs w:val="24"/>
        </w:rPr>
        <w:t xml:space="preserve">, </w:t>
      </w:r>
      <w:r>
        <w:rPr>
          <w:rFonts w:ascii="Times New Roman" w:hAnsi="Times New Roman" w:cs="Times New Roman"/>
          <w:i/>
          <w:iCs/>
          <w:sz w:val="24"/>
          <w:szCs w:val="24"/>
        </w:rPr>
        <w:t>130</w:t>
      </w:r>
      <w:r>
        <w:rPr>
          <w:rFonts w:ascii="Times New Roman" w:hAnsi="Times New Roman" w:cs="Times New Roman"/>
          <w:sz w:val="24"/>
          <w:szCs w:val="24"/>
        </w:rPr>
        <w:t xml:space="preserve">(4). </w:t>
      </w:r>
      <w:hyperlink r:id="rId35" w:history="1">
        <w:r>
          <w:rPr>
            <w:rStyle w:val="Hyperlink"/>
            <w:rFonts w:ascii="Times New Roman" w:hAnsi="Times New Roman" w:cs="Times New Roman"/>
            <w:sz w:val="24"/>
            <w:szCs w:val="24"/>
          </w:rPr>
          <w:t>https://doi.org/10.1029/2024JG008266</w:t>
        </w:r>
      </w:hyperlink>
    </w:p>
    <w:p w14:paraId="4E774429" w14:textId="78665E2B" w:rsidR="009B3901" w:rsidRPr="00745C29" w:rsidRDefault="00745C29" w:rsidP="00745C29">
      <w:pPr>
        <w:spacing w:after="0" w:line="480" w:lineRule="auto"/>
        <w:ind w:left="270" w:hanging="270"/>
        <w:rPr>
          <w:rFonts w:ascii="Times New Roman" w:hAnsi="Times New Roman" w:cs="Times New Roman"/>
          <w:sz w:val="24"/>
          <w:szCs w:val="24"/>
        </w:rPr>
      </w:pPr>
      <w:r>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Pr>
          <w:rFonts w:ascii="Times New Roman" w:hAnsi="Times New Roman" w:cs="Times New Roman"/>
          <w:i/>
          <w:iCs/>
          <w:sz w:val="24"/>
          <w:szCs w:val="24"/>
        </w:rPr>
        <w:t>Global Change Biology</w:t>
      </w:r>
      <w:r>
        <w:rPr>
          <w:rFonts w:ascii="Times New Roman" w:hAnsi="Times New Roman" w:cs="Times New Roman"/>
          <w:sz w:val="24"/>
          <w:szCs w:val="24"/>
        </w:rPr>
        <w:t xml:space="preserve">, </w:t>
      </w:r>
      <w:r>
        <w:rPr>
          <w:rFonts w:ascii="Times New Roman" w:hAnsi="Times New Roman" w:cs="Times New Roman"/>
          <w:i/>
          <w:iCs/>
          <w:sz w:val="24"/>
          <w:szCs w:val="24"/>
        </w:rPr>
        <w:t>27</w:t>
      </w:r>
      <w:r>
        <w:rPr>
          <w:rFonts w:ascii="Times New Roman" w:hAnsi="Times New Roman" w:cs="Times New Roman"/>
          <w:sz w:val="24"/>
          <w:szCs w:val="24"/>
        </w:rPr>
        <w:t xml:space="preserve">(16), 3870–3882. </w:t>
      </w:r>
      <w:hyperlink r:id="rId36" w:history="1">
        <w:r>
          <w:rPr>
            <w:rStyle w:val="Hyperlink"/>
            <w:rFonts w:ascii="Times New Roman" w:hAnsi="Times New Roman" w:cs="Times New Roman"/>
            <w:sz w:val="24"/>
            <w:szCs w:val="24"/>
          </w:rPr>
          <w:t>https://doi.org/10.1111/GCB.15649</w:t>
        </w:r>
      </w:hyperlink>
    </w:p>
    <w:sectPr w:rsidR="009B3901" w:rsidRPr="00745C29" w:rsidSect="007D4C1F">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BAFC" w14:textId="77777777" w:rsidR="003F0952" w:rsidRDefault="003F0952">
      <w:pPr>
        <w:spacing w:after="0" w:line="240" w:lineRule="auto"/>
      </w:pPr>
      <w:r>
        <w:separator/>
      </w:r>
    </w:p>
  </w:endnote>
  <w:endnote w:type="continuationSeparator" w:id="0">
    <w:p w14:paraId="563BA838" w14:textId="77777777" w:rsidR="003F0952" w:rsidRDefault="003F0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8E50" w14:textId="77777777" w:rsidR="003F0952" w:rsidRDefault="003F0952">
      <w:pPr>
        <w:spacing w:after="0" w:line="240" w:lineRule="auto"/>
      </w:pPr>
      <w:r>
        <w:separator/>
      </w:r>
    </w:p>
  </w:footnote>
  <w:footnote w:type="continuationSeparator" w:id="0">
    <w:p w14:paraId="61065168" w14:textId="77777777" w:rsidR="003F0952" w:rsidRDefault="003F0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Publisher: AGRONOMY; Journal: AGROJNL:Agronomy Journal; Copyright: Will notify...</w:t>
    </w:r>
  </w:p>
  <w:p w14:paraId="2E6EA396" w14:textId="77777777" w:rsidR="00C50D57" w:rsidRPr="00E60724" w:rsidRDefault="002356C4" w:rsidP="00E60724">
    <w:pPr>
      <w:jc w:val="center"/>
    </w:pPr>
    <w:r w:rsidRPr="00E60724">
      <w:t>Volume: Will notify...; Issue: Will notify...; Manuscript: aj-2017-08-0123-a; DOI: ; PII: &lt;txtPII&gt;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Publisher: AGRONOMY; Journal: AGROJNL:Agronomy Journal; Copyright: Will notify...</w:t>
    </w:r>
  </w:p>
  <w:p w14:paraId="47586C60" w14:textId="77777777" w:rsidR="00C50D57" w:rsidRPr="00E60724" w:rsidRDefault="002356C4" w:rsidP="00E60724">
    <w:pPr>
      <w:jc w:val="center"/>
    </w:pPr>
    <w:r w:rsidRPr="00E60724">
      <w:t>Volume: Will notify...; Issue: Will notify...; Manuscript: aj-2017-08-0123-a; DOI: ; PII: &lt;txtPII&gt;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3B06"/>
    <w:rsid w:val="00034255"/>
    <w:rsid w:val="0003425C"/>
    <w:rsid w:val="00035402"/>
    <w:rsid w:val="000354E8"/>
    <w:rsid w:val="0003595B"/>
    <w:rsid w:val="00037C44"/>
    <w:rsid w:val="00037E00"/>
    <w:rsid w:val="00044205"/>
    <w:rsid w:val="00044FBA"/>
    <w:rsid w:val="00045CFB"/>
    <w:rsid w:val="00051711"/>
    <w:rsid w:val="00051F44"/>
    <w:rsid w:val="00054E1F"/>
    <w:rsid w:val="00056F6C"/>
    <w:rsid w:val="000601A2"/>
    <w:rsid w:val="000626C2"/>
    <w:rsid w:val="00066C85"/>
    <w:rsid w:val="00067845"/>
    <w:rsid w:val="0006797D"/>
    <w:rsid w:val="00067F91"/>
    <w:rsid w:val="00071109"/>
    <w:rsid w:val="00072597"/>
    <w:rsid w:val="00073476"/>
    <w:rsid w:val="00073521"/>
    <w:rsid w:val="0007382F"/>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C131E"/>
    <w:rsid w:val="000C2BD2"/>
    <w:rsid w:val="000C4E6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5C37"/>
    <w:rsid w:val="000F6123"/>
    <w:rsid w:val="000F663A"/>
    <w:rsid w:val="001007FB"/>
    <w:rsid w:val="001029B0"/>
    <w:rsid w:val="00104CD4"/>
    <w:rsid w:val="001068F0"/>
    <w:rsid w:val="001072F5"/>
    <w:rsid w:val="001074EA"/>
    <w:rsid w:val="0011020F"/>
    <w:rsid w:val="00114064"/>
    <w:rsid w:val="00121A13"/>
    <w:rsid w:val="00121C27"/>
    <w:rsid w:val="00122AFC"/>
    <w:rsid w:val="00123CAE"/>
    <w:rsid w:val="00123F5C"/>
    <w:rsid w:val="001251BA"/>
    <w:rsid w:val="00126839"/>
    <w:rsid w:val="00127B2F"/>
    <w:rsid w:val="001318AC"/>
    <w:rsid w:val="00131D37"/>
    <w:rsid w:val="00132903"/>
    <w:rsid w:val="00134F5E"/>
    <w:rsid w:val="00140886"/>
    <w:rsid w:val="00143E8C"/>
    <w:rsid w:val="001472EA"/>
    <w:rsid w:val="0014789C"/>
    <w:rsid w:val="001510B1"/>
    <w:rsid w:val="0015236E"/>
    <w:rsid w:val="00152A3E"/>
    <w:rsid w:val="0015574E"/>
    <w:rsid w:val="00155D18"/>
    <w:rsid w:val="001623AB"/>
    <w:rsid w:val="0016249E"/>
    <w:rsid w:val="001668B6"/>
    <w:rsid w:val="00170B2A"/>
    <w:rsid w:val="001711A2"/>
    <w:rsid w:val="00171A3F"/>
    <w:rsid w:val="00171A73"/>
    <w:rsid w:val="00175256"/>
    <w:rsid w:val="0018033B"/>
    <w:rsid w:val="00180C5B"/>
    <w:rsid w:val="00180E37"/>
    <w:rsid w:val="001814D3"/>
    <w:rsid w:val="00182566"/>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7AC8"/>
    <w:rsid w:val="001C07A1"/>
    <w:rsid w:val="001C0F96"/>
    <w:rsid w:val="001C22D0"/>
    <w:rsid w:val="001C5F28"/>
    <w:rsid w:val="001C75B0"/>
    <w:rsid w:val="001D0662"/>
    <w:rsid w:val="001D0ECC"/>
    <w:rsid w:val="001D2EA5"/>
    <w:rsid w:val="001D68BD"/>
    <w:rsid w:val="001D6F68"/>
    <w:rsid w:val="001E00CC"/>
    <w:rsid w:val="001E1EC7"/>
    <w:rsid w:val="001E40CD"/>
    <w:rsid w:val="001E4277"/>
    <w:rsid w:val="001E5F64"/>
    <w:rsid w:val="001E712A"/>
    <w:rsid w:val="001E7F40"/>
    <w:rsid w:val="001F0927"/>
    <w:rsid w:val="001F2672"/>
    <w:rsid w:val="001F3DD3"/>
    <w:rsid w:val="001F717A"/>
    <w:rsid w:val="001F7972"/>
    <w:rsid w:val="0020164E"/>
    <w:rsid w:val="0020247C"/>
    <w:rsid w:val="00203881"/>
    <w:rsid w:val="00203E51"/>
    <w:rsid w:val="002106DB"/>
    <w:rsid w:val="00210C37"/>
    <w:rsid w:val="00214739"/>
    <w:rsid w:val="00217460"/>
    <w:rsid w:val="00222EDA"/>
    <w:rsid w:val="00223989"/>
    <w:rsid w:val="00231A35"/>
    <w:rsid w:val="00231E0C"/>
    <w:rsid w:val="002343FD"/>
    <w:rsid w:val="0023453C"/>
    <w:rsid w:val="002356C4"/>
    <w:rsid w:val="00236C87"/>
    <w:rsid w:val="002409A9"/>
    <w:rsid w:val="002411C0"/>
    <w:rsid w:val="0024218F"/>
    <w:rsid w:val="002443DA"/>
    <w:rsid w:val="00246843"/>
    <w:rsid w:val="00246E5D"/>
    <w:rsid w:val="0024759E"/>
    <w:rsid w:val="00247666"/>
    <w:rsid w:val="00247A0F"/>
    <w:rsid w:val="00247C59"/>
    <w:rsid w:val="0025095C"/>
    <w:rsid w:val="0025223E"/>
    <w:rsid w:val="002532BD"/>
    <w:rsid w:val="00257009"/>
    <w:rsid w:val="00257D59"/>
    <w:rsid w:val="00263A56"/>
    <w:rsid w:val="00267D86"/>
    <w:rsid w:val="002731A8"/>
    <w:rsid w:val="00273BD6"/>
    <w:rsid w:val="00276095"/>
    <w:rsid w:val="00276C57"/>
    <w:rsid w:val="002829AC"/>
    <w:rsid w:val="00284F35"/>
    <w:rsid w:val="00292200"/>
    <w:rsid w:val="0029444E"/>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25B7"/>
    <w:rsid w:val="002E439E"/>
    <w:rsid w:val="002E706B"/>
    <w:rsid w:val="002E7593"/>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403AD"/>
    <w:rsid w:val="003410DA"/>
    <w:rsid w:val="00342BA4"/>
    <w:rsid w:val="0034335E"/>
    <w:rsid w:val="00344386"/>
    <w:rsid w:val="00345A1B"/>
    <w:rsid w:val="003466F5"/>
    <w:rsid w:val="00350A65"/>
    <w:rsid w:val="00351193"/>
    <w:rsid w:val="00351C9A"/>
    <w:rsid w:val="0035277E"/>
    <w:rsid w:val="00352E38"/>
    <w:rsid w:val="003551F2"/>
    <w:rsid w:val="0035567A"/>
    <w:rsid w:val="00361EFB"/>
    <w:rsid w:val="00362238"/>
    <w:rsid w:val="00362C73"/>
    <w:rsid w:val="00362E99"/>
    <w:rsid w:val="003638E8"/>
    <w:rsid w:val="00363EFB"/>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7BEE"/>
    <w:rsid w:val="003C0C59"/>
    <w:rsid w:val="003C1763"/>
    <w:rsid w:val="003C17FF"/>
    <w:rsid w:val="003C1EF5"/>
    <w:rsid w:val="003C7CCE"/>
    <w:rsid w:val="003D0E80"/>
    <w:rsid w:val="003D2FC9"/>
    <w:rsid w:val="003D4322"/>
    <w:rsid w:val="003D4D0E"/>
    <w:rsid w:val="003D5995"/>
    <w:rsid w:val="003D6164"/>
    <w:rsid w:val="003D7760"/>
    <w:rsid w:val="003E0186"/>
    <w:rsid w:val="003E5155"/>
    <w:rsid w:val="003E7E1C"/>
    <w:rsid w:val="003F01F2"/>
    <w:rsid w:val="003F0952"/>
    <w:rsid w:val="003F2DEF"/>
    <w:rsid w:val="003F6099"/>
    <w:rsid w:val="003F65B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1B46"/>
    <w:rsid w:val="00421B6E"/>
    <w:rsid w:val="0042293C"/>
    <w:rsid w:val="00424DE1"/>
    <w:rsid w:val="00425049"/>
    <w:rsid w:val="0043112F"/>
    <w:rsid w:val="004329B0"/>
    <w:rsid w:val="00433EE6"/>
    <w:rsid w:val="0043464E"/>
    <w:rsid w:val="00434F76"/>
    <w:rsid w:val="00435678"/>
    <w:rsid w:val="004363CA"/>
    <w:rsid w:val="00437FA5"/>
    <w:rsid w:val="0044195E"/>
    <w:rsid w:val="00442538"/>
    <w:rsid w:val="00444335"/>
    <w:rsid w:val="00444969"/>
    <w:rsid w:val="004451A7"/>
    <w:rsid w:val="00445B20"/>
    <w:rsid w:val="00447333"/>
    <w:rsid w:val="004509F1"/>
    <w:rsid w:val="00450C04"/>
    <w:rsid w:val="00450F70"/>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B7"/>
    <w:rsid w:val="004871A7"/>
    <w:rsid w:val="004877C3"/>
    <w:rsid w:val="00487817"/>
    <w:rsid w:val="004914EF"/>
    <w:rsid w:val="00491FA5"/>
    <w:rsid w:val="004924FB"/>
    <w:rsid w:val="0049622F"/>
    <w:rsid w:val="004A00C9"/>
    <w:rsid w:val="004A14D3"/>
    <w:rsid w:val="004A4028"/>
    <w:rsid w:val="004A4897"/>
    <w:rsid w:val="004A5BFF"/>
    <w:rsid w:val="004B2E01"/>
    <w:rsid w:val="004B4464"/>
    <w:rsid w:val="004B5106"/>
    <w:rsid w:val="004B59BC"/>
    <w:rsid w:val="004B68A1"/>
    <w:rsid w:val="004B7FCC"/>
    <w:rsid w:val="004C150B"/>
    <w:rsid w:val="004C2555"/>
    <w:rsid w:val="004C40ED"/>
    <w:rsid w:val="004C7105"/>
    <w:rsid w:val="004C7C01"/>
    <w:rsid w:val="004D0651"/>
    <w:rsid w:val="004D1F61"/>
    <w:rsid w:val="004D2BF1"/>
    <w:rsid w:val="004D3E73"/>
    <w:rsid w:val="004D53EC"/>
    <w:rsid w:val="004D7793"/>
    <w:rsid w:val="004E03BC"/>
    <w:rsid w:val="004E1008"/>
    <w:rsid w:val="004E16C3"/>
    <w:rsid w:val="004E1898"/>
    <w:rsid w:val="004E1E13"/>
    <w:rsid w:val="004E2CAF"/>
    <w:rsid w:val="004E3968"/>
    <w:rsid w:val="004E3E9E"/>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3D17"/>
    <w:rsid w:val="00574696"/>
    <w:rsid w:val="005765B7"/>
    <w:rsid w:val="005771D5"/>
    <w:rsid w:val="0058032C"/>
    <w:rsid w:val="0058147E"/>
    <w:rsid w:val="005817D9"/>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1976"/>
    <w:rsid w:val="005A2232"/>
    <w:rsid w:val="005A296C"/>
    <w:rsid w:val="005A56DC"/>
    <w:rsid w:val="005B0588"/>
    <w:rsid w:val="005B3ECE"/>
    <w:rsid w:val="005B40C6"/>
    <w:rsid w:val="005B4AAD"/>
    <w:rsid w:val="005C067C"/>
    <w:rsid w:val="005C1EA4"/>
    <w:rsid w:val="005C1EE7"/>
    <w:rsid w:val="005C20F1"/>
    <w:rsid w:val="005C437B"/>
    <w:rsid w:val="005C5B78"/>
    <w:rsid w:val="005C77AF"/>
    <w:rsid w:val="005D0A36"/>
    <w:rsid w:val="005D19CD"/>
    <w:rsid w:val="005D7311"/>
    <w:rsid w:val="005E5820"/>
    <w:rsid w:val="005E78AA"/>
    <w:rsid w:val="005F0026"/>
    <w:rsid w:val="005F22A7"/>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6074B"/>
    <w:rsid w:val="00661096"/>
    <w:rsid w:val="00663A5B"/>
    <w:rsid w:val="00671862"/>
    <w:rsid w:val="00675EEC"/>
    <w:rsid w:val="00680913"/>
    <w:rsid w:val="00680C3D"/>
    <w:rsid w:val="00682150"/>
    <w:rsid w:val="006827B7"/>
    <w:rsid w:val="006835D7"/>
    <w:rsid w:val="00683E4D"/>
    <w:rsid w:val="00684DBF"/>
    <w:rsid w:val="00686898"/>
    <w:rsid w:val="006871C9"/>
    <w:rsid w:val="00687BD8"/>
    <w:rsid w:val="00692DFA"/>
    <w:rsid w:val="006943F3"/>
    <w:rsid w:val="006945C8"/>
    <w:rsid w:val="006947B4"/>
    <w:rsid w:val="006955E1"/>
    <w:rsid w:val="00696DA3"/>
    <w:rsid w:val="006A18A4"/>
    <w:rsid w:val="006A1FC5"/>
    <w:rsid w:val="006A4432"/>
    <w:rsid w:val="006A73A0"/>
    <w:rsid w:val="006B1311"/>
    <w:rsid w:val="006B4DD5"/>
    <w:rsid w:val="006B608C"/>
    <w:rsid w:val="006C1E1F"/>
    <w:rsid w:val="006D019B"/>
    <w:rsid w:val="006D3796"/>
    <w:rsid w:val="006D40F2"/>
    <w:rsid w:val="006D4145"/>
    <w:rsid w:val="006D4A96"/>
    <w:rsid w:val="006D62D8"/>
    <w:rsid w:val="006D6444"/>
    <w:rsid w:val="006E013F"/>
    <w:rsid w:val="006E132C"/>
    <w:rsid w:val="006E1F5B"/>
    <w:rsid w:val="006E272A"/>
    <w:rsid w:val="006E5245"/>
    <w:rsid w:val="006E5F7A"/>
    <w:rsid w:val="006F28EB"/>
    <w:rsid w:val="006F4160"/>
    <w:rsid w:val="006F4DFC"/>
    <w:rsid w:val="00700E7E"/>
    <w:rsid w:val="0070187E"/>
    <w:rsid w:val="007022E9"/>
    <w:rsid w:val="00702710"/>
    <w:rsid w:val="00702717"/>
    <w:rsid w:val="00702738"/>
    <w:rsid w:val="00702A74"/>
    <w:rsid w:val="00703FB9"/>
    <w:rsid w:val="00707A7C"/>
    <w:rsid w:val="007121A2"/>
    <w:rsid w:val="00714B2D"/>
    <w:rsid w:val="00722A00"/>
    <w:rsid w:val="007238FC"/>
    <w:rsid w:val="00730A6E"/>
    <w:rsid w:val="00733585"/>
    <w:rsid w:val="00734157"/>
    <w:rsid w:val="007365A9"/>
    <w:rsid w:val="00736E02"/>
    <w:rsid w:val="0073759E"/>
    <w:rsid w:val="007409FB"/>
    <w:rsid w:val="007426A6"/>
    <w:rsid w:val="00744CA1"/>
    <w:rsid w:val="00745C29"/>
    <w:rsid w:val="00746685"/>
    <w:rsid w:val="00747F87"/>
    <w:rsid w:val="00751ACD"/>
    <w:rsid w:val="0075267E"/>
    <w:rsid w:val="00752C51"/>
    <w:rsid w:val="00755CFD"/>
    <w:rsid w:val="00761162"/>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BD6"/>
    <w:rsid w:val="007833A4"/>
    <w:rsid w:val="00783925"/>
    <w:rsid w:val="0078439E"/>
    <w:rsid w:val="00784C68"/>
    <w:rsid w:val="00787FDA"/>
    <w:rsid w:val="00790034"/>
    <w:rsid w:val="0079031D"/>
    <w:rsid w:val="00790672"/>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E164B"/>
    <w:rsid w:val="007E1CB8"/>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EFE"/>
    <w:rsid w:val="008E1000"/>
    <w:rsid w:val="008E1CAD"/>
    <w:rsid w:val="008E2252"/>
    <w:rsid w:val="008E239B"/>
    <w:rsid w:val="008E340E"/>
    <w:rsid w:val="008E3D4B"/>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7F48"/>
    <w:rsid w:val="009513EE"/>
    <w:rsid w:val="009525B8"/>
    <w:rsid w:val="00954476"/>
    <w:rsid w:val="00955064"/>
    <w:rsid w:val="00956E95"/>
    <w:rsid w:val="009571D4"/>
    <w:rsid w:val="00957D8A"/>
    <w:rsid w:val="00960276"/>
    <w:rsid w:val="009614D7"/>
    <w:rsid w:val="0096497E"/>
    <w:rsid w:val="00965F15"/>
    <w:rsid w:val="00966AF7"/>
    <w:rsid w:val="00970C87"/>
    <w:rsid w:val="0097657E"/>
    <w:rsid w:val="00977F23"/>
    <w:rsid w:val="009841AC"/>
    <w:rsid w:val="009869F6"/>
    <w:rsid w:val="00986EF2"/>
    <w:rsid w:val="00990A97"/>
    <w:rsid w:val="009924CE"/>
    <w:rsid w:val="0099275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53F2"/>
    <w:rsid w:val="009D1AC6"/>
    <w:rsid w:val="009D1B6C"/>
    <w:rsid w:val="009D4B47"/>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348E"/>
    <w:rsid w:val="00A242E7"/>
    <w:rsid w:val="00A247E0"/>
    <w:rsid w:val="00A24850"/>
    <w:rsid w:val="00A265F6"/>
    <w:rsid w:val="00A26675"/>
    <w:rsid w:val="00A26CEE"/>
    <w:rsid w:val="00A27C8A"/>
    <w:rsid w:val="00A309FD"/>
    <w:rsid w:val="00A36F9B"/>
    <w:rsid w:val="00A4119D"/>
    <w:rsid w:val="00A42DB8"/>
    <w:rsid w:val="00A430BF"/>
    <w:rsid w:val="00A45E29"/>
    <w:rsid w:val="00A52BAE"/>
    <w:rsid w:val="00A5356A"/>
    <w:rsid w:val="00A55737"/>
    <w:rsid w:val="00A55D67"/>
    <w:rsid w:val="00A57169"/>
    <w:rsid w:val="00A62344"/>
    <w:rsid w:val="00A627FA"/>
    <w:rsid w:val="00A6472F"/>
    <w:rsid w:val="00A65BA7"/>
    <w:rsid w:val="00A70040"/>
    <w:rsid w:val="00A700CD"/>
    <w:rsid w:val="00A70AAE"/>
    <w:rsid w:val="00A72A69"/>
    <w:rsid w:val="00A72C6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6CEA"/>
    <w:rsid w:val="00AB708A"/>
    <w:rsid w:val="00AC11F5"/>
    <w:rsid w:val="00AC2737"/>
    <w:rsid w:val="00AC46D6"/>
    <w:rsid w:val="00AC6B42"/>
    <w:rsid w:val="00AC6DE5"/>
    <w:rsid w:val="00AD147E"/>
    <w:rsid w:val="00AD231F"/>
    <w:rsid w:val="00AD2FC1"/>
    <w:rsid w:val="00AD313F"/>
    <w:rsid w:val="00AD36C9"/>
    <w:rsid w:val="00AD402A"/>
    <w:rsid w:val="00AD5EDF"/>
    <w:rsid w:val="00AE006E"/>
    <w:rsid w:val="00AE1B3E"/>
    <w:rsid w:val="00AE1D24"/>
    <w:rsid w:val="00AE1D81"/>
    <w:rsid w:val="00AE2249"/>
    <w:rsid w:val="00AF06CE"/>
    <w:rsid w:val="00AF0C27"/>
    <w:rsid w:val="00AF1360"/>
    <w:rsid w:val="00AF2A61"/>
    <w:rsid w:val="00AF2B0E"/>
    <w:rsid w:val="00AF3D8D"/>
    <w:rsid w:val="00AF3DA3"/>
    <w:rsid w:val="00AF61D5"/>
    <w:rsid w:val="00AF739D"/>
    <w:rsid w:val="00AF7664"/>
    <w:rsid w:val="00B0123E"/>
    <w:rsid w:val="00B017CB"/>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2027B"/>
    <w:rsid w:val="00B211C3"/>
    <w:rsid w:val="00B211C6"/>
    <w:rsid w:val="00B21B7F"/>
    <w:rsid w:val="00B227E2"/>
    <w:rsid w:val="00B23D7A"/>
    <w:rsid w:val="00B25DFE"/>
    <w:rsid w:val="00B26595"/>
    <w:rsid w:val="00B26DFD"/>
    <w:rsid w:val="00B31A06"/>
    <w:rsid w:val="00B31AA0"/>
    <w:rsid w:val="00B3482C"/>
    <w:rsid w:val="00B368D3"/>
    <w:rsid w:val="00B4075B"/>
    <w:rsid w:val="00B40EB7"/>
    <w:rsid w:val="00B40F44"/>
    <w:rsid w:val="00B44203"/>
    <w:rsid w:val="00B46E8B"/>
    <w:rsid w:val="00B50A0B"/>
    <w:rsid w:val="00B53175"/>
    <w:rsid w:val="00B544BD"/>
    <w:rsid w:val="00B55884"/>
    <w:rsid w:val="00B5650D"/>
    <w:rsid w:val="00B60841"/>
    <w:rsid w:val="00B60CC1"/>
    <w:rsid w:val="00B61694"/>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655"/>
    <w:rsid w:val="00BD3D14"/>
    <w:rsid w:val="00BD45F3"/>
    <w:rsid w:val="00BD466C"/>
    <w:rsid w:val="00BD71EE"/>
    <w:rsid w:val="00BE1CE8"/>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1850"/>
    <w:rsid w:val="00C3209F"/>
    <w:rsid w:val="00C334C7"/>
    <w:rsid w:val="00C349AA"/>
    <w:rsid w:val="00C35CC4"/>
    <w:rsid w:val="00C36AC5"/>
    <w:rsid w:val="00C36E30"/>
    <w:rsid w:val="00C37EA2"/>
    <w:rsid w:val="00C41EDD"/>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AD2"/>
    <w:rsid w:val="00CE7679"/>
    <w:rsid w:val="00CE7CF1"/>
    <w:rsid w:val="00CF33BB"/>
    <w:rsid w:val="00CF5033"/>
    <w:rsid w:val="00CF5681"/>
    <w:rsid w:val="00CF6402"/>
    <w:rsid w:val="00CF7CFA"/>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3017"/>
    <w:rsid w:val="00D6517A"/>
    <w:rsid w:val="00D675C3"/>
    <w:rsid w:val="00D70900"/>
    <w:rsid w:val="00D73270"/>
    <w:rsid w:val="00D74A3C"/>
    <w:rsid w:val="00D75A18"/>
    <w:rsid w:val="00D762DA"/>
    <w:rsid w:val="00D765D2"/>
    <w:rsid w:val="00D800C8"/>
    <w:rsid w:val="00D81A96"/>
    <w:rsid w:val="00D837D4"/>
    <w:rsid w:val="00D84285"/>
    <w:rsid w:val="00D86765"/>
    <w:rsid w:val="00D86F2B"/>
    <w:rsid w:val="00D9093F"/>
    <w:rsid w:val="00D9338B"/>
    <w:rsid w:val="00DA10B6"/>
    <w:rsid w:val="00DA3745"/>
    <w:rsid w:val="00DA4879"/>
    <w:rsid w:val="00DA4BB9"/>
    <w:rsid w:val="00DA4DE6"/>
    <w:rsid w:val="00DA6B44"/>
    <w:rsid w:val="00DA6F5B"/>
    <w:rsid w:val="00DB1775"/>
    <w:rsid w:val="00DB3552"/>
    <w:rsid w:val="00DB3C5F"/>
    <w:rsid w:val="00DB4599"/>
    <w:rsid w:val="00DB5A6E"/>
    <w:rsid w:val="00DB5EE1"/>
    <w:rsid w:val="00DB74A2"/>
    <w:rsid w:val="00DC055A"/>
    <w:rsid w:val="00DC3624"/>
    <w:rsid w:val="00DC4FAA"/>
    <w:rsid w:val="00DC521C"/>
    <w:rsid w:val="00DC5808"/>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AC1"/>
    <w:rsid w:val="00E0105B"/>
    <w:rsid w:val="00E048A2"/>
    <w:rsid w:val="00E060CD"/>
    <w:rsid w:val="00E06653"/>
    <w:rsid w:val="00E06BF3"/>
    <w:rsid w:val="00E109D5"/>
    <w:rsid w:val="00E115F1"/>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1C10"/>
    <w:rsid w:val="00E42200"/>
    <w:rsid w:val="00E430A2"/>
    <w:rsid w:val="00E43AEB"/>
    <w:rsid w:val="00E4511F"/>
    <w:rsid w:val="00E463E2"/>
    <w:rsid w:val="00E46468"/>
    <w:rsid w:val="00E475F3"/>
    <w:rsid w:val="00E53BF8"/>
    <w:rsid w:val="00E54A89"/>
    <w:rsid w:val="00E60F81"/>
    <w:rsid w:val="00E610A2"/>
    <w:rsid w:val="00E614F6"/>
    <w:rsid w:val="00E615AE"/>
    <w:rsid w:val="00E62DE9"/>
    <w:rsid w:val="00E634E2"/>
    <w:rsid w:val="00E6366E"/>
    <w:rsid w:val="00E6401A"/>
    <w:rsid w:val="00E6641B"/>
    <w:rsid w:val="00E664DD"/>
    <w:rsid w:val="00E67AF9"/>
    <w:rsid w:val="00E7331E"/>
    <w:rsid w:val="00E747EC"/>
    <w:rsid w:val="00E754E0"/>
    <w:rsid w:val="00E75E1F"/>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5384"/>
    <w:rsid w:val="00EB610A"/>
    <w:rsid w:val="00EB61BE"/>
    <w:rsid w:val="00EB6D44"/>
    <w:rsid w:val="00EB75BD"/>
    <w:rsid w:val="00EC06C0"/>
    <w:rsid w:val="00EC2077"/>
    <w:rsid w:val="00EC3900"/>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21AF"/>
    <w:rsid w:val="00F362A2"/>
    <w:rsid w:val="00F40333"/>
    <w:rsid w:val="00F458B6"/>
    <w:rsid w:val="00F45F02"/>
    <w:rsid w:val="00F462D7"/>
    <w:rsid w:val="00F52013"/>
    <w:rsid w:val="00F53E7D"/>
    <w:rsid w:val="00F54BE2"/>
    <w:rsid w:val="00F5528B"/>
    <w:rsid w:val="00F62702"/>
    <w:rsid w:val="00F6365D"/>
    <w:rsid w:val="00F6479E"/>
    <w:rsid w:val="00F64889"/>
    <w:rsid w:val="00F64D38"/>
    <w:rsid w:val="00F73EDE"/>
    <w:rsid w:val="00F7468F"/>
    <w:rsid w:val="00F7652F"/>
    <w:rsid w:val="00F76EC2"/>
    <w:rsid w:val="00F804AC"/>
    <w:rsid w:val="00F804EC"/>
    <w:rsid w:val="00F81262"/>
    <w:rsid w:val="00F83663"/>
    <w:rsid w:val="00F85278"/>
    <w:rsid w:val="00F85450"/>
    <w:rsid w:val="00F86183"/>
    <w:rsid w:val="00F86BC3"/>
    <w:rsid w:val="00F87660"/>
    <w:rsid w:val="00F8797C"/>
    <w:rsid w:val="00F900B5"/>
    <w:rsid w:val="00F91217"/>
    <w:rsid w:val="00F91C2B"/>
    <w:rsid w:val="00F94124"/>
    <w:rsid w:val="00F94464"/>
    <w:rsid w:val="00F947C4"/>
    <w:rsid w:val="00F94B4B"/>
    <w:rsid w:val="00F94D5B"/>
    <w:rsid w:val="00FA06FB"/>
    <w:rsid w:val="00FA1382"/>
    <w:rsid w:val="00FA229F"/>
    <w:rsid w:val="00FA2FA3"/>
    <w:rsid w:val="00FA2FBA"/>
    <w:rsid w:val="00FA7974"/>
    <w:rsid w:val="00FB0593"/>
    <w:rsid w:val="00FB1F76"/>
    <w:rsid w:val="00FB30DB"/>
    <w:rsid w:val="00FB34E1"/>
    <w:rsid w:val="00FB410B"/>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3389/FPLS.2022.849896" TargetMode="External"/><Relationship Id="rId26" Type="http://schemas.openxmlformats.org/officeDocument/2006/relationships/hyperlink" Target="https://www.nass.usda.gov/Surveys" TargetMode="External"/><Relationship Id="rId39" Type="http://schemas.openxmlformats.org/officeDocument/2006/relationships/footer" Target="footer1.xml"/><Relationship Id="rId21" Type="http://schemas.openxmlformats.org/officeDocument/2006/relationships/hyperlink" Target="https://doi.org/10.1016/j.fcr.2024.109306" TargetMode="External"/><Relationship Id="rId34" Type="http://schemas.openxmlformats.org/officeDocument/2006/relationships/hyperlink" Target="https://doi.org/10.1111/GCB.12581" TargetMode="External"/><Relationship Id="rId42" Type="http://schemas.openxmlformats.org/officeDocument/2006/relationships/footer" Target="footer3.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94/CM-2003-0922-01-RS" TargetMode="External"/><Relationship Id="rId29" Type="http://schemas.openxmlformats.org/officeDocument/2006/relationships/hyperlink" Target="https://doi.org/10.3389/fpls.2025.1613432"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135/CROPSCI2006.05.0292" TargetMode="External"/><Relationship Id="rId24" Type="http://schemas.openxmlformats.org/officeDocument/2006/relationships/hyperlink" Target="https://doi.org/10.2134/AGRONJ2016.10.0581" TargetMode="External"/><Relationship Id="rId32" Type="http://schemas.openxmlformats.org/officeDocument/2006/relationships/hyperlink" Target="https://doi.org/10.2135/CROPSCI2015.07.0466"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11/jac.12005" TargetMode="External"/><Relationship Id="rId23" Type="http://schemas.openxmlformats.org/officeDocument/2006/relationships/hyperlink" Target="https://doi.org/10.32614/cran.package.apsimx" TargetMode="External"/><Relationship Id="rId28" Type="http://schemas.openxmlformats.org/officeDocument/2006/relationships/hyperlink" Target="http://www.r-project.org/" TargetMode="External"/><Relationship Id="rId36" Type="http://schemas.openxmlformats.org/officeDocument/2006/relationships/hyperlink" Target="https://doi.org/10.1111/GCB.15649" TargetMode="External"/><Relationship Id="rId10" Type="http://schemas.openxmlformats.org/officeDocument/2006/relationships/hyperlink" Target="https://doi.org/10.1002/csc2.20039" TargetMode="External"/><Relationship Id="rId19" Type="http://schemas.openxmlformats.org/officeDocument/2006/relationships/hyperlink" Target="https://doi.org/10.1016/J.ENVSOFT.2018.02.002" TargetMode="External"/><Relationship Id="rId31" Type="http://schemas.openxmlformats.org/officeDocument/2006/relationships/hyperlink" Target="https://doi.org/10.2134/AGRONJ14.0222" TargetMode="External"/><Relationship Id="rId44"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1088/1748-9326/9/3/034011" TargetMode="External"/><Relationship Id="rId22" Type="http://schemas.openxmlformats.org/officeDocument/2006/relationships/hyperlink" Target="https://doi.org/10.1088/1748-9326/2/1/014002" TargetMode="External"/><Relationship Id="rId27" Type="http://schemas.openxmlformats.org/officeDocument/2006/relationships/hyperlink" Target="https://doi.org/10.1111/gcb.16562" TargetMode="External"/><Relationship Id="rId30" Type="http://schemas.openxmlformats.org/officeDocument/2006/relationships/hyperlink" Target="https://doi.org/10.1007/S10584-016-1601-9" TargetMode="External"/><Relationship Id="rId35" Type="http://schemas.openxmlformats.org/officeDocument/2006/relationships/hyperlink" Target="https://doi.org/10.1029/2024JG008266" TargetMode="External"/><Relationship Id="rId43"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1111/pce.12443" TargetMode="External"/><Relationship Id="rId17" Type="http://schemas.openxmlformats.org/officeDocument/2006/relationships/hyperlink" Target="https://doi.org/10.1007/S13593-023-00889-6" TargetMode="External"/><Relationship Id="rId25" Type="http://schemas.openxmlformats.org/officeDocument/2006/relationships/hyperlink" Target="https://doi.org/10.1038/s41598-019-38971-3" TargetMode="External"/><Relationship Id="rId33" Type="http://schemas.openxmlformats.org/officeDocument/2006/relationships/hyperlink" Target="https://doi.org/10.1016/J.AGSY.2016.07.016" TargetMode="External"/><Relationship Id="rId38" Type="http://schemas.openxmlformats.org/officeDocument/2006/relationships/header" Target="header2.xml"/><Relationship Id="rId20" Type="http://schemas.openxmlformats.org/officeDocument/2006/relationships/hyperlink" Target="https://doi.org/10.1016/j.eja.2022.126482" TargetMode="External"/><Relationship Id="rId41" Type="http://schemas.openxmlformats.org/officeDocument/2006/relationships/header" Target="header3.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C9C90CF7DC0B4D249F31E6418E7AB30D"/>
        <w:category>
          <w:name w:val="General"/>
          <w:gallery w:val="placeholder"/>
        </w:category>
        <w:types>
          <w:type w:val="bbPlcHdr"/>
        </w:types>
        <w:behaviors>
          <w:behavior w:val="content"/>
        </w:behaviors>
        <w:guid w:val="{327A6A8A-DB68-4289-AF39-95E8E8ABA271}"/>
      </w:docPartPr>
      <w:docPartBody>
        <w:p w:rsidR="00E02C7D" w:rsidRDefault="00E02C7D" w:rsidP="00E02C7D">
          <w:pPr>
            <w:pStyle w:val="C9C90CF7DC0B4D249F31E6418E7AB30D"/>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386C3FDFA9F4142856B7CD1B6CBF4D0"/>
        <w:category>
          <w:name w:val="General"/>
          <w:gallery w:val="placeholder"/>
        </w:category>
        <w:types>
          <w:type w:val="bbPlcHdr"/>
        </w:types>
        <w:behaviors>
          <w:behavior w:val="content"/>
        </w:behaviors>
        <w:guid w:val="{50033923-5035-4D2C-85DC-549EDEDA4A71}"/>
      </w:docPartPr>
      <w:docPartBody>
        <w:p w:rsidR="009B49AD" w:rsidRDefault="009B49AD" w:rsidP="009B49AD">
          <w:pPr>
            <w:pStyle w:val="2386C3FDFA9F4142856B7CD1B6CBF4D0"/>
          </w:pPr>
          <w:r w:rsidRPr="00186FF1">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5B2339F18C434467B55930B9F09E7C73"/>
        <w:category>
          <w:name w:val="General"/>
          <w:gallery w:val="placeholder"/>
        </w:category>
        <w:types>
          <w:type w:val="bbPlcHdr"/>
        </w:types>
        <w:behaviors>
          <w:behavior w:val="content"/>
        </w:behaviors>
        <w:guid w:val="{7DB4C815-EF2F-41D7-99F0-CDD7E3AD6585}"/>
      </w:docPartPr>
      <w:docPartBody>
        <w:p w:rsidR="00107563" w:rsidRDefault="00124201" w:rsidP="00124201">
          <w:pPr>
            <w:pStyle w:val="5B2339F18C434467B55930B9F09E7C73"/>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5402"/>
    <w:rsid w:val="000626C2"/>
    <w:rsid w:val="00062A45"/>
    <w:rsid w:val="00071109"/>
    <w:rsid w:val="0007707F"/>
    <w:rsid w:val="000D142A"/>
    <w:rsid w:val="00107563"/>
    <w:rsid w:val="00124201"/>
    <w:rsid w:val="00175256"/>
    <w:rsid w:val="00191C58"/>
    <w:rsid w:val="001A3D8D"/>
    <w:rsid w:val="001B38E1"/>
    <w:rsid w:val="001D298D"/>
    <w:rsid w:val="0024394A"/>
    <w:rsid w:val="00257DF2"/>
    <w:rsid w:val="00290619"/>
    <w:rsid w:val="00297FB9"/>
    <w:rsid w:val="002B76B2"/>
    <w:rsid w:val="002C032B"/>
    <w:rsid w:val="002C74D3"/>
    <w:rsid w:val="00311B29"/>
    <w:rsid w:val="00330CA9"/>
    <w:rsid w:val="003466F5"/>
    <w:rsid w:val="003B7BEE"/>
    <w:rsid w:val="004B2F2E"/>
    <w:rsid w:val="004C4724"/>
    <w:rsid w:val="00563F06"/>
    <w:rsid w:val="005900CD"/>
    <w:rsid w:val="00625E0C"/>
    <w:rsid w:val="00646E0D"/>
    <w:rsid w:val="006527C5"/>
    <w:rsid w:val="006670BA"/>
    <w:rsid w:val="006D4EE0"/>
    <w:rsid w:val="007426A6"/>
    <w:rsid w:val="00886DCC"/>
    <w:rsid w:val="0089681A"/>
    <w:rsid w:val="008A2CB0"/>
    <w:rsid w:val="008D2786"/>
    <w:rsid w:val="008E459B"/>
    <w:rsid w:val="009148D3"/>
    <w:rsid w:val="009B49AD"/>
    <w:rsid w:val="00A25937"/>
    <w:rsid w:val="00A91378"/>
    <w:rsid w:val="00AB1FB3"/>
    <w:rsid w:val="00AD1766"/>
    <w:rsid w:val="00AF739D"/>
    <w:rsid w:val="00B104B2"/>
    <w:rsid w:val="00B945B0"/>
    <w:rsid w:val="00CD6D94"/>
    <w:rsid w:val="00DB5EA0"/>
    <w:rsid w:val="00DC5C2A"/>
    <w:rsid w:val="00E02C7D"/>
    <w:rsid w:val="00E54A89"/>
    <w:rsid w:val="00E55B80"/>
    <w:rsid w:val="00E91A2E"/>
    <w:rsid w:val="00E947C7"/>
    <w:rsid w:val="00F471E8"/>
    <w:rsid w:val="00F92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7DF2"/>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C9C90CF7DC0B4D249F31E6418E7AB30D">
    <w:name w:val="C9C90CF7DC0B4D249F31E6418E7AB30D"/>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2386C3FDFA9F4142856B7CD1B6CBF4D0">
    <w:name w:val="2386C3FDFA9F4142856B7CD1B6CBF4D0"/>
    <w:rsid w:val="009B49A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5B2339F18C434467B55930B9F09E7C73">
    <w:name w:val="5B2339F18C434467B55930B9F09E7C73"/>
    <w:rsid w:val="001242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64402966"/>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ID&quot;:&quot;MENDELEY_CITATION_a4fb446e-4709-4951-acef-9e61223d586c&quot;,&quot;properties&quot;:{&quot;noteIndex&quot;:0},&quot;isEdited&quot;:false,&quot;manualOverride&quot;:{&quot;isManuallyOverridden&quot;:false,&quot;citeprocText&quot;:&quot;(Rose et al., 2016; Elli et al., 2022)&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FJvc2UgZXQgYWwuLCAyMDE2OyBFbGxpIGV0IGFsLiwgMjAyM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29udGFpbmVyLXRpdGxlLXNob3J0IjoiRnJvbnQuIFBsYW50IFNjaS4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NvbnRhaW5lci10aXRsZS1zaG9ydCI6IkNsaW0u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container-title-short&quot;:&quot;Clim.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isTemporary&quot;:false}]},{&quot;citationID&quot;:&quot;MENDELEY_CITATION_25863ffd-69f7-403a-a359-1a3797a4da3e&quot;,&quot;properties&quot;:{&quot;noteIndex&quot;:0},&quot;isEdited&quot;:false,&quot;manualOverride&quot;:{&quot;isManuallyOverridden&quot;:false,&quot;citeprocText&quot;:&quot;(Zabel et al., 2021; Yang et al., 2025)&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phYmVsIGV0IGFsLiwgMjAyMTsgWWFuZyBldCBhbC4sIDIwMjU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jb250YWluZXItdGl0bGUtc2hvcnQiOiJKLiBHZW9waHlzLiBSZXMuIEJpb2dlb3NjaS4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29udGFpbmVyLXRpdGxlLXNob3J0IjoiR2xvYi4gQ2hhbmcuIEJpb2wu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container-title-short&quot;:&quot;J. Geophys. Res. Biogeosci.&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container-title-short&quot;:&quot;Glob. Chang. Biol.&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isTemporary&quot;:false}]},{&quot;citationID&quot;:&quot;MENDELEY_CITATION_46336d7a-d68c-4d44-b874-c6db4a54170e&quot;,&quot;properties&quot;:{&quot;noteIndex&quot;:0},&quot;isEdited&quot;:false,&quot;manualOverride&quot;:{&quot;isManuallyOverridden&quot;:false,&quot;citeprocText&quot;:&quot;(Thornton et al., 2014)&quot;,&quot;manualOverrideText&quot;:&quot;&quot;},&quot;citationTag&quot;:&quot;MENDELEY_CITATION_v3_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&quot;,&quot;citationItems&quot;:[{&quot;id&quot;:&quot;02aa026b-ebc7-39b7-a7cf-62c66964f029&quot;,&quot;itemData&quot;:{&quot;type&quot;:&quot;article-journal&quot;,&quot;id&quot;:&quot;02aa026b-ebc7-39b7-a7cf-62c66964f029&quot;,&quot;title&quot;:&quot;Climate variability and vulnerability to climate change: a review&quot;,&quot;author&quot;:[{&quot;family&quot;:&quot;Thornton&quot;,&quot;given&quot;:&quot;Philip K&quot;,&quot;parse-names&quot;:false,&quot;dropping-particle&quot;:&quot;&quot;,&quot;non-dropping-particle&quot;:&quot;&quot;},{&quot;family&quot;:&quot;Ericksen&quot;,&quot;given&quot;:&quot;Polly J&quot;,&quot;parse-names&quot;:false,&quot;dropping-particle&quot;:&quot;&quot;,&quot;non-dropping-particle&quot;:&quot;&quot;},{&quot;family&quot;:&quot;Herrero&quot;,&quot;given&quot;:&quot;Mario&quot;,&quot;parse-names&quot;:false,&quot;dropping-particle&quot;:&quot;&quot;,&quot;non-dropping-particle&quot;:&quot;&quot;},{&quot;family&quot;:&quot;Challinor&quot;,&quot;given&quot;:&quot;Andrew J&quot;,&quot;parse-names&quot;:false,&quot;dropping-particle&quot;:&quot;&quot;,&quot;non-dropping-particle&quot;:&quot;&quot;}],&quot;container-title&quot;:&quot;Global Change Biology&quot;,&quot;container-title-short&quot;:&quot;Glob. Chang. Biol.&quot;,&quot;accessed&quot;:{&quot;date-parts&quot;:[[2021,11,3]]},&quot;DOI&quot;:&quot;10.1111/GCB.12581&quot;,&quot;ISSN&quot;:&quot;1365-2486&quot;,&quot;URL&quot;:&quot;https://onlinelibrary.wiley.com/doi/full/10.1111/gcb.12581&quot;,&quot;issued&quot;:{&quot;date-parts&quot;:[[2014,11,1]]},&quot;page&quot;:&quot;3313-3328&quot;,&quot;abstract&quot;:&quot;The focus of the great majority of climate change impact studies is on changes in mean climate. In terms of climate model output, these changes are more robust than changes in climate variability. By concentrating on changes in climate means, the full impacts of climate change on biological and human systems are probably being seriously underestimated. Here, we briefly review the possible impacts of changes in climate variability and the frequency of extreme events on biological and food systems, with a focus on the developing world. We present new analysis that tentatively links increases in climate variability with increasing food insecurity in the future. We consider the ways in which people deal with climate variability and extremes and how they may adapt in the future. Key knowledge and data gaps are highlighted. These include the timing and interactions of different climatic stresses on plant growth and development, particularly at higher temperatures, and the impacts on crops, livestock and farming systems of changes in climate variability and extreme events on pest-weed-disease complexes. We highlight the need to reframe research questions in such a way that they can provide decision makers throughout the food system with actionable answers, and the need for investment in climate and environmental monitoring. Improved understanding of the full range of impacts of climate change on biological and food systems is a critical step in being able to address effectively the effects of climate variability and extreme events on human vulnerability and food security, particularly in agriculturally based developing countries facing the challenge of having to feed rapidly growing populations in the coming decades.&quot;,&quot;publisher&quot;:&quot;John Wiley &amp; Sons, Ltd&quot;,&quot;issue&quot;:&quot;11&quot;,&quot;volume&quot;:&quot;20&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NvbnRhaW5lci10aXRsZS1zaG9ydCI6IkFncm9uLiBKLi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isTemporary&quot;:false}]},{&quot;citationID&quot;:&quot;MENDELEY_CITATION_007d1ef0-c7a7-4606-8d6e-250c21f75a66&quot;,&quot;properties&quot;:{&quot;noteIndex&quot;:0},&quot;isEdited&quot;:false,&quot;manualOverride&quot;:{&quot;isManuallyOverridden&quot;:false,&quot;citeprocText&quot;:&quot;(Salmerón and Purcell, 2016)&quot;,&quot;manualOverrideText&quot;:&quot;&quot;},&quot;citationTag&quot;:&quot;MENDELEY_CITATION_v3_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fSwiaXNUZW1wb3JhcnkiOmZhbHNlfV19&quot;,&quot;citationItems&quot;:[{&quot;id&quot;:&quot;84f225d1-8816-3a86-8f3b-fb0b48317f96&quot;,&quot;itemData&quot;:{&quot;type&quot;:&quot;article-journal&quot;,&quot;id&quot;:&quot;84f225d1-8816-3a86-8f3b-fb0b48317f96&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container-title-short&quot;:&quot;Agric. Syst.&quot;,&quot;accessed&quot;:{&quot;date-parts&quot;:[[2024,1,23]]},&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isTemporary&quot;:false}]},{&quot;citationID&quot;:&quot;MENDELEY_CITATION_0a85dc97-3942-4c82-9fe0-3c591285ceab&quot;,&quot;properties&quot;:{&quot;noteIndex&quot;:0},&quot;isEdited&quot;:false,&quot;manualOverride&quot;:{&quot;isManuallyOverridden&quot;:false,&quot;citeprocText&quot;:&quot;(Edwards et al., 2003; Bastidas et al., 2008; Mourtzinis et al., 2017)&quot;,&quot;manualOverrideText&quot;:&quot;&quot;},&quot;citationTag&quot;:&quot;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&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container-title-short&quot;:&quot;Crop Sci.&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container-title-short&quot;:&quot;Agron. J.&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95123546-d83a-473a-84f8-32490961e03e&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OTUxMjM1NDYtZDgzYS00NzNhLTg0ZjgtMzI0OTA5NjFlMDNl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1d661313-8f7a-48f0-aa4f-f40698f041e0&quot;,&quot;properties&quot;:{&quot;noteIndex&quot;:0},&quot;isEdited&quot;:false,&quot;manualOverride&quot;:{&quot;isManuallyOverridden&quot;:false,&quot;citeprocText&quot;:&quot;(Probert et al., 1998; Keating et al., 2003; Huth et al., 2010; Holzworth et al., 2014)&quot;,&quot;manualOverrideText&quot;:&quot;&quot;},&quot;citationTag&quot;:&quot;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&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container-title-short&quot;:&quot;Agric. Syst.&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container-title-short&quot;:&quot;Agric. Ecosyst. Environ.&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jb250YWluZXItdGl0bGUtc2hvcnQiOiJDcm9wIFNjaS4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jb250YWluZXItdGl0bGUtc2hvcnQiOiJDcm9wIFNjaS4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container-title-short&quot;:&quot;Crop Sci.&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cc597880-e2b5-40bf-882a-3089dd092223&quot;,&quot;properties&quot;:{&quot;noteIndex&quot;:0},&quot;isEdited&quot;:false,&quot;manualOverride&quot;:{&quot;isManuallyOverridden&quot;:false,&quot;citeprocText&quot;:&quot;(NASS, 2023)&quot;,&quot;manualOverrideText&quot;:&quot;&quot;},&quot;citationTag&quot;:&quot;MENDELEY_CITATION_v3_eyJjaXRhdGlvbklEIjoiTUVOREVMRVlfQ0lUQVRJT05fY2M1OTc4ODAtZTJiNS00MGJmLTg4MmEtMzA4OWRkMDkyMjIz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2be5b8ed-a48f-4176-a3bd-f26c6618591b&quot;,&quot;properties&quot;:{&quot;noteIndex&quot;:0},&quot;isEdited&quot;:false,&quot;manualOverride&quot;:{&quot;isManuallyOverridden&quot;:false,&quot;citeprocText&quot;:&quot;(NASS, 2023)&quot;,&quot;manualOverrideText&quot;:&quot;&quot;},&quot;citationTag&quot;:&quot;MENDELEY_CITATION_v3_eyJjaXRhdGlvbklEIjoiTUVOREVMRVlfQ0lUQVRJT05fMmJlNWI4ZWQtYTQ4Zi00MTc2LWEzYmQtZjI2YzY2MTg1OTFi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50fb9ca1-5ddb-494e-a352-0529f1f9e47c&quot;,&quot;properties&quot;:{&quot;noteIndex&quot;:0},&quot;isEdited&quot;:false,&quot;manualOverride&quot;:{&quot;isManuallyOverridden&quot;:false,&quot;citeprocText&quot;:&quot;(Miguez, 2020)&quot;,&quot;manualOverrideText&quot;:&quot;&quot;},&quot;citationTag&quot;:&quot;MENDELEY_CITATION_v3_eyJjaXRhdGlvbklEIjoiTUVOREVMRVlfQ0lUQVRJT05fNTBmYjljYTEtNWRkYi00OTRlLWEzNTItMDUyOWYxZjllNDdj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26b373af-1e86-4941-8d20-241731e7de75&quot;,&quot;properties&quot;:{&quot;noteIndex&quot;:0},&quot;isEdited&quot;:false,&quot;manualOverride&quot;:{&quot;isManuallyOverridden&quot;:false,&quot;citeprocText&quot;:&quot;(NASS, 2023)&quot;,&quot;manualOverrideText&quot;:&quot;&quot;},&quot;citationTag&quot;:&quot;MENDELEY_CITATION_v3_eyJjaXRhdGlvbklEIjoiTUVOREVMRVlfQ0lUQVRJT05fMjZiMzczYWYtMWU4Ni00OTQxLThkMjAtMjQxNzMxZTdkZTc1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false,&quot;citeprocText&quot;:&quot;(Salmeron et al., 2014; Salmerón et al., 2016)&quot;,&quot;manualOverrideText&quot;:&quot;&quot;},&quot;citationTag&quot;:&quot;MENDELEY_CITATION_v3_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jQ2x1cmUiLCJnaXZlbiI6IkFuZ2VsYSBUaG9tcHNvbi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container-title-short&quot;:&quot;Agron. J.&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NvbnRhaW5lci10aXRsZS1zaG9ydCI6IkZyb250LiBQbGFudCBTY2ku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container-title-short&quot;:&quot;Agron. Sustain. Dev.&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jb250YWluZXItdGl0bGUtc2hvcnQiOiJGcm9udC4gUGxhbnQgU2NpLi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container-title-short&quot;:&quot;Front. Plant Sci.&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isTemporary&quot;:false}]},{&quot;citationID&quot;:&quot;MENDELEY_CITATION_33ef387e-ec79-40db-acad-c7f2612cd861&quot;,&quot;properties&quot;:{&quot;noteIndex&quot;:0},&quot;isEdited&quot;:false,&quot;manualOverride&quot;:{&quot;isManuallyOverridden&quot;:false,&quot;citeprocText&quot;:&quot;(NASS, 2023)&quot;,&quot;manualOverrideText&quot;:&quot;&quot;},&quot;citationTag&quot;:&quot;MENDELEY_CITATION_v3_eyJjaXRhdGlvbklEIjoiTUVOREVMRVlfQ0lUQVRJT05fMzNlZjM4N2UtZWM3OS00MGRiLWFjYWQtYzdmMjYxMmNkODYx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mNvbnRhaW5lci10aXRsZS1zaG9ydCI6Ikdsb2IuIENoYW5nLiBCaW9sLi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container-title-short&quot;:&quot;Glob. Chang. Biol.&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isTemporary&quot;:false}]},{&quot;citationID&quot;:&quot;MENDELEY_CITATION_6ea22f97-c6fb-426e-9c2e-40d35652093b&quot;,&quot;properties&quot;:{&quot;noteIndex&quot;:0},&quot;isEdited&quot;:false,&quot;manualOverride&quot;:{&quot;isManuallyOverridden&quot;:true,&quot;citeprocText&quot;:&quot;(Lobell and Field, 2007)&quot;,&quot;manualOverrideText&quot;:&quot;Lobell and Field (2007)&quot;},&quot;citationTag&quot;:&quot;MENDELEY_CITATION_v3_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&quot;,&quot;citationItems&quot;:[{&quot;id&quot;:&quot;523d56b2-720e-39ce-bda6-9a20d63ef4eb&quot;,&quot;itemData&quot;:{&quot;type&quot;:&quot;article-journal&quot;,&quot;id&quot;:&quot;523d56b2-720e-39ce-bda6-9a20d63ef4eb&quot;,&quot;title&quot;:&quot;Global scale climate–crop yield relationships and the impacts of recent warming&quot;,&quot;author&quot;:[{&quot;family&quot;:&quot;Lobell&quot;,&quot;given&quot;:&quot;David B.&quot;,&quot;parse-names&quot;:false,&quot;dropping-particle&quot;:&quot;&quot;,&quot;non-dropping-particle&quot;:&quot;&quot;},{&quot;family&quot;:&quot;Field&quot;,&quot;given&quot;:&quot;Christopher B.&quot;,&quot;parse-names&quot;:false,&quot;dropping-particle&quot;:&quot;&quot;,&quot;non-dropping-particle&quot;:&quot;&quot;}],&quot;container-title&quot;:&quot;Environmental Research Letters&quot;,&quot;accessed&quot;:{&quot;date-parts&quot;:[[2023,11,12]]},&quot;DOI&quot;:&quot;10.1088/1748-9326/2/1/014002&quot;,&quot;ISSN&quot;:&quot;1748-9326&quot;,&quot;URL&quot;:&quot;https://iopscience.iop.org/article/10.1088/1748-9326/2/1/014002&quot;,&quot;issued&quot;:{&quot;date-parts&quot;:[[2007,3,16]]},&quot;page&quot;:&quot;014002&quot;,&quot;abstract&quot;:&quot;Changes in the global production of major crops are important drivers of food prices, food security and land use decisions. Average global yields for these commodities are determined by the performance of crops in millions of fields distributed across a range of management, soil and climate regimes. Despite the complexity of global food supply, here we show that simple measures of growing season temperatures and precipitation - spatial averages based on the locations of each crop - explain ∼30% or more of year-to-year variations in global average yields for the world's six most widely grown crops. For wheat, maize and barley, there is a clearly negative response of global yields to increased temperatures. Based on these sensitivities and observed climate trends, we estimate that warming since 1981 has resulted in annual combined losses of these three crops representing roughly 40 Mt or $5 billion per year, as of 2002. While these impacts are small relative to the technological yield gains over the same period, the results demonstrate already occurring negative impacts of climate trends on crop yields at the global scale. © IOP Publishing Ltd.&quot;,&quot;publisher&quot;:&quot;IOP Publishing&quot;,&quot;issue&quot;:&quot;1&quot;,&quot;volume&quot;:&quot;2&quot;,&quot;container-title-short&quot;:&quot;&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D&quot;:&quot;MENDELEY_CITATION_35b9a31d-18f1-4f10-af0e-0d87cb340acf&quot;,&quot;properties&quot;:{&quot;noteIndex&quot;:0},&quot;isEdited&quot;:false,&quot;manualOverride&quot;:{&quot;isManuallyOverridden&quot;:false,&quot;citeprocText&quot;:&quot;(Ainsworth et al., 2002)&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pc3N1ZSI6IjgiLCJ2b2x1bWUiOiI4In0sImlzVGVtcG9yYXJ5IjpmYWxzZX1dfQ==&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container-title-short&quot;:&quot;Glob. Chang. Biol.&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jVmYzIyZTk5LTQxZTAtM2M5Ny1iYWEzLTU4MzZjY2JmNzZhMCIsIml0ZW1EYXRhIjp7InR5cGUiOiJhcnRpY2xlLWpvdXJuYWwiLCJpZCI6IjVmYzIyZTk5LTQxZTAtM2M5Ny1iYWEzLTU4MzZjY2JmNzZh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&quot;,&quot;citationItems&quot;:[{&quot;id&quot;:&quot;5fc22e99-41e0-3c97-baa3-5836ccbf76a0&quot;,&quot;itemData&quot;:{&quot;type&quot;:&quot;article-journal&quot;,&quot;id&quot;:&quot;5fc22e99-41e0-3c97-baa3-5836ccbf76a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DOI&quot;:&quot;10.1016/j.eja.2022.126482&quot;,&quot;ISSN&quot;:&quot;11610301&quot;,&quot;issued&quot;:{&quot;date-parts&quot;:[[2022,4,1]]},&quot;abstract&quot;:&quot;An accurate estimation of crop yield under climate change scenarios is essential to quantify our ability to feed a growing population and develop agronomic adaptations to meet future food demand. A coordinated evaluation of yield simulations from process-based eco-physiological models for climate change impact assessment is still missing for soybean, the most widely grown grain legume and the main source of protein in our food chain. In this first soybean multi-model study, we used ten prominent models capable of simulating soybean yield under varying temperature and atmospheric CO2 concentration [CO2] to quantify the uncertainty in soybean yield simulations in response to these factors. Models were first parametrized with high quality measured data from five contrasting environments. We found considerable variability among models in simulated yield responses to increasing temperature and [CO2]. For example, under a + 3 °C temperature rise in our coolest location in Argentina, some models simulated that yield would reduce as much as 24%, while others simulated yield increases up to 29%. In our warmest location in Brazil, the models simulated a yield reduction ranging from a 38% decrease under + 3 °C temperature rise to no effect on yield. Similarly, when increasing [CO2] from 360 to 540 ppm, the models simulated a yield increase that ranged from 6% to 31%. Model calibration did not reduce variability across models but had an unexpected effect on modifying yield responses to temperature for some of the models. The high uncertainty in model responses indicates the limited applicability of individual models for climate change food projections. However, the ensemble mean of simulations across models was an effective tool to reduce the high uncertainty in soybean yield simulations associated with individual models and their parametrization. Ensemble, ensemble mean yield responses to temperature and [CO2] were similar to those reported from the literature. Our study is the first demonstration of the benefits achieved from using an ensemble of grain legume models for climate change food projections, and highlights that further soybean model development with experiments under elevated [CO2] and temperature is needed to reduce the uncertainty from the individual models.&quot;,&quot;publisher&quot;:&quot;Elsevier B.V.&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container-title-short&quot;:&quot;J. Agron. Crop Sci.&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container-title-short&quot;:&quot;Field Crops Res.&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container-title-short&quot;:&quot;Front. Plant Sci.&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isTemporary&quot;:false}]},{&quot;citationID&quot;:&quot;MENDELEY_CITATION_a9709946-4cfc-4959-998b-0d34e1b9dbaa&quot;,&quot;properties&quot;:{&quot;noteIndex&quot;:0},&quot;isEdited&quot;:false,&quot;manualOverride&quot;:{&quot;isManuallyOverridden&quot;:false,&quot;citeprocText&quot;:&quot;(NASS, 2023)&quot;,&quot;manualOverrideText&quot;:&quot;&quot;},&quot;citationTag&quot;:&quot;MENDELEY_CITATION_v3_eyJjaXRhdGlvbklEIjoiTUVOREVMRVlfQ0lUQVRJT05fYTk3MDk5NDYtNGNmYy00OTU5LTk5OGItMGQzNGUxYjlkYmFh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agronomy-journal&quot;,&quot;title&quot;:&quot;Agronomy Journal&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1512</TotalTime>
  <Pages>18</Pages>
  <Words>4268</Words>
  <Characters>24332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1125</cp:revision>
  <dcterms:created xsi:type="dcterms:W3CDTF">2025-09-15T15:17:00Z</dcterms:created>
  <dcterms:modified xsi:type="dcterms:W3CDTF">2026-04-03T13:38:00Z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