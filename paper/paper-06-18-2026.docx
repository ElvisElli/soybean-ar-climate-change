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2C0F2E8D" w14:textId="77777777" w:rsidR="00DE308B" w:rsidRPr="00DF6026" w:rsidRDefault="00DE308B" w:rsidP="009F04EF">
      <w:pPr>
        <w:pStyle w:val="BibReference"/>
        <w:rPr>
          <w:sz w:val="24"/>
          <w:szCs w:val="24"/>
        </w:rPr>
      </w:pPr>
    </w:p>
    <w:p w14:paraId="7B2F1A0C" w14:textId="7B9F5F12"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3060509C"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224AC990"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FF294F" w:rsidRPr="00FF294F">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
          <w:id w:val="-543064503"/>
          <w:placeholder>
            <w:docPart w:val="A66B7AFAE1DE4B548A73E9219FB0BD50"/>
          </w:placeholder>
        </w:sdtPr>
        <w:sdtContent>
          <w:r w:rsidR="00FF294F" w:rsidRPr="00FF294F">
            <w:rPr>
              <w:rFonts w:ascii="Times New Roman" w:hAnsi="Times New Roman" w:cs="Times New Roman"/>
              <w:color w:val="000000"/>
              <w:sz w:val="24"/>
              <w:szCs w:val="24"/>
            </w:rPr>
            <w:t>(Rose et al., 2016; Elli et al., 2022)</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Content>
          <w:r w:rsidR="00FF294F" w:rsidRPr="00FF294F">
            <w:rPr>
              <w:rFonts w:ascii="Times New Roman" w:hAnsi="Times New Roman" w:cs="Times New Roman"/>
              <w:color w:val="000000"/>
              <w:sz w:val="24"/>
              <w:szCs w:val="24"/>
            </w:rPr>
            <w:t>(Zabel et al., 2021; Yang et al., 2025)</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 xml:space="preserve">increases in [CO2]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i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FF294F" w:rsidRPr="00FF294F">
            <w:rPr>
              <w:rFonts w:ascii="Times New Roman" w:hAnsi="Times New Roman" w:cs="Times New Roman"/>
              <w:color w:val="000000"/>
              <w:sz w:val="24"/>
              <w:szCs w:val="24"/>
            </w:rPr>
            <w:t>(Ainsworth et al., 2002b;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FF294F" w:rsidRPr="00FF294F">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7C06CC16" w:rsidR="001673C9" w:rsidRDefault="002D689E" w:rsidP="007D7450">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Maturity</w:t>
      </w:r>
      <w:r w:rsidR="00C041D5">
        <w:rPr>
          <w:rFonts w:ascii="Times New Roman" w:hAnsi="Times New Roman" w:cs="Times New Roman"/>
          <w:sz w:val="24"/>
          <w:szCs w:val="24"/>
        </w:rPr>
        <w:t xml:space="preserve"> group selection and planting date are among the most actionable </w:t>
      </w:r>
      <w:r>
        <w:rPr>
          <w:rFonts w:ascii="Times New Roman" w:hAnsi="Times New Roman" w:cs="Times New Roman"/>
          <w:sz w:val="24"/>
          <w:szCs w:val="24"/>
        </w:rPr>
        <w:t xml:space="preserve">management decisions </w:t>
      </w:r>
      <w:r w:rsidR="00420583">
        <w:rPr>
          <w:rFonts w:ascii="Times New Roman" w:hAnsi="Times New Roman" w:cs="Times New Roman"/>
          <w:sz w:val="24"/>
          <w:szCs w:val="24"/>
        </w:rPr>
        <w:t xml:space="preserve">that farmers can use </w:t>
      </w:r>
      <w:r w:rsidR="00DC055A">
        <w:rPr>
          <w:rFonts w:ascii="Times New Roman" w:hAnsi="Times New Roman" w:cs="Times New Roman"/>
          <w:sz w:val="24"/>
          <w:szCs w:val="24"/>
        </w:rPr>
        <w:t xml:space="preserve">to </w:t>
      </w:r>
      <w:r w:rsidR="00C041D5">
        <w:rPr>
          <w:rFonts w:ascii="Times New Roman" w:hAnsi="Times New Roman" w:cs="Times New Roman"/>
          <w:sz w:val="24"/>
          <w:szCs w:val="24"/>
        </w:rPr>
        <w:t>adapt</w:t>
      </w:r>
      <w:r w:rsidR="00EB15AE" w:rsidRPr="008D2943">
        <w:rPr>
          <w:rFonts w:ascii="Times New Roman" w:hAnsi="Times New Roman" w:cs="Times New Roman"/>
          <w:sz w:val="24"/>
          <w:szCs w:val="24"/>
        </w:rPr>
        <w:t xml:space="preserve"> to </w:t>
      </w:r>
      <w:r w:rsidR="007F6E65">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DefaultPlaceholder_-1854013440"/>
          </w:placeholder>
        </w:sdtPr>
        <w:sdtContent>
          <w:r w:rsidR="00FF294F" w:rsidRPr="00FF294F">
            <w:rPr>
              <w:rFonts w:ascii="Times New Roman" w:hAnsi="Times New Roman" w:cs="Times New Roman"/>
              <w:color w:val="000000"/>
              <w:sz w:val="24"/>
              <w:szCs w:val="24"/>
            </w:rPr>
            <w:t>(Thornton et al., 2014)</w:t>
          </w:r>
        </w:sdtContent>
      </w:sdt>
      <w:r w:rsidR="00EB15AE" w:rsidRPr="008D2943">
        <w:rPr>
          <w:rFonts w:ascii="Times New Roman" w:hAnsi="Times New Roman" w:cs="Times New Roman"/>
          <w:sz w:val="24"/>
          <w:szCs w:val="24"/>
        </w:rPr>
        <w:t xml:space="preserve">. A relatively simple </w:t>
      </w:r>
      <w:r w:rsidR="00582A3E">
        <w:rPr>
          <w:rFonts w:ascii="Times New Roman" w:hAnsi="Times New Roman" w:cs="Times New Roman"/>
          <w:sz w:val="24"/>
          <w:szCs w:val="24"/>
        </w:rPr>
        <w:t xml:space="preserve">and well-established </w:t>
      </w:r>
      <w:r w:rsidR="00EB15AE"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Content>
          <w:r w:rsidR="00FF294F" w:rsidRPr="00FF294F">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F85450" w:rsidRPr="008D2943">
        <w:rPr>
          <w:rFonts w:ascii="Times New Roman" w:hAnsi="Times New Roman" w:cs="Times New Roman"/>
          <w:sz w:val="24"/>
          <w:szCs w:val="24"/>
        </w:rPr>
        <w:t xml:space="preserve">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RWR3YXJkcyBldCBhbC4sIDIwMDM7IEJhc3RpZGFzIGV0IGFsLiwgMjAwOD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FF294F" w:rsidRPr="00FF294F">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7579F7">
        <w:rPr>
          <w:rFonts w:ascii="Times New Roman" w:hAnsi="Times New Roman" w:cs="Times New Roman"/>
          <w:color w:val="000000"/>
          <w:sz w:val="24"/>
          <w:szCs w:val="24"/>
        </w:rPr>
        <w:t>, and this knowledge gap needs to be addressed</w:t>
      </w:r>
      <w:r w:rsidR="007D7450">
        <w:rPr>
          <w:rFonts w:ascii="Times New Roman" w:hAnsi="Times New Roman" w:cs="Times New Roman"/>
          <w:color w:val="000000"/>
          <w:sz w:val="24"/>
          <w:szCs w:val="24"/>
        </w:rPr>
        <w:t xml:space="preserve">.  </w:t>
      </w:r>
    </w:p>
    <w:p w14:paraId="43184D09" w14:textId="1DD37FBD"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Delta region as a case study, an environment particularly vulnerable to warming, with hot summers and frequent late-season drought events, and accounting</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2047949341"/>
          <w:placeholder>
            <w:docPart w:val="21D594A964FA4B59983DDC21E2F59E6A"/>
          </w:placeholder>
        </w:sdtPr>
        <w:sdtContent>
          <w:r w:rsidR="00FF294F" w:rsidRPr="00FF294F">
            <w:rPr>
              <w:rFonts w:ascii="Times New Roman" w:hAnsi="Times New Roman" w:cs="Times New Roman"/>
              <w:color w:val="000000"/>
              <w:sz w:val="24"/>
              <w:szCs w:val="24"/>
            </w:rPr>
            <w:t xml:space="preserve">(NASS, </w:t>
          </w:r>
          <w:r w:rsidR="00FF294F" w:rsidRPr="00FF294F">
            <w:rPr>
              <w:rFonts w:ascii="Times New Roman" w:hAnsi="Times New Roman" w:cs="Times New Roman"/>
              <w:color w:val="000000"/>
              <w:sz w:val="24"/>
              <w:szCs w:val="24"/>
            </w:rPr>
            <w:lastRenderedPageBreak/>
            <w:t>2023)</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7D7450">
        <w:rPr>
          <w:rFonts w:ascii="Times New Roman" w:hAnsi="Times New Roman" w:cs="Times New Roman"/>
          <w:sz w:val="24"/>
          <w:szCs w:val="24"/>
        </w:rPr>
        <w:t>impact of maturity group and sowing date in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268DB50A"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UHJvYmVydCBldCBhbC4sIDE5OTg7IEtlYXRpbmcgZXQgYWwuLCAyMDAzOyBIdXRoIGV0IGFsLiwgMjAxMDsgSG9sendvcnRoIGV0IGFsLiwgMjAxN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FF294F" w:rsidRPr="00FF294F">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420583">
        <w:rPr>
          <w:rFonts w:ascii="Times New Roman" w:hAnsi="Times New Roman" w:cs="Times New Roman"/>
          <w:color w:val="000000"/>
          <w:sz w:val="24"/>
          <w:szCs w:val="24"/>
        </w:rPr>
        <w:t>, spanning an 8.3° latitude range</w:t>
      </w:r>
      <w:r w:rsidR="00B4075B">
        <w:rPr>
          <w:rFonts w:ascii="Times New Roman" w:hAnsi="Times New Roman" w:cs="Times New Roman"/>
          <w:color w:val="000000"/>
          <w:sz w:val="24"/>
          <w:szCs w:val="24"/>
        </w:rPr>
        <w:t xml:space="preserve">, different planting dates, and cultivar </w:t>
      </w:r>
      <w:r w:rsidR="000038E4">
        <w:rPr>
          <w:rFonts w:ascii="Times New Roman" w:hAnsi="Times New Roman" w:cs="Times New Roman"/>
          <w:color w:val="000000"/>
          <w:sz w:val="24"/>
          <w:szCs w:val="24"/>
        </w:rPr>
        <w:t>maturity groups</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Content>
          <w:r w:rsidR="00FF294F" w:rsidRPr="00FF294F">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
          <w:id w:val="364721280"/>
          <w:placeholder>
            <w:docPart w:val="DefaultPlaceholder_-1854013440"/>
          </w:placeholder>
        </w:sdtPr>
        <w:sdtContent>
          <w:r w:rsidR="00FF294F" w:rsidRPr="00FF294F">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from Salmer</w:t>
      </w:r>
      <w:r w:rsidR="00682150" w:rsidRPr="00F73EDE">
        <w:rPr>
          <w:rFonts w:ascii="Times New Roman" w:hAnsi="Times New Roman" w:cs="Times New Roman"/>
          <w:color w:val="000000"/>
          <w:sz w:val="24"/>
          <w:szCs w:val="24"/>
        </w:rPr>
        <w:t>ó</w:t>
      </w:r>
      <w:r w:rsidR="002A0377">
        <w:rPr>
          <w:rFonts w:ascii="Times New Roman" w:hAnsi="Times New Roman" w:cs="Times New Roman"/>
          <w:color w:val="000000"/>
          <w:sz w:val="24"/>
          <w:szCs w:val="24"/>
        </w:rPr>
        <w:t>n et al. (2016)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FF294F" w:rsidRPr="00FF294F">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early MG 4 (r</w:t>
      </w:r>
      <w:r w:rsidR="00BA560F">
        <w:rPr>
          <w:rFonts w:ascii="Times New Roman" w:hAnsi="Times New Roman" w:cs="Times New Roman"/>
          <w:color w:val="000000"/>
          <w:sz w:val="24"/>
          <w:szCs w:val="24"/>
        </w:rPr>
        <w:t xml:space="preserve">elative </w:t>
      </w:r>
      <w:r w:rsidR="001007FB">
        <w:rPr>
          <w:rFonts w:ascii="Times New Roman" w:hAnsi="Times New Roman" w:cs="Times New Roman"/>
          <w:color w:val="000000"/>
          <w:sz w:val="24"/>
          <w:szCs w:val="24"/>
        </w:rPr>
        <w:t>MG</w:t>
      </w:r>
      <w:r w:rsidR="004F32D1">
        <w:rPr>
          <w:rFonts w:ascii="Times New Roman" w:hAnsi="Times New Roman" w:cs="Times New Roman"/>
          <w:color w:val="000000"/>
          <w:sz w:val="24"/>
          <w:szCs w:val="24"/>
        </w:rPr>
        <w:t xml:space="preserve"> - rMG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mNvbnRhaW5lci10aXRsZS1zaG9ydCI6IkFncmljLiBTeXN0LiIsIkRPSSI6IjEwLjEwMTYvai5hZ3N5LjIwMTYuMTAuMDA4IiwiSVNTTiI6IjAzMDg1MjFYIiwiaXNzdWVkIjp7ImRhdGUtcGFydHMiOltbMjAxNywxXV19LCJwYWdlIjoiMTIwLTEyOSIsInZvbHVtZSI6IjE1MCJ9LCJpc1RlbXBvcmFyeSI6ZmFsc2V9XX0="/>
          <w:id w:val="256182349"/>
          <w:placeholder>
            <w:docPart w:val="DefaultPlaceholder_-1854013440"/>
          </w:placeholder>
        </w:sdtPr>
        <w:sdtContent>
          <w:r w:rsidR="00FF294F" w:rsidRPr="00FF294F">
            <w:rPr>
              <w:rFonts w:ascii="Times New Roman" w:hAnsi="Times New Roman" w:cs="Times New Roman"/>
              <w:color w:val="000000"/>
              <w:sz w:val="24"/>
              <w:szCs w:val="24"/>
            </w:rPr>
            <w:t xml:space="preserve">(Archontoulis et al., 2014; Salmerón and Purcell, 2016; </w:t>
          </w:r>
          <w:proofErr w:type="spellStart"/>
          <w:r w:rsidR="00FF294F" w:rsidRPr="00FF294F">
            <w:rPr>
              <w:rFonts w:ascii="Times New Roman" w:hAnsi="Times New Roman" w:cs="Times New Roman"/>
              <w:color w:val="000000"/>
              <w:sz w:val="24"/>
              <w:szCs w:val="24"/>
            </w:rPr>
            <w:t>Salmerόn</w:t>
          </w:r>
          <w:proofErr w:type="spellEnd"/>
          <w:r w:rsidR="00FF294F" w:rsidRPr="00FF294F">
            <w:rPr>
              <w:rFonts w:ascii="Times New Roman" w:hAnsi="Times New Roman" w:cs="Times New Roman"/>
              <w:color w:val="000000"/>
              <w:sz w:val="24"/>
              <w:szCs w:val="24"/>
            </w:rPr>
            <w:t xml:space="preserve">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1CA16B82" w14:textId="6FE4ED2B"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00AB5481">
        <w:rPr>
          <w:rFonts w:ascii="Times New Roman" w:hAnsi="Times New Roman" w:cs="Times New Roman"/>
          <w:sz w:val="24"/>
          <w:szCs w:val="24"/>
        </w:rPr>
        <w:t xml:space="preserve">, covering the delta region </w:t>
      </w:r>
      <w:r w:rsidR="003A4799">
        <w:rPr>
          <w:rFonts w:ascii="Times New Roman" w:hAnsi="Times New Roman" w:cs="Times New Roman"/>
          <w:sz w:val="24"/>
          <w:szCs w:val="24"/>
        </w:rPr>
        <w:t>of Arkansas</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w:t>
      </w:r>
      <w:r w:rsidR="00BF330A">
        <w:rPr>
          <w:rFonts w:ascii="Times New Roman" w:hAnsi="Times New Roman" w:cs="Times New Roman"/>
          <w:sz w:val="24"/>
          <w:szCs w:val="24"/>
        </w:rPr>
        <w:lastRenderedPageBreak/>
        <w:t xml:space="preserve">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the supplementary material</w:t>
      </w:r>
      <w:r w:rsidR="006E272A">
        <w:rPr>
          <w:rFonts w:ascii="Times New Roman" w:hAnsi="Times New Roman" w:cs="Times New Roman"/>
          <w:sz w:val="24"/>
          <w:szCs w:val="24"/>
        </w:rPr>
        <w:t xml:space="preserve"> (Figure S</w:t>
      </w:r>
      <w:r w:rsidR="00896E90">
        <w:rPr>
          <w:rFonts w:ascii="Times New Roman" w:hAnsi="Times New Roman" w:cs="Times New Roman"/>
          <w:sz w:val="24"/>
          <w:szCs w:val="24"/>
        </w:rPr>
        <w:t>3</w:t>
      </w:r>
      <w:r w:rsidR="006E272A">
        <w:rPr>
          <w:rFonts w:ascii="Times New Roman" w:hAnsi="Times New Roman" w:cs="Times New Roman"/>
          <w:sz w:val="24"/>
          <w:szCs w:val="24"/>
        </w:rPr>
        <w:t>)</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625733272"/>
          <w:placeholder>
            <w:docPart w:val="2B21E820633341D09AD6B2ED7BD89C1B"/>
          </w:placeholder>
        </w:sdtPr>
        <w:sdtContent>
          <w:r w:rsidR="00FF294F" w:rsidRPr="00FF294F">
            <w:rPr>
              <w:rFonts w:ascii="Times New Roman" w:hAnsi="Times New Roman" w:cs="Times New Roman"/>
              <w:color w:val="000000"/>
              <w:sz w:val="24"/>
              <w:szCs w:val="24"/>
            </w:rPr>
            <w:t>(NASS, 2023)</w:t>
          </w:r>
        </w:sdtContent>
      </w:sdt>
      <w:r w:rsidR="004924FB" w:rsidRPr="008D2943">
        <w:rPr>
          <w:rFonts w:ascii="Times New Roman" w:hAnsi="Times New Roman" w:cs="Times New Roman"/>
          <w:sz w:val="24"/>
          <w:szCs w:val="24"/>
        </w:rPr>
        <w:t xml:space="preserve"> to </w:t>
      </w:r>
      <w:r w:rsidR="003563B3" w:rsidRPr="003563B3">
        <w:rPr>
          <w:rFonts w:ascii="Times New Roman" w:hAnsi="Times New Roman" w:cs="Times New Roman"/>
          <w:sz w:val="24"/>
          <w:szCs w:val="24"/>
        </w:rPr>
        <w:t>identify soybean-cropped pixels and 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FF294F" w:rsidRPr="00FF294F">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FF294F" w:rsidRPr="00FF294F">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Content>
          <w:r w:rsidR="00FF294F" w:rsidRPr="00FF294F">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089AA15C"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69667302"/>
          <w:placeholder>
            <w:docPart w:val="DefaultPlaceholder_-1854013440"/>
          </w:placeholder>
        </w:sdtPr>
        <w:sdtContent>
          <w:r w:rsidR="00FF294F" w:rsidRPr="00FF294F">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Content>
          <w:r w:rsidR="00FF294F" w:rsidRPr="00FF294F">
            <w:rPr>
              <w:rFonts w:ascii="Times New Roman" w:hAnsi="Times New Roman" w:cs="Times New Roman"/>
              <w:color w:val="000000"/>
              <w:sz w:val="24"/>
              <w:szCs w:val="24"/>
            </w:rPr>
            <w:t>(Salmeron et al., 2014; Salmerón et al., 2016)</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40BD6E8C"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 xml:space="preserve">increase in daily maximum and minimum temperatures, which is </w:t>
      </w:r>
      <w:r w:rsidR="00CE7679">
        <w:rPr>
          <w:rFonts w:ascii="Times New Roman" w:hAnsi="Times New Roman" w:cs="Times New Roman"/>
          <w:sz w:val="24"/>
          <w:szCs w:val="24"/>
        </w:rPr>
        <w:t xml:space="preserve">the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FF294F" w:rsidRPr="00FF294F">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2°C </w:t>
      </w:r>
      <w:r w:rsidR="00790034">
        <w:rPr>
          <w:rFonts w:ascii="Times New Roman" w:hAnsi="Times New Roman" w:cs="Times New Roman"/>
          <w:sz w:val="24"/>
          <w:szCs w:val="24"/>
        </w:rPr>
        <w:t>temperature increase</w:t>
      </w:r>
      <w:r w:rsidR="00AB5481">
        <w:rPr>
          <w:rFonts w:ascii="Times New Roman" w:hAnsi="Times New Roman" w:cs="Times New Roman"/>
          <w:sz w:val="24"/>
          <w:szCs w:val="24"/>
        </w:rPr>
        <w:t xml:space="preserve">, combined with an </w:t>
      </w:r>
      <w:r w:rsidR="00AB5481">
        <w:rPr>
          <w:rFonts w:ascii="Times New Roman" w:hAnsi="Times New Roman" w:cs="Times New Roman"/>
          <w:sz w:val="24"/>
          <w:szCs w:val="24"/>
        </w:rPr>
        <w:lastRenderedPageBreak/>
        <w:t>elevated [CO2] to 540 ppm,</w:t>
      </w:r>
      <w:r w:rsidR="00F94464">
        <w:rPr>
          <w:rFonts w:ascii="Times New Roman" w:hAnsi="Times New Roman" w:cs="Times New Roman"/>
          <w:color w:val="000000"/>
          <w:sz w:val="24"/>
          <w:szCs w:val="24"/>
        </w:rPr>
        <w:t xml:space="preserve"> was also evaluated, with the baseline set at</w:t>
      </w:r>
      <w:r w:rsidR="00F257ED">
        <w:rPr>
          <w:rFonts w:ascii="Times New Roman" w:hAnsi="Times New Roman" w:cs="Times New Roman"/>
          <w:color w:val="000000"/>
          <w:sz w:val="24"/>
          <w:szCs w:val="24"/>
        </w:rPr>
        <w:t xml:space="preserve"> 350 ppm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DefaultPlaceholder_-1854013440"/>
          </w:placeholder>
        </w:sdtPr>
        <w:sdtContent>
          <w:r w:rsidR="00FF294F" w:rsidRPr="00FF294F">
            <w:rPr>
              <w:rFonts w:ascii="Times New Roman" w:hAnsi="Times New Roman" w:cs="Times New Roman"/>
              <w:color w:val="000000"/>
              <w:sz w:val="24"/>
              <w:szCs w:val="24"/>
            </w:rPr>
            <w:t>(Elli and Archontoulis, 2023)</w:t>
          </w:r>
        </w:sdtContent>
      </w:sdt>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FF294F" w:rsidRPr="00FF294F">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FF294F" w:rsidRPr="00FF294F">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7759EAF2"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w:t>
      </w:r>
      <w:r w:rsidR="00745E53"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4E1E13" w:rsidRPr="00247606">
        <w:rPr>
          <w:rFonts w:ascii="Times New Roman" w:hAnsi="Times New Roman" w:cs="Times New Roman"/>
          <w:sz w:val="24"/>
          <w:szCs w:val="24"/>
        </w:rPr>
        <w:t xml:space="preserve">all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sites (Figure 2A).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site-years. The seed filling period was shortened by up to 9 days across all site-years, with more pronounces changes in northern environments (Figure 2B), where baseline temperatures are lower.</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5CE8B32A"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5025BED0"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64402696" w14:textId="72ED4F71" w:rsidR="00DB6D65" w:rsidRDefault="0035277E" w:rsidP="00CE471C">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increase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020C5711" w14:textId="77777777" w:rsidR="00DB6D65" w:rsidRDefault="00DB6D65">
      <w:pPr>
        <w:rPr>
          <w:rFonts w:ascii="Times New Roman" w:hAnsi="Times New Roman" w:cs="Times New Roman"/>
          <w:sz w:val="24"/>
          <w:szCs w:val="24"/>
        </w:rPr>
      </w:pPr>
      <w:r>
        <w:rPr>
          <w:rFonts w:ascii="Times New Roman" w:hAnsi="Times New Roman" w:cs="Times New Roman"/>
          <w:sz w:val="24"/>
          <w:szCs w:val="24"/>
        </w:rPr>
        <w:br w:type="page"/>
      </w:r>
    </w:p>
    <w:p w14:paraId="398499FC" w14:textId="379AC56E" w:rsidR="00AF3D8D" w:rsidRPr="008D2943" w:rsidRDefault="00AF3D8D" w:rsidP="00AF3D8D">
      <w:pPr>
        <w:pStyle w:val="H1"/>
        <w:spacing w:line="480" w:lineRule="auto"/>
        <w:rPr>
          <w:sz w:val="24"/>
          <w:szCs w:val="24"/>
        </w:rPr>
      </w:pPr>
      <w:r w:rsidRPr="008D2943">
        <w:rPr>
          <w:sz w:val="24"/>
          <w:szCs w:val="24"/>
        </w:rPr>
        <w:lastRenderedPageBreak/>
        <w:t>4 dISCUSSION</w:t>
      </w:r>
    </w:p>
    <w:p w14:paraId="6F2E1D62" w14:textId="5EEFC2F2"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temperature 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offset was not consistent across all sites (Figure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across sites, demonstrating a</w:t>
      </w:r>
      <w:r w:rsidR="00951FE4">
        <w:rPr>
          <w:rFonts w:ascii="Times New Roman" w:hAnsi="Times New Roman" w:cs="Times New Roman"/>
          <w:sz w:val="24"/>
          <w:szCs w:val="24"/>
        </w:rPr>
        <w:t xml:space="preserve"> 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
          <w:id w:val="-460646199"/>
          <w:placeholder>
            <w:docPart w:val="4A39D4780C514A8DB55B7351CDBABE6E"/>
          </w:placeholder>
        </w:sdtPr>
        <w:sdtContent>
          <w:r w:rsidR="00FF294F" w:rsidRPr="00FF294F">
            <w:rPr>
              <w:rFonts w:ascii="Times New Roman" w:hAnsi="Times New Roman" w:cs="Times New Roman"/>
              <w:color w:val="000000"/>
              <w:sz w:val="24"/>
              <w:szCs w:val="24"/>
            </w:rPr>
            <w:t>(Elli et al., 2022; Nendel et al., 2023)</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at a fine field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4B22AF15"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agronomic management,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FF294F" w:rsidRPr="00FF294F">
            <w:rPr>
              <w:rFonts w:ascii="Times New Roman" w:hAnsi="Times New Roman" w:cs="Times New Roman"/>
              <w:color w:val="000000"/>
              <w:sz w:val="24"/>
              <w:szCs w:val="24"/>
            </w:rPr>
            <w:t>Deryng</w:t>
          </w:r>
          <w:proofErr w:type="spellEnd"/>
          <w:r w:rsidR="00FF294F" w:rsidRPr="00FF294F">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Content>
          <w:r w:rsidR="00FF294F" w:rsidRPr="00FF294F">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projected that heat stress will increasingly outweigh drought stress as a constraint to soybean production</w:t>
      </w:r>
      <w:r w:rsidR="007E3754">
        <w:rPr>
          <w:rFonts w:ascii="Times New Roman" w:hAnsi="Times New Roman" w:cs="Times New Roman"/>
          <w:color w:val="000000"/>
          <w:sz w:val="24"/>
          <w:szCs w:val="24"/>
        </w:rPr>
        <w:t xml:space="preserve"> in Europe.</w:t>
      </w:r>
    </w:p>
    <w:p w14:paraId="72D1FD7B" w14:textId="07BB2F9A"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lastRenderedPageBreak/>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h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
          <w:id w:val="328570607"/>
          <w:placeholder>
            <w:docPart w:val="DefaultPlaceholder_-1854013440"/>
          </w:placeholder>
        </w:sdtPr>
        <w:sdtContent>
          <w:r w:rsidR="00FF294F" w:rsidRPr="00FF294F">
            <w:rPr>
              <w:rFonts w:ascii="Times New Roman" w:hAnsi="Times New Roman" w:cs="Times New Roman"/>
              <w:color w:val="000000"/>
              <w:sz w:val="24"/>
              <w:szCs w:val="24"/>
            </w:rPr>
            <w:t>(Ainsworth et al., 2002a)</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FF294F" w:rsidRPr="00FF294F">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fSwiaXNUZW1wb3JhcnkiOmZhbHNlfV19"/>
          <w:id w:val="-1737628850"/>
          <w:placeholder>
            <w:docPart w:val="DefaultPlaceholder_-1854013440"/>
          </w:placeholder>
        </w:sdtPr>
        <w:sdtContent>
          <w:r w:rsidR="00FF294F" w:rsidRPr="00FF294F">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Content>
          <w:r w:rsidR="00FF294F" w:rsidRPr="00FF294F">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0cnVlLCJjaXRlcHJvY1RleHQiOiIoS290aGFyaSBldCBhbC4sIDIwMjQpIiwibWFudWFsT3ZlcnJpZGVUZXh0IjoiKEtvdGhhcmkgZXQgYWwuLCAyMDI0KSAsIn0sImNpdGF0aW9uSXRlbXMiOlt7ImlkIjoiMzk1NWQ4NjMtYzRlYS0zOGZjLThiNjItMjExMzI4NzJmNjU5IiwiaXRlbURhdGEiOnsidHlwZSI6ImFydGljbGUtam91cm5hbCIsImlkIjoiMzk1NWQ4NjMtYzRlYS0zOGZjLThiNjItMjExMzI4NzJmNjU5IiwidGl0bGUiOiJFdmFsdWF0aW5nIGRpZmZlcmVuY2VzIGFtb25nIGNyb3AgbW9kZWxzIGluIHNpbXVsYXRpbmcgc295YmVhbiBpbi1zZWFzb24gZ3Jvd3Ro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U2lsdmEiLCJnaXZlbiI6IkZlcm5hbmRvIEFudMO0bmlvIE1hY2VuYSIsInBhcnNlLW5hbWVzIjpmYWxzZSwiZHJvcHBpbmctcGFydGljbGUiOiIiLCJub24tZHJvcHBpbmctcGFydGljbGUiOiJkYS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hbG1lcsOzbiIsImdpdmVuIjoiTW9udHNlcnJhdCIsInBhcnNlLW5hbWVzIjpmYWxzZSwiZHJvcHBpbmctcGFydGljbGUiOiIiLCJub24tZHJvcHBpbmctcGFydGljbGUiOiIifV0sImNvbnRhaW5lci10aXRsZSI6IkZpZWxkIENyb3BzIFJlc2VhcmNoIiwiY29udGFpbmVyLXRpdGxlLXNob3J0IjoiRmllbGQgQ3JvcHMgUmVzLi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fSwiaXNUZW1wb3JhcnkiOmZhbHNlfV19"/>
          <w:id w:val="-1166555904"/>
          <w:placeholder>
            <w:docPart w:val="DefaultPlaceholder_-1854013440"/>
          </w:placeholder>
        </w:sdtPr>
        <w:sdtEndPr/>
        <w:sdtContent>
          <w:r w:rsidR="007E3325" w:rsidRPr="007E3325">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does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Content>
          <w:r w:rsidR="00FF294F" w:rsidRPr="00FF294F">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Moreover, APSIM assumes constant 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Y29udGFpbmVyLXRpdGxlLXNob3J0IjoiQWdyb24uIEou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J9LCJpc1RlbXBvcmFyeSI6ZmFsc2V9XX0="/>
          <w:id w:val="-1535654012"/>
          <w:placeholder>
            <w:docPart w:val="DefaultPlaceholder_-1854013440"/>
          </w:placeholder>
        </w:sdtPr>
        <w:sdtContent>
          <w:r w:rsidR="00FF294F" w:rsidRPr="00FF294F">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5291AE89" w14:textId="70E53F26"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FF294F" w:rsidRPr="00FF294F">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2023).</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a promising strategy to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 2)</w:t>
      </w:r>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especially </w:t>
      </w:r>
      <w:r w:rsidR="005819DD">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the Southern region  (Figures 1 and 2).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were likely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FJ1aXotVmVyYSBldCBhbC4sIDIwMTM7I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"/>
          <w:id w:val="50578927"/>
          <w:placeholder>
            <w:docPart w:val="DefaultPlaceholder_-1854013440"/>
          </w:placeholder>
        </w:sdtPr>
        <w:sdtContent>
          <w:r w:rsidR="00FF294F" w:rsidRPr="00FF294F">
            <w:rPr>
              <w:rFonts w:ascii="Times New Roman" w:hAnsi="Times New Roman" w:cs="Times New Roman"/>
              <w:color w:val="000000"/>
              <w:sz w:val="24"/>
              <w:szCs w:val="24"/>
            </w:rPr>
            <w:t>(Ruiz-Vera et al., 2013; Kothari et al., 2022)</w:t>
          </w:r>
        </w:sdtContent>
      </w:sdt>
      <w:r>
        <w:rPr>
          <w:rFonts w:ascii="Times New Roman" w:hAnsi="Times New Roman" w:cs="Times New Roman"/>
          <w:color w:val="000000" w:themeColor="text1"/>
          <w:sz w:val="24"/>
          <w:szCs w:val="24"/>
        </w:rPr>
        <w:t xml:space="preserve">. </w:t>
      </w:r>
      <w:r w:rsidR="003E77D6" w:rsidRPr="003E77D6">
        <w:rPr>
          <w:rFonts w:ascii="Times New Roman" w:hAnsi="Times New Roman" w:cs="Times New Roman"/>
          <w:color w:val="000000" w:themeColor="text1"/>
          <w:sz w:val="24"/>
          <w:szCs w:val="24"/>
        </w:rPr>
        <w:t xml:space="preserve">While exploring optimum planting date windows for target environments was not the focus of this study, future </w:t>
      </w:r>
      <w:r w:rsidR="003E77D6" w:rsidRPr="003E77D6">
        <w:rPr>
          <w:rFonts w:ascii="Times New Roman" w:hAnsi="Times New Roman" w:cs="Times New Roman"/>
          <w:color w:val="000000" w:themeColor="text1"/>
          <w:sz w:val="24"/>
          <w:szCs w:val="24"/>
        </w:rPr>
        <w:lastRenderedPageBreak/>
        <w:t xml:space="preserve">research could investigate more extreme scenarios to enhance mechanistic understanding of yield responses under warming. </w:t>
      </w:r>
    </w:p>
    <w:p w14:paraId="71202A4B" w14:textId="5C3510D4" w:rsidR="00AF3D8D" w:rsidRPr="008D2943" w:rsidRDefault="00AF3D8D" w:rsidP="00AF3D8D">
      <w:pPr>
        <w:pStyle w:val="H1"/>
        <w:spacing w:line="480" w:lineRule="auto"/>
        <w:rPr>
          <w:sz w:val="24"/>
          <w:szCs w:val="24"/>
        </w:rPr>
      </w:pPr>
      <w:r w:rsidRPr="008D2943">
        <w:rPr>
          <w:sz w:val="24"/>
          <w:szCs w:val="24"/>
        </w:rPr>
        <w:t>5 cONCLUSION</w:t>
      </w:r>
    </w:p>
    <w:p w14:paraId="0B7510A8" w14:textId="582B03E0"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5.9%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0F887EA5"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Salmeron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lastRenderedPageBreak/>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0868D4ED"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FF294F" w:rsidRPr="00F66B41">
            <w:rPr>
              <w:rFonts w:ascii="Times New Roman" w:eastAsia="Times New Roman" w:hAnsi="Times New Roman" w:cs="Times New Roman"/>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w:t>
      </w:r>
      <w:r w:rsidRPr="00F66B41">
        <w:rPr>
          <w:rFonts w:ascii="Times New Roman" w:eastAsia="Times New Roman" w:hAnsi="Times New Roman" w:cs="Times New Roman"/>
          <w:sz w:val="24"/>
          <w:szCs w:val="24"/>
        </w:rPr>
        <w:lastRenderedPageBreak/>
        <w:t>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w:t>
      </w:r>
      <w:r w:rsidRPr="00403C2D">
        <w:rPr>
          <w:rFonts w:ascii="Times New Roman" w:hAnsi="Times New Roman" w:cs="Times New Roman"/>
          <w:sz w:val="24"/>
          <w:szCs w:val="24"/>
        </w:rPr>
        <w:lastRenderedPageBreak/>
        <w:t xml:space="preserve">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C98614A"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1" w:history="1">
        <w:r w:rsidRPr="00403C2D">
          <w:rPr>
            <w:rStyle w:val="Hyperlink"/>
            <w:rFonts w:ascii="Times New Roman" w:hAnsi="Times New Roman" w:cs="Times New Roman"/>
            <w:sz w:val="24"/>
            <w:szCs w:val="24"/>
          </w:rPr>
          <w:t>https://doi.org/10.2135/CROPSCI2006.05.0292</w:t>
        </w:r>
      </w:hyperlink>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2" w:history="1">
        <w:r w:rsidRPr="00403C2D">
          <w:rPr>
            <w:rStyle w:val="Hyperlink"/>
            <w:rFonts w:ascii="Times New Roman" w:hAnsi="Times New Roman" w:cs="Times New Roman"/>
            <w:sz w:val="24"/>
            <w:szCs w:val="24"/>
          </w:rPr>
          <w:t>https://doi.org/10.1111/pce.12443</w:t>
        </w:r>
      </w:hyperlink>
    </w:p>
    <w:p w14:paraId="3D975F1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Deryng,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4"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5"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6"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7" w:history="1">
        <w:r w:rsidRPr="00403C2D">
          <w:rPr>
            <w:rStyle w:val="Hyperlink"/>
            <w:rFonts w:ascii="Times New Roman" w:hAnsi="Times New Roman" w:cs="Times New Roman"/>
            <w:sz w:val="24"/>
            <w:szCs w:val="24"/>
          </w:rPr>
          <w:t>https://doi.org/10.1007/S13593-023-00889-6</w:t>
        </w:r>
      </w:hyperlink>
    </w:p>
    <w:p w14:paraId="78BBBC3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8" w:history="1">
        <w:r w:rsidRPr="00403C2D">
          <w:rPr>
            <w:rStyle w:val="Hyperlink"/>
            <w:rFonts w:ascii="Times New Roman" w:hAnsi="Times New Roman" w:cs="Times New Roman"/>
            <w:sz w:val="24"/>
            <w:szCs w:val="24"/>
          </w:rPr>
          <w:t>https://doi.org/10.3389/FPLS.2022.849896</w:t>
        </w:r>
      </w:hyperlink>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19"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0"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lastRenderedPageBreak/>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1" w:history="1">
        <w:r w:rsidRPr="00403C2D">
          <w:rPr>
            <w:rStyle w:val="Hyperlink"/>
            <w:rFonts w:ascii="Times New Roman" w:hAnsi="Times New Roman" w:cs="Times New Roman"/>
            <w:sz w:val="24"/>
            <w:szCs w:val="24"/>
          </w:rPr>
          <w:t>https://doi.org/10.1016/j.fcr.2024.109306</w:t>
        </w:r>
      </w:hyperlink>
    </w:p>
    <w:p w14:paraId="77EE970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2" w:history="1">
        <w:r w:rsidRPr="00403C2D">
          <w:rPr>
            <w:rStyle w:val="Hyperlink"/>
            <w:rFonts w:ascii="Times New Roman" w:hAnsi="Times New Roman" w:cs="Times New Roman"/>
            <w:sz w:val="24"/>
            <w:szCs w:val="24"/>
          </w:rPr>
          <w:t>https://doi.org/10.1088/1748-9326/2/1/014002</w:t>
        </w:r>
      </w:hyperlink>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3"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4"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5" w:history="1">
        <w:r w:rsidRPr="00403C2D">
          <w:rPr>
            <w:rStyle w:val="Hyperlink"/>
            <w:rFonts w:ascii="Times New Roman" w:hAnsi="Times New Roman" w:cs="Times New Roman"/>
            <w:sz w:val="24"/>
            <w:szCs w:val="24"/>
          </w:rPr>
          <w:t>https://doi.org/10.1038/s41598-019-38971-3</w:t>
        </w:r>
      </w:hyperlink>
    </w:p>
    <w:p w14:paraId="24AD634A" w14:textId="4F93061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del w:id="0" w:author="Elvis F. Elli" w:date="2026-06-17T11:36:00Z" w16du:dateUtc="2026-06-17T16:36:00Z">
        <w:r w:rsidRPr="00403C2D" w:rsidDel="00762F7E">
          <w:rPr>
            <w:rFonts w:ascii="Times New Roman" w:hAnsi="Times New Roman" w:cs="Times New Roman"/>
            <w:sz w:val="24"/>
            <w:szCs w:val="24"/>
          </w:rPr>
          <w:delText>3</w:delText>
        </w:r>
      </w:del>
      <w:ins w:id="1" w:author="Elvis F. Elli" w:date="2026-06-17T11:36:00Z" w16du:dateUtc="2026-06-17T16:36:00Z">
        <w:r w:rsidR="00762F7E">
          <w:rPr>
            <w:rFonts w:ascii="Times New Roman" w:hAnsi="Times New Roman" w:cs="Times New Roman"/>
            <w:sz w:val="24"/>
            <w:szCs w:val="24"/>
          </w:rPr>
          <w:t>5</w:t>
        </w:r>
      </w:ins>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6"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27"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28"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29"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0" w:history="1">
        <w:r w:rsidRPr="00403C2D">
          <w:rPr>
            <w:rStyle w:val="Hyperlink"/>
            <w:rFonts w:ascii="Times New Roman" w:hAnsi="Times New Roman" w:cs="Times New Roman"/>
            <w:sz w:val="24"/>
            <w:szCs w:val="24"/>
          </w:rPr>
          <w:t>https://doi.org/10.1007/S10584-016-1601-9</w:t>
        </w:r>
      </w:hyperlink>
    </w:p>
    <w:p w14:paraId="7977507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Salmeron,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1"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2"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3" w:history="1">
        <w:r w:rsidRPr="00403C2D">
          <w:rPr>
            <w:rStyle w:val="Hyperlink"/>
            <w:rFonts w:ascii="Times New Roman" w:hAnsi="Times New Roman" w:cs="Times New Roman"/>
            <w:sz w:val="24"/>
            <w:szCs w:val="24"/>
          </w:rPr>
          <w:t>https://doi.org/10.1016/J.AGSY.2016.07.016</w:t>
        </w:r>
      </w:hyperlink>
    </w:p>
    <w:p w14:paraId="589E84AD"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454B49E"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Thornton, P. K., Ericksen, P. J., Herrero, M., &amp; Challinor, A. J. (2014). Climate variability and vulnerability to climate change: A review.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20</w:t>
      </w:r>
      <w:r w:rsidRPr="00403C2D">
        <w:rPr>
          <w:rFonts w:ascii="Times New Roman" w:hAnsi="Times New Roman" w:cs="Times New Roman"/>
          <w:sz w:val="24"/>
          <w:szCs w:val="24"/>
        </w:rPr>
        <w:t xml:space="preserve">(11), 3313–3328. </w:t>
      </w:r>
      <w:hyperlink r:id="rId34" w:history="1">
        <w:r w:rsidRPr="00403C2D">
          <w:rPr>
            <w:rStyle w:val="Hyperlink"/>
            <w:rFonts w:ascii="Times New Roman" w:hAnsi="Times New Roman" w:cs="Times New Roman"/>
            <w:sz w:val="24"/>
            <w:szCs w:val="24"/>
          </w:rPr>
          <w:t>https://doi.org/10.1111/GCB.12581</w:t>
        </w:r>
      </w:hyperlink>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5" w:history="1">
        <w:r w:rsidRPr="00403C2D">
          <w:rPr>
            <w:rStyle w:val="Hyperlink"/>
            <w:rFonts w:ascii="Times New Roman" w:hAnsi="Times New Roman" w:cs="Times New Roman"/>
            <w:sz w:val="24"/>
            <w:szCs w:val="24"/>
          </w:rPr>
          <w:t>https://doi.org/10.1029/2024JG008266</w:t>
        </w:r>
      </w:hyperlink>
    </w:p>
    <w:p w14:paraId="4E774429" w14:textId="78665E2B" w:rsidR="009B3901" w:rsidRP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Zabel, F., Müller, C., Elliott, J., Minoli, S., </w:t>
      </w:r>
      <w:proofErr w:type="spellStart"/>
      <w:r w:rsidRPr="00403C2D">
        <w:rPr>
          <w:rFonts w:ascii="Times New Roman" w:hAnsi="Times New Roman" w:cs="Times New Roman"/>
          <w:sz w:val="24"/>
          <w:szCs w:val="24"/>
        </w:rPr>
        <w:t>Jägermeyr</w:t>
      </w:r>
      <w:proofErr w:type="spellEnd"/>
      <w:r w:rsidRPr="00403C2D">
        <w:rPr>
          <w:rFonts w:ascii="Times New Roman" w:hAnsi="Times New Roman" w:cs="Times New Roman"/>
          <w:sz w:val="24"/>
          <w:szCs w:val="24"/>
        </w:rPr>
        <w:t xml:space="preserve">,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6" w:history="1">
        <w:r w:rsidRPr="00403C2D">
          <w:rPr>
            <w:rStyle w:val="Hyperlink"/>
            <w:rFonts w:ascii="Times New Roman" w:hAnsi="Times New Roman" w:cs="Times New Roman"/>
            <w:sz w:val="24"/>
            <w:szCs w:val="24"/>
          </w:rPr>
          <w:t>https://doi.org/10.1111/GCB.15649</w:t>
        </w:r>
      </w:hyperlink>
    </w:p>
    <w:sectPr w:rsidR="009B3901" w:rsidRPr="00745C29" w:rsidSect="007D4C1F">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0E37" w14:textId="77777777" w:rsidR="004F17E6" w:rsidRDefault="004F17E6">
      <w:pPr>
        <w:spacing w:after="0" w:line="240" w:lineRule="auto"/>
      </w:pPr>
      <w:r>
        <w:separator/>
      </w:r>
    </w:p>
  </w:endnote>
  <w:endnote w:type="continuationSeparator" w:id="0">
    <w:p w14:paraId="68ED82B7" w14:textId="77777777" w:rsidR="004F17E6" w:rsidRDefault="004F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6D6D" w14:textId="77777777" w:rsidR="004F17E6" w:rsidRDefault="004F17E6">
      <w:pPr>
        <w:spacing w:after="0" w:line="240" w:lineRule="auto"/>
      </w:pPr>
      <w:r>
        <w:separator/>
      </w:r>
    </w:p>
  </w:footnote>
  <w:footnote w:type="continuationSeparator" w:id="0">
    <w:p w14:paraId="77279002" w14:textId="77777777" w:rsidR="004F17E6" w:rsidRDefault="004F1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51711"/>
    <w:rsid w:val="00051F44"/>
    <w:rsid w:val="00054E1F"/>
    <w:rsid w:val="00056F6C"/>
    <w:rsid w:val="000601A2"/>
    <w:rsid w:val="0006214D"/>
    <w:rsid w:val="000626C2"/>
    <w:rsid w:val="00066C85"/>
    <w:rsid w:val="00067845"/>
    <w:rsid w:val="0006797D"/>
    <w:rsid w:val="00067F91"/>
    <w:rsid w:val="00071109"/>
    <w:rsid w:val="00072597"/>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7BEE"/>
    <w:rsid w:val="003C0C59"/>
    <w:rsid w:val="003C1763"/>
    <w:rsid w:val="003C17FF"/>
    <w:rsid w:val="003C1EF5"/>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17E6"/>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7F48"/>
    <w:rsid w:val="009513EE"/>
    <w:rsid w:val="00951FE4"/>
    <w:rsid w:val="009525B8"/>
    <w:rsid w:val="00954476"/>
    <w:rsid w:val="00955064"/>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C5E7A"/>
    <w:rsid w:val="009D1AC6"/>
    <w:rsid w:val="009D1B6C"/>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2027B"/>
    <w:rsid w:val="00B211C3"/>
    <w:rsid w:val="00B211C6"/>
    <w:rsid w:val="00B21B7F"/>
    <w:rsid w:val="00B227E2"/>
    <w:rsid w:val="00B23D7A"/>
    <w:rsid w:val="00B25DFE"/>
    <w:rsid w:val="00B26595"/>
    <w:rsid w:val="00B26DFD"/>
    <w:rsid w:val="00B31A06"/>
    <w:rsid w:val="00B31AA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900"/>
    <w:rsid w:val="00D73270"/>
    <w:rsid w:val="00D74A3C"/>
    <w:rsid w:val="00D75A18"/>
    <w:rsid w:val="00D762DA"/>
    <w:rsid w:val="00D765D2"/>
    <w:rsid w:val="00D800C8"/>
    <w:rsid w:val="00D81A96"/>
    <w:rsid w:val="00D837D4"/>
    <w:rsid w:val="00D84285"/>
    <w:rsid w:val="00D86765"/>
    <w:rsid w:val="00D86F2B"/>
    <w:rsid w:val="00D9093F"/>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CC6"/>
    <w:rsid w:val="00E6641B"/>
    <w:rsid w:val="00E664DD"/>
    <w:rsid w:val="00E67AF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900"/>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3389/FPLS.2022.849896" TargetMode="External"/><Relationship Id="rId26" Type="http://schemas.openxmlformats.org/officeDocument/2006/relationships/hyperlink" Target="https://www.nass.usda.gov/Surveys" TargetMode="External"/><Relationship Id="rId39" Type="http://schemas.openxmlformats.org/officeDocument/2006/relationships/footer" Target="footer1.xml"/><Relationship Id="rId21" Type="http://schemas.openxmlformats.org/officeDocument/2006/relationships/hyperlink" Target="https://doi.org/10.1016/j.fcr.2024.109306" TargetMode="External"/><Relationship Id="rId34" Type="http://schemas.openxmlformats.org/officeDocument/2006/relationships/hyperlink" Target="https://doi.org/10.1111/GCB.12581" TargetMode="External"/><Relationship Id="rId42" Type="http://schemas.openxmlformats.org/officeDocument/2006/relationships/footer" Target="footer3.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94/CM-2003-0922-01-RS" TargetMode="External"/><Relationship Id="rId29" Type="http://schemas.openxmlformats.org/officeDocument/2006/relationships/hyperlink" Target="https://doi.org/10.3389/fpls.2025.1613432"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135/CROPSCI2006.05.0292" TargetMode="External"/><Relationship Id="rId24" Type="http://schemas.openxmlformats.org/officeDocument/2006/relationships/hyperlink" Target="https://doi.org/10.2134/AGRONJ2016.10.0581" TargetMode="External"/><Relationship Id="rId32" Type="http://schemas.openxmlformats.org/officeDocument/2006/relationships/hyperlink" Target="https://doi.org/10.2135/CROPSCI2015.07.0466"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doi.org/10.1111/jac.12005" TargetMode="External"/><Relationship Id="rId23" Type="http://schemas.openxmlformats.org/officeDocument/2006/relationships/hyperlink" Target="https://doi.org/10.32614/cran.package.apsimx" TargetMode="External"/><Relationship Id="rId28" Type="http://schemas.openxmlformats.org/officeDocument/2006/relationships/hyperlink" Target="http://www.r-project.org/" TargetMode="External"/><Relationship Id="rId36" Type="http://schemas.openxmlformats.org/officeDocument/2006/relationships/hyperlink" Target="https://doi.org/10.1111/GCB.15649" TargetMode="External"/><Relationship Id="rId10" Type="http://schemas.openxmlformats.org/officeDocument/2006/relationships/hyperlink" Target="https://doi.org/10.1002/csc2.20039" TargetMode="External"/><Relationship Id="rId19" Type="http://schemas.openxmlformats.org/officeDocument/2006/relationships/hyperlink" Target="https://doi.org/10.1016/J.ENVSOFT.2018.02.002" TargetMode="External"/><Relationship Id="rId31" Type="http://schemas.openxmlformats.org/officeDocument/2006/relationships/hyperlink" Target="https://doi.org/10.2134/AGRONJ14.0222" TargetMode="External"/><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1088/1748-9326/9/3/034011" TargetMode="External"/><Relationship Id="rId22" Type="http://schemas.openxmlformats.org/officeDocument/2006/relationships/hyperlink" Target="https://doi.org/10.1088/1748-9326/2/1/014002" TargetMode="External"/><Relationship Id="rId27" Type="http://schemas.openxmlformats.org/officeDocument/2006/relationships/hyperlink" Target="https://doi.org/10.1111/gcb.16562" TargetMode="External"/><Relationship Id="rId30" Type="http://schemas.openxmlformats.org/officeDocument/2006/relationships/hyperlink" Target="https://doi.org/10.1007/S10584-016-1601-9" TargetMode="External"/><Relationship Id="rId35" Type="http://schemas.openxmlformats.org/officeDocument/2006/relationships/hyperlink" Target="https://doi.org/10.1029/2024JG008266" TargetMode="External"/><Relationship Id="rId43"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1111/pce.12443" TargetMode="External"/><Relationship Id="rId17" Type="http://schemas.openxmlformats.org/officeDocument/2006/relationships/hyperlink" Target="https://doi.org/10.1007/S13593-023-00889-6" TargetMode="External"/><Relationship Id="rId25" Type="http://schemas.openxmlformats.org/officeDocument/2006/relationships/hyperlink" Target="https://doi.org/10.1038/s41598-019-38971-3" TargetMode="External"/><Relationship Id="rId33" Type="http://schemas.openxmlformats.org/officeDocument/2006/relationships/hyperlink" Target="https://doi.org/10.1016/J.AGSY.2016.07.016" TargetMode="External"/><Relationship Id="rId38" Type="http://schemas.openxmlformats.org/officeDocument/2006/relationships/header" Target="header2.xml"/><Relationship Id="rId46" Type="http://schemas.openxmlformats.org/officeDocument/2006/relationships/theme" Target="theme/theme1.xml"/><Relationship Id="rId20" Type="http://schemas.openxmlformats.org/officeDocument/2006/relationships/hyperlink" Target="https://doi.org/10.1016/j.eja.2022.126482" TargetMode="External"/><Relationship Id="rId41"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5402"/>
    <w:rsid w:val="0006214D"/>
    <w:rsid w:val="000626C2"/>
    <w:rsid w:val="00062A45"/>
    <w:rsid w:val="00071109"/>
    <w:rsid w:val="0007707F"/>
    <w:rsid w:val="000D142A"/>
    <w:rsid w:val="00107563"/>
    <w:rsid w:val="00124201"/>
    <w:rsid w:val="00142C08"/>
    <w:rsid w:val="00175256"/>
    <w:rsid w:val="00191C58"/>
    <w:rsid w:val="001A3D8D"/>
    <w:rsid w:val="001A5E80"/>
    <w:rsid w:val="001B38E1"/>
    <w:rsid w:val="001D298D"/>
    <w:rsid w:val="0024394A"/>
    <w:rsid w:val="00257DF2"/>
    <w:rsid w:val="00260104"/>
    <w:rsid w:val="00290619"/>
    <w:rsid w:val="00297FB9"/>
    <w:rsid w:val="002B76B2"/>
    <w:rsid w:val="002C032B"/>
    <w:rsid w:val="002C17D3"/>
    <w:rsid w:val="002C74D3"/>
    <w:rsid w:val="00311B29"/>
    <w:rsid w:val="00313AC7"/>
    <w:rsid w:val="00330CA9"/>
    <w:rsid w:val="00343661"/>
    <w:rsid w:val="003466F5"/>
    <w:rsid w:val="003B7BEE"/>
    <w:rsid w:val="004A5FDA"/>
    <w:rsid w:val="004B2F2E"/>
    <w:rsid w:val="004C4724"/>
    <w:rsid w:val="00550DEC"/>
    <w:rsid w:val="00563F06"/>
    <w:rsid w:val="005900CD"/>
    <w:rsid w:val="005B4B30"/>
    <w:rsid w:val="00625E0C"/>
    <w:rsid w:val="00646E0D"/>
    <w:rsid w:val="006527C5"/>
    <w:rsid w:val="006670BA"/>
    <w:rsid w:val="006D4EE0"/>
    <w:rsid w:val="0072051F"/>
    <w:rsid w:val="007426A6"/>
    <w:rsid w:val="007E7425"/>
    <w:rsid w:val="00820B2A"/>
    <w:rsid w:val="00886DCC"/>
    <w:rsid w:val="0089681A"/>
    <w:rsid w:val="008A2CB0"/>
    <w:rsid w:val="008D2786"/>
    <w:rsid w:val="008E459B"/>
    <w:rsid w:val="009148D3"/>
    <w:rsid w:val="0095032E"/>
    <w:rsid w:val="009868F3"/>
    <w:rsid w:val="009A70B9"/>
    <w:rsid w:val="009B49AD"/>
    <w:rsid w:val="00A119AA"/>
    <w:rsid w:val="00A21647"/>
    <w:rsid w:val="00A25937"/>
    <w:rsid w:val="00A91378"/>
    <w:rsid w:val="00AB1FB3"/>
    <w:rsid w:val="00AD1766"/>
    <w:rsid w:val="00AF739D"/>
    <w:rsid w:val="00B104B2"/>
    <w:rsid w:val="00B945B0"/>
    <w:rsid w:val="00B97C45"/>
    <w:rsid w:val="00BF233E"/>
    <w:rsid w:val="00CD6D94"/>
    <w:rsid w:val="00D002D6"/>
    <w:rsid w:val="00D80035"/>
    <w:rsid w:val="00DB5EA0"/>
    <w:rsid w:val="00DC5C2A"/>
    <w:rsid w:val="00DF0809"/>
    <w:rsid w:val="00E02C7D"/>
    <w:rsid w:val="00E12294"/>
    <w:rsid w:val="00E54A89"/>
    <w:rsid w:val="00E55B80"/>
    <w:rsid w:val="00E91A2E"/>
    <w:rsid w:val="00E947C7"/>
    <w:rsid w:val="00EC677C"/>
    <w:rsid w:val="00F41BF7"/>
    <w:rsid w:val="00F459E4"/>
    <w:rsid w:val="00F471E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0DEC"/>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4364402966"/>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Rose et al., 2016; Elli et al., 2022)&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ID&quot;:&quot;MENDELEY_CITATION_25863ffd-69f7-403a-a359-1a3797a4da3e&quot;,&quot;properties&quot;:{&quot;noteIndex&quot;:0},&quot;isEdited&quot;:false,&quot;manualOverride&quot;:{&quot;isManuallyOverridden&quot;:false,&quot;citeprocText&quot;:&quot;(Zabel et al., 2021; Yang et al., 2025)&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ID&quot;:&quot;MENDELEY_CITATION_55310284-152b-423d-ab07-17e9f0902a7b&quot;,&quot;properties&quot;:{&quot;noteIndex&quot;:0},&quot;isEdited&quot;:false,&quot;manualOverride&quot;:{&quot;isManuallyOverridden&quot;:false,&quot;citeprocText&quot;:&quot;(Ainsworth et al., 2002b;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i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ID&quot;:&quot;MENDELEY_CITATION_0a85dc97-3942-4c82-9fe0-3c591285ceab&quot;,&quot;properties&quot;:{&quot;noteIndex&quot;:0},&quot;isEdited&quot;:false,&quot;manualOverride&quot;:{&quot;isManuallyOverridden&quot;:true,&quot;citeprocText&quot;:&quot;(Edwards et al., 2003; Bastidas et al., 2008;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RWR3YXJkcyBldCBhbC4sIDIwMDM7IEJhc3RpZGFzIGV0IGFsLiwgMjAwOD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573a376c-5c2d-4f6e-ae3b-83d1d27e533c&quot;,&quot;properties&quot;:{&quot;noteIndex&quot;:0},&quot;isEdited&quot;:false,&quot;manualOverride&quot;:{&quot;isManuallyOverridden&quot;:false,&quot;citeprocText&quot;:&quot;(NASS, 2023)&quot;,&quot;manualOverrideText&quot;:&quot;&quot;},&quot;citationTag&quot;:&quot;MENDELEY_CITATION_v3_eyJjaXRhdGlvbklEIjoiTUVOREVMRVlfQ0lUQVRJT05fNTczYTM3NmMtNWMyZC00ZjZlLWFlM2ItODNkMWQyN2U1MzNj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Probert et al., 1998; Keating et al., 2003; Huth et al., 2010; Holzworth et al., 2014)&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UHJvYmVydCBldCBhbC4sIDE5OTg7IEtlYXRpbmcgZXQgYWwuLCAyMDAzOyBIdXRoIGV0IGFsLiwgMjAxMDsgSG9sendvcnRoIGV0IGFsLiwgMjAxN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false,&quot;citeprocText&quot;:&quot;(Archontoulis et al., 2014; Salmerón and Purcell, 2016; Salmerόn et al., 2017)&quot;,&quot;manualOverrideText&quot;:&quot;&quot;},&quot;citationTag&quot;:&quot;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mNvbnRhaW5lci10aXRsZS1zaG9ydCI6IkFncmljLiBTeXN0LiIsIkRPSSI6IjEwLjEwMTYvai5hZ3N5LjIwMTYuMTAuMDA4IiwiSVNTTiI6IjAzMDg1MjFYIiwiaXNzdWVkIjp7ImRhdGUtcGFydHMiOltbMjAxNywxXV19LCJwYWdlIjoiMTIwLTEyOSIsInZvbHVtZSI6IjE1MCJ9LCJpc1RlbXBvcmFyeSI6ZmFsc2V9XX0=&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container-title-short&quot;:&quot;Agric. Syst.&quot;,&quot;DOI&quot;:&quot;10.1016/j.agsy.2016.10.008&quot;,&quot;ISSN&quot;:&quot;0308521X&quot;,&quot;issued&quot;:{&quot;date-parts&quot;:[[2017,1]]},&quot;page&quot;:&quot;120-129&quot;,&quot;volume&quot;:&quot;150&quot;},&quot;isTemporary&quot;:false}]},{&quot;citationID&quot;:&quot;MENDELEY_CITATION_2be5b8ed-a48f-4176-a3bd-f26c6618591b&quot;,&quot;properties&quot;:{&quot;noteIndex&quot;:0},&quot;isEdited&quot;:false,&quot;manualOverride&quot;:{&quot;isManuallyOverridden&quot;:false,&quot;citeprocText&quot;:&quot;(NASS, 2023)&quot;,&quot;manualOverrideText&quot;:&quot;&quot;},&quot;citationTag&quot;:&quot;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false,&quot;citeprocText&quot;:&quot;(Salmeron et al., 2014; Salmerón et al., 2016)&quot;,&quot;manualOverrideText&quot;:&quot;&quot;},&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35b9a31d-18f1-4f10-af0e-0d87cb340acf&quot;,&quot;properties&quot;:{&quot;noteIndex&quot;:0},&quot;isEdited&quot;:false,&quot;manualOverride&quot;:{&quot;isManuallyOverridden&quot;:false,&quot;citeprocText&quot;:&quot;(Ainsworth et al., 2002a)&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h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isTemporary&quot;:false}],&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fSwiaXNUZW1wb3JhcnkiOmZhbHNlfV19&quot;},{&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ID&quot;:&quot;MENDELEY_CITATION_da6f0f82-6283-436c-b1bc-25a0c8671763&quot;,&quot;properties&quot;:{&quot;noteIndex&quot;:0},&quot;isEdited&quot;:false,&quot;manualOverride&quot;:{&quot;isManuallyOverridden&quot;:true,&quot;citeprocText&quot;:&quot;(Kothari et al., 2024)&quot;,&quot;manualOverrideText&quot;:&quot;(Kothari et al., 2024) ,&quot;},&quot;citationTag&quot;:&quot;MENDELEY_CITATION_v3_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U2lsdmEiLCJnaXZlbiI6IkZlcm5hbmRvIEFudMO0bmlvIE1hY2VuYSIsInBhcnNlLW5hbWVzIjpmYWxzZSwiZHJvcHBpbmctcGFydGljbGUiOiIiLCJub24tZHJvcHBpbmctcGFydGljbGUiOiJkYS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hbG1lcsOzbiIsImdpdmVuIjoiTW9udHNlcnJhdCIsInBhcnNlLW5hbWVzIjpmYWxzZSwiZHJvcHBpbmctcGFydGljbGUiOiIiLCJub24tZHJvcHBpbmctcGFydGljbGUiOiIifV0sImNvbnRhaW5lci10aXRsZSI6IkZpZWxkIENyb3BzIFJlc2VhcmNoIiwiY29udGFpbmVyLXRpdGxlLXNob3J0IjoiRmllbGQgQ3JvcHMgUmVzLi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fSwiaXNUZW1wb3JhcnkiOmZhbHNlfV19&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Y29udGFpbmVyLXRpdGxlLXNob3J0IjoiQWdyb24uIEou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container-title-short&quot;:&quot;Agron. J.&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73fa42b8-c016-4796-9709-da29172c2903&quot;,&quot;properties&quot;:{&quot;noteIndex&quot;:0},&quot;isEdited&quot;:false,&quot;manualOverride&quot;:{&quot;isManuallyOverridden&quot;:false,&quot;citeprocText&quot;:&quot;(Ruiz-Vera et al., 2013; Kothari et al., 2022)&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FJ1aXotVmVyYSBldCBhbC4sIDIwMTM7I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container-title-short&quot;:&quot;Plant Physiol.&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agronomy-journal&quot;,&quot;title&quot;:&quot;Agronomy Journal&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4400</Words>
  <Characters>25082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12</cp:revision>
  <dcterms:created xsi:type="dcterms:W3CDTF">2026-06-18T15:59:00Z</dcterms:created>
  <dcterms:modified xsi:type="dcterms:W3CDTF">2026-06-18T16:22:00Z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