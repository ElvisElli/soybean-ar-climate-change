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6899" w14:textId="77777777" w:rsidR="006C68AB" w:rsidRDefault="006C68AB" w:rsidP="006C68AB">
      <w:pPr>
        <w:pStyle w:val="H1"/>
        <w:spacing w:line="480" w:lineRule="auto"/>
        <w:rPr>
          <w:ins w:id="0" w:author="Elvis F. Elli" w:date="2026-06-26T11:08:00Z" w16du:dateUtc="2026-06-26T16:08:00Z"/>
          <w:sz w:val="24"/>
          <w:szCs w:val="24"/>
        </w:rPr>
      </w:pPr>
      <w:ins w:id="1" w:author="Elvis F. Elli" w:date="2026-06-26T11:08:00Z" w16du:dateUtc="2026-06-26T16:08:00Z">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ins>
    </w:p>
    <w:p w14:paraId="7E9A7765" w14:textId="1B4641C8" w:rsidR="006C68AB" w:rsidDel="006C68AB" w:rsidRDefault="006C68AB" w:rsidP="006C68AB">
      <w:pPr>
        <w:pStyle w:val="H1"/>
        <w:spacing w:line="480" w:lineRule="auto"/>
        <w:rPr>
          <w:del w:id="2" w:author="Elvis F. Elli" w:date="2026-06-26T11:08:00Z" w16du:dateUtc="2026-06-26T16:08:00Z"/>
          <w:sz w:val="24"/>
          <w:szCs w:val="24"/>
        </w:rPr>
      </w:pPr>
      <w:del w:id="3" w:author="Elvis F. Elli" w:date="2026-06-26T11:08:00Z" w16du:dateUtc="2026-06-26T16:08:00Z">
        <w:r w:rsidDel="006C68AB">
          <w:rPr>
            <w:caps w:val="0"/>
            <w:sz w:val="24"/>
            <w:szCs w:val="24"/>
          </w:rPr>
          <w:delText>EARLIER PLANTING AND LATE-MATURING SOYBEANS OFFSET HIGH TEMPERATURE STRESS</w:delText>
        </w:r>
      </w:del>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76A567A4"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EC52D6" w:rsidRPr="00EC52D6">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Content>
          <w:r w:rsidR="00EC52D6" w:rsidRPr="00EC52D6">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EC52D6" w:rsidRPr="00EC52D6">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ins w:id="4" w:author="Elvis F. Elli" w:date="2026-06-26T11:09:00Z" w16du:dateUtc="2026-06-26T16:09:00Z">
        <w:r w:rsidR="00D27976">
          <w:rPr>
            <w:rFonts w:ascii="Times New Roman" w:hAnsi="Times New Roman" w:cs="Times New Roman"/>
            <w:sz w:val="24"/>
            <w:szCs w:val="24"/>
          </w:rPr>
          <w:t xml:space="preserve">While projected increases in [CO2] can partially offset heat-induced yield losses </w:t>
        </w:r>
      </w:ins>
      <w:customXmlInsRangeStart w:id="5" w:author="Elvis F. Elli" w:date="2026-06-26T11:09:00Z"/>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75886A553F04428BA385246268948099"/>
          </w:placeholder>
        </w:sdtPr>
        <w:sdtContent>
          <w:customXmlInsRangeEnd w:id="5"/>
          <w:ins w:id="6" w:author="Elvis F. Elli" w:date="2026-06-26T11:09:00Z" w16du:dateUtc="2026-06-26T16:09:00Z">
            <w:r w:rsidR="00D27976" w:rsidRPr="00EC52D6">
              <w:rPr>
                <w:rFonts w:ascii="Times New Roman" w:hAnsi="Times New Roman" w:cs="Times New Roman"/>
                <w:color w:val="000000"/>
                <w:sz w:val="24"/>
                <w:szCs w:val="24"/>
              </w:rPr>
              <w:t>(Ainsworth et al., 2002a; Kothari et al., 2022)</w:t>
            </w:r>
          </w:ins>
          <w:customXmlInsRangeStart w:id="7" w:author="Elvis F. Elli" w:date="2026-06-26T11:09:00Z"/>
        </w:sdtContent>
      </w:sdt>
      <w:customXmlInsRangeEnd w:id="7"/>
      <w:ins w:id="8" w:author="Elvis F. Elli" w:date="2026-06-26T11:09:00Z" w16du:dateUtc="2026-06-26T16:09:00Z">
        <w:r w:rsidR="00D27976">
          <w:rPr>
            <w:rFonts w:ascii="Times New Roman" w:hAnsi="Times New Roman" w:cs="Times New Roman"/>
            <w:sz w:val="24"/>
            <w:szCs w:val="24"/>
          </w:rPr>
          <w:t xml:space="preserve">, complementary agronomic adaptation may be needed in some environments to fully offset the yield penalty </w:t>
        </w:r>
      </w:ins>
      <w:customXmlInsRangeStart w:id="9" w:author="Elvis F. Elli" w:date="2026-06-26T11:09:00Z"/>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75886A553F04428BA385246268948099"/>
          </w:placeholder>
        </w:sdtPr>
        <w:sdtContent>
          <w:customXmlInsRangeEnd w:id="9"/>
          <w:ins w:id="10" w:author="Elvis F. Elli" w:date="2026-06-26T11:09:00Z" w16du:dateUtc="2026-06-26T16:09:00Z">
            <w:r w:rsidR="00D27976" w:rsidRPr="00EC52D6">
              <w:rPr>
                <w:rFonts w:ascii="Times New Roman" w:hAnsi="Times New Roman" w:cs="Times New Roman"/>
                <w:color w:val="000000"/>
                <w:sz w:val="24"/>
                <w:szCs w:val="24"/>
              </w:rPr>
              <w:t>(Makowski et al., 2020)</w:t>
            </w:r>
          </w:ins>
          <w:customXmlInsRangeStart w:id="11" w:author="Elvis F. Elli" w:date="2026-06-26T11:09:00Z"/>
        </w:sdtContent>
      </w:sdt>
      <w:customXmlInsRangeEnd w:id="11"/>
      <w:ins w:id="12" w:author="Elvis F. Elli" w:date="2026-06-26T11:09:00Z" w16du:dateUtc="2026-06-26T16:09:00Z">
        <w:r w:rsidR="00D27976">
          <w:rPr>
            <w:rFonts w:ascii="Times New Roman" w:hAnsi="Times New Roman" w:cs="Times New Roman"/>
            <w:sz w:val="24"/>
            <w:szCs w:val="24"/>
          </w:rPr>
          <w:t xml:space="preserve">. </w:t>
        </w:r>
      </w:ins>
      <w:del w:id="13" w:author="Elvis F. Elli" w:date="2026-06-26T11:09:00Z" w16du:dateUtc="2026-06-26T16:09:00Z">
        <w:r w:rsidR="00D27976" w:rsidDel="00D27976">
          <w:rPr>
            <w:rFonts w:ascii="Times New Roman" w:hAnsi="Times New Roman" w:cs="Times New Roman"/>
            <w:color w:val="000000"/>
            <w:sz w:val="24"/>
            <w:szCs w:val="24"/>
          </w:rPr>
          <w:delText>Yet, i</w:delText>
        </w:r>
        <w:r w:rsidR="00D27976" w:rsidDel="00D27976">
          <w:rPr>
            <w:rFonts w:ascii="Times New Roman" w:hAnsi="Times New Roman" w:cs="Times New Roman"/>
            <w:sz w:val="24"/>
            <w:szCs w:val="24"/>
          </w:rPr>
          <w:delText>t remains unclear how concurrent alterations in soybean maturity group and sowing date will affect yields, and whether existing genotypic availability and planting date flexibility are sufficient to offset the negative effects of high temperatures. This study advances our understanding of how stacked agronomic management strategies influence soybean yield under elevated temperature in the U.S. Midsouth, a region particularly vulnerable to global warming.</w:delText>
        </w:r>
      </w:del>
    </w:p>
    <w:p w14:paraId="23A19749" w14:textId="62AA6626" w:rsidR="001673C9" w:rsidRDefault="002042D1" w:rsidP="007D7450">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 </w:t>
      </w:r>
      <w:del w:id="14" w:author="Elvis F. Elli" w:date="2026-06-26T11:13:00Z" w16du:dateUtc="2026-06-26T16:13:00Z">
        <w:r w:rsidDel="002042D1">
          <w:rPr>
            <w:rFonts w:ascii="Times New Roman" w:hAnsi="Times New Roman" w:cs="Times New Roman"/>
            <w:sz w:val="24"/>
            <w:szCs w:val="24"/>
          </w:rPr>
          <w:delText>Maturity group selection and planting date are among the most actionable management decisions for farmers to adapt</w:delText>
        </w:r>
        <w:r w:rsidRPr="008D2943" w:rsidDel="002042D1">
          <w:rPr>
            <w:rFonts w:ascii="Times New Roman" w:hAnsi="Times New Roman" w:cs="Times New Roman"/>
            <w:sz w:val="24"/>
            <w:szCs w:val="24"/>
          </w:rPr>
          <w:delText xml:space="preserve"> to </w:delText>
        </w:r>
        <w:r w:rsidDel="002042D1">
          <w:rPr>
            <w:rFonts w:ascii="Times New Roman" w:hAnsi="Times New Roman" w:cs="Times New Roman"/>
            <w:sz w:val="24"/>
            <w:szCs w:val="24"/>
          </w:rPr>
          <w:delText>rising temperatures</w:delText>
        </w:r>
        <w:r w:rsidRPr="008D2943" w:rsidDel="002042D1">
          <w:rPr>
            <w:rFonts w:ascii="Times New Roman" w:hAnsi="Times New Roman" w:cs="Times New Roman"/>
            <w:sz w:val="24"/>
            <w:szCs w:val="24"/>
          </w:rPr>
          <w:delText xml:space="preserve"> </w:delText>
        </w:r>
      </w:del>
      <w:customXmlDelRangeStart w:id="15" w:author="Elvis F. Elli" w:date="2026-06-26T11:13:00Z"/>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E85B9FDD88B145489DCD8B8497AC1890"/>
          </w:placeholder>
        </w:sdtPr>
        <w:sdtContent>
          <w:customXmlDelRangeEnd w:id="15"/>
          <w:del w:id="16" w:author="Elvis F. Elli" w:date="2026-06-26T11:13:00Z" w16du:dateUtc="2026-06-26T16:13:00Z">
            <w:r w:rsidRPr="0045214D" w:rsidDel="002042D1">
              <w:rPr>
                <w:rFonts w:ascii="Times New Roman" w:hAnsi="Times New Roman" w:cs="Times New Roman"/>
                <w:color w:val="000000"/>
                <w:sz w:val="24"/>
                <w:szCs w:val="24"/>
              </w:rPr>
              <w:delText>(Thornton et al., 2014)</w:delText>
            </w:r>
          </w:del>
          <w:customXmlDelRangeStart w:id="17" w:author="Elvis F. Elli" w:date="2026-06-26T11:13:00Z"/>
        </w:sdtContent>
      </w:sdt>
      <w:customXmlDelRangeEnd w:id="17"/>
      <w:del w:id="18" w:author="Elvis F. Elli" w:date="2026-06-26T11:13:00Z" w16du:dateUtc="2026-06-26T16:13:00Z">
        <w:r w:rsidRPr="008D2943" w:rsidDel="002042D1">
          <w:rPr>
            <w:rFonts w:ascii="Times New Roman" w:hAnsi="Times New Roman" w:cs="Times New Roman"/>
            <w:sz w:val="24"/>
            <w:szCs w:val="24"/>
          </w:rPr>
          <w:delText xml:space="preserve">. </w:delText>
        </w:r>
      </w:del>
      <w:r w:rsidR="00EB15AE"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EC52D6" w:rsidRPr="00EC52D6">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EC52D6" w:rsidRPr="00EC52D6">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ins w:id="19" w:author="Elvis F. Elli" w:date="2026-06-26T11:17:00Z" w16du:dateUtc="2026-06-26T16:17:00Z">
        <w:r>
          <w:rPr>
            <w:rFonts w:ascii="Times New Roman" w:hAnsi="Times New Roman" w:cs="Times New Roman"/>
            <w:color w:val="000000"/>
            <w:sz w:val="24"/>
            <w:szCs w:val="24"/>
          </w:rPr>
          <w:t xml:space="preserve"> While farmers have been</w:t>
        </w:r>
        <w:r w:rsidRPr="00671862">
          <w:rPr>
            <w:rFonts w:ascii="Times New Roman" w:hAnsi="Times New Roman" w:cs="Times New Roman"/>
            <w:color w:val="000000"/>
            <w:sz w:val="24"/>
            <w:szCs w:val="24"/>
          </w:rPr>
          <w:t xml:space="preserve"> shifting towards earlier planting </w:t>
        </w:r>
        <w:r>
          <w:rPr>
            <w:rFonts w:ascii="Times New Roman" w:hAnsi="Times New Roman" w:cs="Times New Roman"/>
            <w:color w:val="000000"/>
            <w:sz w:val="24"/>
            <w:szCs w:val="24"/>
          </w:rPr>
          <w:t>and maturity groups well-adapted to a region, the synergistic effect of these shifts under a warming scenario remains unquantified.</w:t>
        </w:r>
      </w:ins>
      <w:del w:id="20" w:author="Elvis F. Elli" w:date="2026-06-26T11:17:00Z" w16du:dateUtc="2026-06-26T16:17:00Z">
        <w:r w:rsidDel="002042D1">
          <w:rPr>
            <w:rFonts w:ascii="Times New Roman" w:hAnsi="Times New Roman" w:cs="Times New Roman"/>
            <w:sz w:val="24"/>
            <w:szCs w:val="24"/>
          </w:rPr>
          <w:delText>While this agronomic practice</w:delText>
        </w:r>
        <w:r w:rsidRPr="008D2943" w:rsidDel="002042D1">
          <w:rPr>
            <w:rFonts w:ascii="Times New Roman" w:hAnsi="Times New Roman" w:cs="Times New Roman"/>
            <w:sz w:val="24"/>
            <w:szCs w:val="24"/>
          </w:rPr>
          <w:delText xml:space="preserve"> has </w:delText>
        </w:r>
        <w:r w:rsidRPr="008D2943" w:rsidDel="002042D1">
          <w:rPr>
            <w:rFonts w:ascii="Times New Roman" w:hAnsi="Times New Roman" w:cs="Times New Roman"/>
            <w:sz w:val="24"/>
            <w:szCs w:val="24"/>
          </w:rPr>
          <w:lastRenderedPageBreak/>
          <w:delText>consistently increased soybean yield across the US</w:delText>
        </w:r>
        <w:r w:rsidDel="002042D1">
          <w:rPr>
            <w:rFonts w:ascii="Times New Roman" w:hAnsi="Times New Roman" w:cs="Times New Roman"/>
            <w:sz w:val="24"/>
            <w:szCs w:val="24"/>
          </w:rPr>
          <w:delText xml:space="preserve">, planting early is not always the best option, as there is an optimum window that maximizes capture </w:delText>
        </w:r>
        <w:r w:rsidRPr="008D2943" w:rsidDel="002042D1">
          <w:rPr>
            <w:rFonts w:ascii="Times New Roman" w:hAnsi="Times New Roman" w:cs="Times New Roman"/>
            <w:sz w:val="24"/>
            <w:szCs w:val="24"/>
          </w:rPr>
          <w:delText xml:space="preserve">of radiation resources </w:delText>
        </w:r>
        <w:r w:rsidDel="002042D1">
          <w:rPr>
            <w:rFonts w:ascii="Times New Roman" w:hAnsi="Times New Roman" w:cs="Times New Roman"/>
            <w:sz w:val="24"/>
            <w:szCs w:val="24"/>
          </w:rPr>
          <w:delText xml:space="preserve">and varies according to maturity group </w:delText>
        </w:r>
      </w:del>
      <w:customXmlDelRangeStart w:id="21" w:author="Elvis F. Elli" w:date="2026-06-26T11:17:00Z"/>
      <w:sdt>
        <w:sdtPr>
          <w:rPr>
            <w:rFonts w:ascii="Times New Roman" w:hAnsi="Times New Roman" w:cs="Times New Roman"/>
            <w:color w:val="000000"/>
            <w:sz w:val="24"/>
            <w:szCs w:val="24"/>
          </w:rPr>
          <w:tag w:val="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
          <w:id w:val="-1845078590"/>
          <w:placeholder>
            <w:docPart w:val="7505BAE70D4B43C4B790498785624C70"/>
          </w:placeholder>
        </w:sdtPr>
        <w:sdtContent>
          <w:customXmlDelRangeEnd w:id="21"/>
          <w:del w:id="22" w:author="Elvis F. Elli" w:date="2026-06-26T11:17:00Z" w16du:dateUtc="2026-06-26T16:17:00Z">
            <w:r w:rsidRPr="00F73EDE" w:rsidDel="002042D1">
              <w:rPr>
                <w:rFonts w:ascii="Times New Roman" w:hAnsi="Times New Roman" w:cs="Times New Roman"/>
                <w:color w:val="000000"/>
                <w:sz w:val="24"/>
                <w:szCs w:val="24"/>
              </w:rPr>
              <w:delText>(Salmerón et al., 2016)</w:delText>
            </w:r>
          </w:del>
          <w:customXmlDelRangeStart w:id="23" w:author="Elvis F. Elli" w:date="2026-06-26T11:17:00Z"/>
        </w:sdtContent>
      </w:sdt>
      <w:customXmlDelRangeEnd w:id="23"/>
      <w:del w:id="24" w:author="Elvis F. Elli" w:date="2026-06-26T11:17:00Z" w16du:dateUtc="2026-06-26T16:17:00Z">
        <w:r w:rsidDel="002042D1">
          <w:rPr>
            <w:rFonts w:ascii="Times New Roman" w:hAnsi="Times New Roman" w:cs="Times New Roman"/>
            <w:color w:val="000000"/>
            <w:sz w:val="24"/>
            <w:szCs w:val="24"/>
          </w:rPr>
          <w:delText>, indicating the need for cropping systems-specific recommendations.</w:delText>
        </w:r>
      </w:del>
    </w:p>
    <w:p w14:paraId="43184D09" w14:textId="5146ADC1"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 xml:space="preserve">Delta region as a case study, an environment particularly vulnerable to warming, with hot summers and frequent late-season drought events, </w:t>
      </w:r>
      <w:r w:rsidR="004F0D73">
        <w:rPr>
          <w:rFonts w:ascii="Times New Roman" w:hAnsi="Times New Roman" w:cs="Times New Roman"/>
          <w:sz w:val="24"/>
          <w:szCs w:val="24"/>
        </w:rPr>
        <w:t xml:space="preserve">which </w:t>
      </w:r>
      <w:proofErr w:type="gramStart"/>
      <w:r w:rsidR="004F0D73">
        <w:rPr>
          <w:rFonts w:ascii="Times New Roman" w:hAnsi="Times New Roman" w:cs="Times New Roman"/>
          <w:sz w:val="24"/>
          <w:szCs w:val="24"/>
        </w:rPr>
        <w:t>accounts</w:t>
      </w:r>
      <w:proofErr w:type="gramEnd"/>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EC52D6" w:rsidRPr="00EC52D6">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70625DC1"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EC52D6" w:rsidRPr="00EC52D6">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EC52D6" w:rsidRPr="00EC52D6">
            <w:rPr>
              <w:rFonts w:ascii="Times New Roman" w:hAnsi="Times New Roman" w:cs="Times New Roman"/>
              <w:color w:val="000000"/>
              <w:sz w:val="24"/>
              <w:szCs w:val="24"/>
            </w:rPr>
            <w:t>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Content>
          <w:r w:rsidR="00EC52D6" w:rsidRPr="00EC52D6">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w:t>
      </w:r>
      <w:r w:rsidR="00A242E7">
        <w:rPr>
          <w:rFonts w:ascii="Times New Roman" w:hAnsi="Times New Roman" w:cs="Times New Roman"/>
          <w:color w:val="000000"/>
          <w:sz w:val="24"/>
          <w:szCs w:val="24"/>
        </w:rPr>
        <w:lastRenderedPageBreak/>
        <w:t>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EC52D6" w:rsidRPr="00EC52D6">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maturity group (MG)</w:t>
      </w:r>
      <w:r w:rsidR="001007FB">
        <w:rPr>
          <w:rFonts w:ascii="Times New Roman" w:hAnsi="Times New Roman" w:cs="Times New Roman"/>
          <w:color w:val="000000"/>
          <w:sz w:val="24"/>
          <w:szCs w:val="24"/>
        </w:rPr>
        <w:t xml:space="preserve"> 4 (r</w:t>
      </w:r>
      <w:r w:rsidR="00BA560F">
        <w:rPr>
          <w:rFonts w:ascii="Times New Roman" w:hAnsi="Times New Roman" w:cs="Times New Roman"/>
          <w:color w:val="000000"/>
          <w:sz w:val="24"/>
          <w:szCs w:val="24"/>
        </w:rPr>
        <w:t xml:space="preserve">elative </w:t>
      </w:r>
      <w:r w:rsidR="004F32D1">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
          <w:id w:val="256182349"/>
          <w:placeholder>
            <w:docPart w:val="DefaultPlaceholder_-1854013440"/>
          </w:placeholder>
        </w:sdtPr>
        <w:sdtContent>
          <w:r w:rsidR="00EC52D6" w:rsidRPr="00EC52D6">
            <w:rPr>
              <w:rFonts w:ascii="Times New Roman" w:hAnsi="Times New Roman" w:cs="Times New Roman"/>
              <w:color w:val="000000"/>
              <w:sz w:val="24"/>
              <w:szCs w:val="24"/>
            </w:rPr>
            <w:t>(Archontoulis et al., 2014; 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and Purcell, 2016; 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6484F27F" w14:textId="77777777" w:rsidR="006C6D66" w:rsidRDefault="003A62EB" w:rsidP="00730A6E">
      <w:pPr>
        <w:spacing w:line="480" w:lineRule="auto"/>
        <w:rPr>
          <w:rFonts w:ascii="Times New Roman" w:hAnsi="Times New Roman" w:cs="Times New Roman"/>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p>
    <w:p w14:paraId="1CA16B82" w14:textId="2B6F8E8A" w:rsidR="00BB3300" w:rsidRDefault="006C6D66" w:rsidP="006C6D66">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used </w:t>
      </w:r>
      <w:r>
        <w:rPr>
          <w:rFonts w:ascii="Times New Roman" w:hAnsi="Times New Roman" w:cs="Times New Roman"/>
          <w:sz w:val="24"/>
          <w:szCs w:val="24"/>
        </w:rPr>
        <w:t>the soybean c</w:t>
      </w:r>
      <w:r w:rsidRPr="008D2943">
        <w:rPr>
          <w:rFonts w:ascii="Times New Roman" w:hAnsi="Times New Roman" w:cs="Times New Roman"/>
          <w:sz w:val="24"/>
          <w:szCs w:val="24"/>
        </w:rPr>
        <w:t xml:space="preserve">ropland </w:t>
      </w:r>
      <w:r>
        <w:rPr>
          <w:rFonts w:ascii="Times New Roman" w:hAnsi="Times New Roman" w:cs="Times New Roman"/>
          <w:sz w:val="24"/>
          <w:szCs w:val="24"/>
        </w:rPr>
        <w:t>d</w:t>
      </w:r>
      <w:r w:rsidRPr="008D2943">
        <w:rPr>
          <w:rFonts w:ascii="Times New Roman" w:hAnsi="Times New Roman" w:cs="Times New Roman"/>
          <w:sz w:val="24"/>
          <w:szCs w:val="24"/>
        </w:rPr>
        <w:t xml:space="preserve">ata </w:t>
      </w:r>
      <w:r>
        <w:rPr>
          <w:rFonts w:ascii="Times New Roman" w:hAnsi="Times New Roman" w:cs="Times New Roman"/>
          <w:sz w:val="24"/>
          <w:szCs w:val="24"/>
        </w:rPr>
        <w:t>l</w:t>
      </w:r>
      <w:r w:rsidRPr="008D2943">
        <w:rPr>
          <w:rFonts w:ascii="Times New Roman" w:hAnsi="Times New Roman" w:cs="Times New Roman"/>
          <w:sz w:val="24"/>
          <w:szCs w:val="24"/>
        </w:rPr>
        <w:t>ayer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051614561"/>
          <w:placeholder>
            <w:docPart w:val="E2FE08BBBA8E48819C4BA3724414F4D3"/>
          </w:placeholder>
        </w:sdtPr>
        <w:sdtContent>
          <w:r w:rsidRPr="00F73EDE">
            <w:rPr>
              <w:rFonts w:ascii="Times New Roman" w:hAnsi="Times New Roman" w:cs="Times New Roman"/>
              <w:color w:val="000000"/>
              <w:sz w:val="24"/>
              <w:szCs w:val="24"/>
            </w:rPr>
            <w:t>(NASS, 2023)</w:t>
          </w:r>
        </w:sdtContent>
      </w:sdt>
      <w:r w:rsidRPr="008D2943">
        <w:rPr>
          <w:rFonts w:ascii="Times New Roman" w:hAnsi="Times New Roman" w:cs="Times New Roman"/>
          <w:sz w:val="24"/>
          <w:szCs w:val="24"/>
        </w:rPr>
        <w:t xml:space="preserve"> to </w:t>
      </w:r>
      <w:ins w:id="25" w:author="Elvis F. Elli" w:date="2026-06-26T11:23:00Z" w16du:dateUtc="2026-06-26T16:23:00Z">
        <w:r w:rsidRPr="003563B3">
          <w:rPr>
            <w:rFonts w:ascii="Times New Roman" w:hAnsi="Times New Roman" w:cs="Times New Roman"/>
            <w:sz w:val="24"/>
            <w:szCs w:val="24"/>
          </w:rPr>
          <w:t>identify soybean-cropped pixels and define the spatial extent of the simulation fields</w:t>
        </w:r>
      </w:ins>
      <w:del w:id="26" w:author="Elvis F. Elli" w:date="2026-06-26T11:23:00Z" w16du:dateUtc="2026-06-26T16:23:00Z">
        <w:r w:rsidRPr="008D2943" w:rsidDel="006C6D66">
          <w:rPr>
            <w:rFonts w:ascii="Times New Roman" w:hAnsi="Times New Roman" w:cs="Times New Roman"/>
            <w:sz w:val="24"/>
            <w:szCs w:val="24"/>
          </w:rPr>
          <w:delText>define the simulation fields</w:delText>
        </w:r>
      </w:del>
      <w:r w:rsidRPr="008D2943">
        <w:rPr>
          <w:rFonts w:ascii="Times New Roman" w:hAnsi="Times New Roman" w:cs="Times New Roman"/>
          <w:sz w:val="24"/>
          <w:szCs w:val="24"/>
        </w:rPr>
        <w:t>, which were resampled to a 2.5 km grid (~0.025°)</w:t>
      </w:r>
      <w:del w:id="27" w:author="Elvis F. Elli" w:date="2026-06-26T11:24:00Z" w16du:dateUtc="2026-06-26T16:24:00Z">
        <w:r w:rsidRPr="008D2943" w:rsidDel="006C6D66">
          <w:rPr>
            <w:rFonts w:ascii="Times New Roman" w:hAnsi="Times New Roman" w:cs="Times New Roman"/>
            <w:sz w:val="24"/>
            <w:szCs w:val="24"/>
          </w:rPr>
          <w:delText xml:space="preserve"> and clipped to the </w:delText>
        </w:r>
        <w:r w:rsidDel="006C6D66">
          <w:rPr>
            <w:rFonts w:ascii="Times New Roman" w:hAnsi="Times New Roman" w:cs="Times New Roman"/>
            <w:sz w:val="24"/>
            <w:szCs w:val="24"/>
          </w:rPr>
          <w:delText xml:space="preserve">AR </w:delText>
        </w:r>
        <w:r w:rsidRPr="008D2943" w:rsidDel="006C6D66">
          <w:rPr>
            <w:rFonts w:ascii="Times New Roman" w:hAnsi="Times New Roman" w:cs="Times New Roman"/>
            <w:sz w:val="24"/>
            <w:szCs w:val="24"/>
          </w:rPr>
          <w:delText xml:space="preserve">state boundary. </w:delText>
        </w:r>
        <w:r w:rsidDel="006C6D66">
          <w:rPr>
            <w:rFonts w:ascii="Times New Roman" w:hAnsi="Times New Roman" w:cs="Times New Roman"/>
            <w:sz w:val="24"/>
            <w:szCs w:val="24"/>
          </w:rPr>
          <w:delText>T</w:delText>
        </w:r>
        <w:r w:rsidRPr="008D2943" w:rsidDel="006C6D66">
          <w:rPr>
            <w:rFonts w:ascii="Times New Roman" w:hAnsi="Times New Roman" w:cs="Times New Roman"/>
            <w:sz w:val="24"/>
            <w:szCs w:val="24"/>
          </w:rPr>
          <w:delText>he layer was reprojected to WGS84 to obtain latitude–longitude coordinates</w:delText>
        </w:r>
      </w:del>
      <w:r w:rsidRPr="008D2943">
        <w:rPr>
          <w:rFonts w:ascii="Times New Roman" w:hAnsi="Times New Roman" w:cs="Times New Roman"/>
          <w:sz w:val="24"/>
          <w:szCs w:val="24"/>
        </w:rPr>
        <w:t xml:space="preserve">. </w:t>
      </w:r>
      <w:ins w:id="28" w:author="Elvis F. Elli" w:date="2026-06-26T11:24:00Z" w16du:dateUtc="2026-06-26T16:24:00Z">
        <w:r w:rsidRPr="003563B3">
          <w:rPr>
            <w:rFonts w:ascii="Times New Roman" w:hAnsi="Times New Roman" w:cs="Times New Roman"/>
            <w:sz w:val="24"/>
            <w:szCs w:val="24"/>
          </w:rPr>
          <w:t>Each grid cell classified as soybean cropland was treated as one simulation field</w:t>
        </w:r>
        <w:r>
          <w:rPr>
            <w:rFonts w:ascii="Times New Roman" w:hAnsi="Times New Roman" w:cs="Times New Roman"/>
            <w:sz w:val="24"/>
            <w:szCs w:val="24"/>
          </w:rPr>
          <w:t>.</w:t>
        </w:r>
      </w:ins>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EC52D6" w:rsidRPr="00EC52D6">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EC52D6" w:rsidRPr="00EC52D6">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EC52D6" w:rsidRPr="00EC52D6">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w:t>
      </w:r>
      <w:r w:rsidR="00121C27">
        <w:rPr>
          <w:rFonts w:ascii="Times New Roman" w:hAnsi="Times New Roman" w:cs="Times New Roman"/>
          <w:sz w:val="24"/>
          <w:szCs w:val="24"/>
        </w:rPr>
        <w:lastRenderedPageBreak/>
        <w:t xml:space="preserve">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1B48535E"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del w:id="29" w:author="Elvis F. Elli" w:date="2026-06-26T11:38:00Z" w16du:dateUtc="2026-06-26T16:38:00Z">
        <w:r w:rsidR="006147DD" w:rsidDel="006147DD">
          <w:rPr>
            <w:rFonts w:ascii="Times New Roman" w:hAnsi="Times New Roman" w:cs="Times New Roman"/>
            <w:sz w:val="24"/>
            <w:szCs w:val="24"/>
          </w:rPr>
          <w:delText>15</w:delText>
        </w:r>
      </w:del>
      <w:ins w:id="30" w:author="Elvis F. Elli" w:date="2026-06-26T11:38:00Z" w16du:dateUtc="2026-06-26T16:38:00Z">
        <w:r w:rsidR="006147DD">
          <w:rPr>
            <w:rFonts w:ascii="Times New Roman" w:hAnsi="Times New Roman" w:cs="Times New Roman"/>
            <w:sz w:val="24"/>
            <w:szCs w:val="24"/>
          </w:rPr>
          <w:t>22</w:t>
        </w:r>
      </w:ins>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69667302"/>
          <w:placeholder>
            <w:docPart w:val="DefaultPlaceholder_-1854013440"/>
          </w:placeholder>
        </w:sdtPr>
        <w:sdtContent>
          <w:r w:rsidR="00EC52D6" w:rsidRPr="00EC52D6">
            <w:rPr>
              <w:rFonts w:ascii="Times New Roman" w:hAnsi="Times New Roman" w:cs="Times New Roman"/>
              <w:color w:val="000000"/>
              <w:sz w:val="24"/>
              <w:szCs w:val="24"/>
            </w:rPr>
            <w:t>(NASS, 2025</w:t>
          </w:r>
          <w:ins w:id="31" w:author="Elvis F. Elli" w:date="2026-06-26T11:39:00Z" w16du:dateUtc="2026-06-26T16:39:00Z">
            <w:r w:rsidR="006147DD">
              <w:rPr>
                <w:rFonts w:ascii="Times New Roman" w:hAnsi="Times New Roman" w:cs="Times New Roman"/>
                <w:color w:val="000000"/>
                <w:sz w:val="24"/>
                <w:szCs w:val="24"/>
              </w:rPr>
              <w:t xml:space="preserve">; </w:t>
            </w:r>
            <w:r w:rsidR="006147DD" w:rsidRPr="00EC52D6">
              <w:rPr>
                <w:rFonts w:ascii="Times New Roman" w:hAnsi="Times New Roman" w:cs="Times New Roman"/>
                <w:color w:val="000000"/>
                <w:sz w:val="24"/>
                <w:szCs w:val="24"/>
              </w:rPr>
              <w:t>Figure S4</w:t>
            </w:r>
          </w:ins>
          <w:r w:rsidR="00EC52D6" w:rsidRPr="00EC52D6">
            <w:rPr>
              <w:rFonts w:ascii="Times New Roman" w:hAnsi="Times New Roman" w:cs="Times New Roman"/>
              <w:color w:val="000000"/>
              <w:sz w:val="24"/>
              <w:szCs w:val="24"/>
            </w:rPr>
            <w:t>)</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EC52D6" w:rsidRPr="00EC52D6">
            <w:rPr>
              <w:rFonts w:ascii="Times New Roman" w:hAnsi="Times New Roman" w:cs="Times New Roman"/>
              <w:color w:val="000000"/>
              <w:sz w:val="24"/>
              <w:szCs w:val="24"/>
            </w:rPr>
            <w:t>(Salmer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2016; 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1082BC27"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increase</w:t>
      </w:r>
      <w:r w:rsidR="003B5D8A">
        <w:rPr>
          <w:rFonts w:ascii="Times New Roman" w:hAnsi="Times New Roman" w:cs="Times New Roman"/>
          <w:sz w:val="24"/>
          <w:szCs w:val="24"/>
        </w:rPr>
        <w:t xml:space="preserve"> (+</w:t>
      </w:r>
      <w:r w:rsidR="003B5D8A" w:rsidRPr="008D2943">
        <w:rPr>
          <w:rFonts w:ascii="Times New Roman" w:hAnsi="Times New Roman" w:cs="Times New Roman"/>
          <w:sz w:val="24"/>
          <w:szCs w:val="24"/>
        </w:rPr>
        <w:t>2°C</w:t>
      </w:r>
      <w:r w:rsidR="003B5D8A">
        <w:rPr>
          <w:rFonts w:ascii="Times New Roman" w:hAnsi="Times New Roman" w:cs="Times New Roman"/>
          <w:sz w:val="24"/>
          <w:szCs w:val="24"/>
        </w:rPr>
        <w:t>)</w:t>
      </w:r>
      <w:r w:rsidR="00DC5CE8">
        <w:rPr>
          <w:rFonts w:ascii="Times New Roman" w:hAnsi="Times New Roman" w:cs="Times New Roman"/>
          <w:sz w:val="24"/>
          <w:szCs w:val="24"/>
        </w:rPr>
        <w:t xml:space="preserve"> in daily maximum and minimum temperatures, which is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02B923DC575C4958B483557797AF7177"/>
          </w:placeholder>
        </w:sdtPr>
        <w:sdtContent>
          <w:r w:rsidR="003B5D8A" w:rsidRPr="00EC52D6">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74016D">
        <w:rPr>
          <w:rFonts w:ascii="Times New Roman" w:hAnsi="Times New Roman" w:cs="Times New Roman"/>
          <w:color w:val="000000"/>
          <w:sz w:val="24"/>
          <w:szCs w:val="24"/>
        </w:rPr>
        <w:t>advancing sowing date by 12 days,</w:t>
      </w:r>
      <w:r w:rsidR="0074016D" w:rsidRPr="008D2943">
        <w:rPr>
          <w:rFonts w:ascii="Times New Roman" w:hAnsi="Times New Roman" w:cs="Times New Roman"/>
          <w:color w:val="000000"/>
          <w:sz w:val="24"/>
          <w:szCs w:val="24"/>
        </w:rPr>
        <w:t xml:space="preserve"> </w:t>
      </w:r>
      <w:r w:rsidR="0074016D">
        <w:rPr>
          <w:rFonts w:ascii="Times New Roman" w:hAnsi="Times New Roman" w:cs="Times New Roman"/>
          <w:color w:val="000000"/>
          <w:sz w:val="24"/>
          <w:szCs w:val="24"/>
        </w:rPr>
        <w:t xml:space="preserve"> corresponding to a realistic range within the upper tail of the </w:t>
      </w:r>
      <w:r w:rsidR="0074016D" w:rsidRPr="008D2943">
        <w:rPr>
          <w:rFonts w:ascii="Times New Roman" w:hAnsi="Times New Roman" w:cs="Times New Roman"/>
          <w:color w:val="000000"/>
          <w:sz w:val="24"/>
          <w:szCs w:val="24"/>
        </w:rPr>
        <w:t xml:space="preserve">NASS planting progress for the studied region </w:t>
      </w:r>
      <w:sdt>
        <w:sdtPr>
          <w:rPr>
            <w:rFonts w:ascii="Times New Roman" w:hAnsi="Times New Roman" w:cs="Times New Roman"/>
            <w:color w:val="000000"/>
            <w:sz w:val="24"/>
            <w:szCs w:val="24"/>
          </w:rPr>
          <w:tag w:val="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444305469"/>
          <w:placeholder>
            <w:docPart w:val="9B59A8BA1EFE40ECB513B2064C889138"/>
          </w:placeholder>
        </w:sdtPr>
        <w:sdtContent>
          <w:r w:rsidR="0074016D" w:rsidRPr="00F73EDE">
            <w:rPr>
              <w:rFonts w:ascii="Times New Roman" w:hAnsi="Times New Roman" w:cs="Times New Roman"/>
              <w:color w:val="000000"/>
              <w:sz w:val="24"/>
              <w:szCs w:val="24"/>
            </w:rPr>
            <w:t>(NASS, 2023)</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310C43AE"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lastRenderedPageBreak/>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pronounces changes in northern environments (Figure 2), where baseline temperatures are 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w:t>
      </w:r>
      <w:r w:rsidR="003563B3" w:rsidRPr="00CF1D5B">
        <w:rPr>
          <w:rFonts w:ascii="Times New Roman" w:hAnsi="Times New Roman" w:cs="Times New Roman"/>
          <w:sz w:val="24"/>
          <w:szCs w:val="24"/>
        </w:rPr>
        <w:lastRenderedPageBreak/>
        <w:t>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0C5A690F"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w:t>
      </w:r>
      <w:r w:rsidRPr="00B62473">
        <w:rPr>
          <w:rFonts w:ascii="Times New Roman" w:hAnsi="Times New Roman" w:cs="Times New Roman"/>
          <w:sz w:val="24"/>
          <w:szCs w:val="24"/>
        </w:rPr>
        <w:lastRenderedPageBreak/>
        <w:t>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2CF0B1C3"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741AE100"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w:t>
      </w:r>
      <w:r w:rsidR="00977E9C">
        <w:rPr>
          <w:rFonts w:ascii="Times New Roman" w:hAnsi="Times New Roman" w:cs="Times New Roman"/>
          <w:sz w:val="24"/>
          <w:szCs w:val="24"/>
        </w:rPr>
        <w:lastRenderedPageBreak/>
        <w:t xml:space="preserve">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
          <w:id w:val="-460646199"/>
          <w:placeholder>
            <w:docPart w:val="4A39D4780C514A8DB55B7351CDBABE6E"/>
          </w:placeholder>
        </w:sdtPr>
        <w:sdtContent>
          <w:r w:rsidR="00EC52D6" w:rsidRPr="00EC52D6">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4180889D"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agronomic management,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EC52D6" w:rsidRPr="00EC52D6">
            <w:rPr>
              <w:rFonts w:ascii="Times New Roman" w:hAnsi="Times New Roman" w:cs="Times New Roman"/>
              <w:color w:val="000000"/>
              <w:sz w:val="24"/>
              <w:szCs w:val="24"/>
            </w:rPr>
            <w:t>Deryng</w:t>
          </w:r>
          <w:proofErr w:type="spellEnd"/>
          <w:r w:rsidR="00EC52D6" w:rsidRPr="00EC52D6">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EC52D6" w:rsidRPr="00EC52D6">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53A94E72"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
          <w:id w:val="328570607"/>
          <w:placeholder>
            <w:docPart w:val="DefaultPlaceholder_-1854013440"/>
          </w:placeholder>
        </w:sdtPr>
        <w:sdtContent>
          <w:r w:rsidR="00EC52D6" w:rsidRPr="00EC52D6">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EC52D6" w:rsidRPr="00EC52D6">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EC52D6" w:rsidRPr="00EC52D6">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EC52D6" w:rsidRPr="00EC52D6">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w:t>
      </w:r>
      <w:r w:rsidR="00320AAD">
        <w:rPr>
          <w:rFonts w:ascii="Times New Roman" w:hAnsi="Times New Roman" w:cs="Times New Roman"/>
          <w:sz w:val="24"/>
          <w:szCs w:val="24"/>
        </w:rPr>
        <w:lastRenderedPageBreak/>
        <w:t xml:space="preserve">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Content>
          <w:r w:rsidR="00EC52D6" w:rsidRPr="00EC52D6">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Content>
          <w:r w:rsidR="00EC52D6" w:rsidRPr="00EC52D6">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EC52D6" w:rsidRPr="00EC52D6">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24672E69"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EC52D6" w:rsidRPr="00EC52D6">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w:t>
      </w:r>
      <w:r w:rsidR="003C6296">
        <w:rPr>
          <w:rFonts w:ascii="Times New Roman" w:hAnsi="Times New Roman" w:cs="Times New Roman"/>
          <w:color w:val="000000" w:themeColor="text1"/>
          <w:sz w:val="24"/>
          <w:szCs w:val="24"/>
        </w:rPr>
        <w:t>1</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
          <w:id w:val="1601749790"/>
          <w:placeholder>
            <w:docPart w:val="DefaultPlaceholder_-1854013440"/>
          </w:placeholder>
        </w:sdtPr>
        <w:sdtContent>
          <w:r w:rsidR="00EC52D6" w:rsidRPr="00EC52D6">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EC52D6" w:rsidRPr="00EC52D6">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0348F33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 xml:space="preserve">Integrating genomic prediction with crop modeling to </w:t>
      </w:r>
      <w:r w:rsidRPr="00954476">
        <w:rPr>
          <w:sz w:val="24"/>
          <w:szCs w:val="24"/>
        </w:rPr>
        <w:lastRenderedPageBreak/>
        <w:t>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B251194"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EC52D6" w:rsidRPr="00EC52D6">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w:t>
      </w:r>
      <w:r w:rsidRPr="00403C2D">
        <w:rPr>
          <w:rFonts w:ascii="Times New Roman" w:hAnsi="Times New Roman" w:cs="Times New Roman"/>
          <w:sz w:val="24"/>
          <w:szCs w:val="24"/>
        </w:rPr>
        <w:lastRenderedPageBreak/>
        <w:t xml:space="preserve">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lastRenderedPageBreak/>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w:t>
      </w:r>
      <w:r w:rsidRPr="00403C2D">
        <w:rPr>
          <w:rFonts w:ascii="Times New Roman" w:hAnsi="Times New Roman" w:cs="Times New Roman"/>
          <w:sz w:val="24"/>
          <w:szCs w:val="24"/>
        </w:rPr>
        <w:lastRenderedPageBreak/>
        <w:t xml:space="preserve">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589E84AD" w14:textId="77777777" w:rsid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4DAA4F1A" w14:textId="0F1E9BA4" w:rsidR="00853706" w:rsidRPr="00403C2D" w:rsidRDefault="00853706" w:rsidP="00745C29">
      <w:pPr>
        <w:spacing w:after="0" w:line="480" w:lineRule="auto"/>
        <w:ind w:left="270" w:hanging="270"/>
        <w:rPr>
          <w:rFonts w:ascii="Times New Roman" w:hAnsi="Times New Roman" w:cs="Times New Roman"/>
          <w:sz w:val="24"/>
          <w:szCs w:val="24"/>
        </w:rPr>
      </w:pPr>
      <w:proofErr w:type="spellStart"/>
      <w:r w:rsidRPr="00853706">
        <w:rPr>
          <w:rFonts w:ascii="Times New Roman" w:hAnsi="Times New Roman" w:cs="Times New Roman"/>
          <w:sz w:val="24"/>
          <w:szCs w:val="24"/>
        </w:rPr>
        <w:t>Salmerόn</w:t>
      </w:r>
      <w:proofErr w:type="spellEnd"/>
      <w:r w:rsidRPr="00853706">
        <w:rPr>
          <w:rFonts w:ascii="Times New Roman" w:hAnsi="Times New Roman" w:cs="Times New Roman"/>
          <w:sz w:val="24"/>
          <w:szCs w:val="24"/>
        </w:rPr>
        <w:t>, M., L.C. Purcell, E.D. Vories, and G. Shannon. 2017. Simulation of genotype-by-environment interactions on irrigated soybean yields in the U.S. Midsouth. Agric. Syst. 150: 120–129. https://doi.org/10.1016/j.agsy.2016.10.008</w:t>
      </w:r>
      <w:r>
        <w:rPr>
          <w:rFonts w:ascii="Times New Roman" w:hAnsi="Times New Roman" w:cs="Times New Roman"/>
          <w:sz w:val="24"/>
          <w:szCs w:val="24"/>
        </w:rPr>
        <w:t xml:space="preserve"> </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8"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9" w:history="1">
        <w:r w:rsidRPr="00403C2D">
          <w:rPr>
            <w:rStyle w:val="Hyperlink"/>
            <w:rFonts w:ascii="Times New Roman" w:hAnsi="Times New Roman" w:cs="Times New Roman"/>
            <w:sz w:val="24"/>
            <w:szCs w:val="24"/>
          </w:rPr>
          <w:t>https://doi.org/10.1111/GCB.15649</w:t>
        </w:r>
      </w:hyperlink>
    </w:p>
    <w:sectPr w:rsidR="00185872" w:rsidSect="007D4C1F">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0545" w14:textId="77777777" w:rsidR="00ED4DC4" w:rsidRDefault="00ED4DC4">
      <w:pPr>
        <w:spacing w:after="0" w:line="240" w:lineRule="auto"/>
      </w:pPr>
      <w:r>
        <w:separator/>
      </w:r>
    </w:p>
  </w:endnote>
  <w:endnote w:type="continuationSeparator" w:id="0">
    <w:p w14:paraId="4C85DC14" w14:textId="77777777" w:rsidR="00ED4DC4" w:rsidRDefault="00ED4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3C75B" w14:textId="77777777" w:rsidR="00ED4DC4" w:rsidRDefault="00ED4DC4">
      <w:pPr>
        <w:spacing w:after="0" w:line="240" w:lineRule="auto"/>
      </w:pPr>
      <w:r>
        <w:separator/>
      </w:r>
    </w:p>
  </w:footnote>
  <w:footnote w:type="continuationSeparator" w:id="0">
    <w:p w14:paraId="4B5EF174" w14:textId="77777777" w:rsidR="00ED4DC4" w:rsidRDefault="00ED4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1109"/>
    <w:rsid w:val="00072597"/>
    <w:rsid w:val="000732AC"/>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042D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0859"/>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283"/>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7DD"/>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C68AB"/>
    <w:rsid w:val="006C6D66"/>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16D"/>
    <w:rsid w:val="007409FB"/>
    <w:rsid w:val="007426A6"/>
    <w:rsid w:val="00744CA1"/>
    <w:rsid w:val="00745C29"/>
    <w:rsid w:val="00745E53"/>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27976"/>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2A24"/>
    <w:rsid w:val="00D73270"/>
    <w:rsid w:val="00D74A3C"/>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1D9C"/>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4DC4"/>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111/GCB.15649"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footer" Target="footer1.xml"/><Relationship Id="rId47" Type="http://schemas.microsoft.com/office/2011/relationships/people" Target="people.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49" Type="http://schemas.openxmlformats.org/officeDocument/2006/relationships/theme" Target="theme/theme1.xm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footer" Target="footer2.xml"/><Relationship Id="rId48" Type="http://schemas.openxmlformats.org/officeDocument/2006/relationships/glossaryDocument" Target="glossary/document.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029/2024JG008266" TargetMode="External"/><Relationship Id="rId46" Type="http://schemas.openxmlformats.org/officeDocument/2006/relationships/fontTable" Target="fontTable.xml"/><Relationship Id="rId20" Type="http://schemas.openxmlformats.org/officeDocument/2006/relationships/hyperlink" Target="https://doi.org/10.3389/FPLS.2022.849896"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
      <w:docPartPr>
        <w:name w:val="75886A553F04428BA385246268948099"/>
        <w:category>
          <w:name w:val="General"/>
          <w:gallery w:val="placeholder"/>
        </w:category>
        <w:types>
          <w:type w:val="bbPlcHdr"/>
        </w:types>
        <w:behaviors>
          <w:behavior w:val="content"/>
        </w:behaviors>
        <w:guid w:val="{04476AF7-8C52-441A-B33F-2F24F2FA6A0F}"/>
      </w:docPartPr>
      <w:docPartBody>
        <w:p w:rsidR="00000000" w:rsidRDefault="00205792" w:rsidP="00205792">
          <w:pPr>
            <w:pStyle w:val="75886A553F04428BA385246268948099"/>
          </w:pPr>
          <w:r w:rsidRPr="0044134D">
            <w:rPr>
              <w:rStyle w:val="PlaceholderText"/>
            </w:rPr>
            <w:t>Click or tap here to enter text.</w:t>
          </w:r>
        </w:p>
      </w:docPartBody>
    </w:docPart>
    <w:docPart>
      <w:docPartPr>
        <w:name w:val="E85B9FDD88B145489DCD8B8497AC1890"/>
        <w:category>
          <w:name w:val="General"/>
          <w:gallery w:val="placeholder"/>
        </w:category>
        <w:types>
          <w:type w:val="bbPlcHdr"/>
        </w:types>
        <w:behaviors>
          <w:behavior w:val="content"/>
        </w:behaviors>
        <w:guid w:val="{A2FDACEA-BD56-4A0F-B666-0B802E31C467}"/>
      </w:docPartPr>
      <w:docPartBody>
        <w:p w:rsidR="00000000" w:rsidRDefault="00205792" w:rsidP="00205792">
          <w:pPr>
            <w:pStyle w:val="E85B9FDD88B145489DCD8B8497AC1890"/>
          </w:pPr>
          <w:r w:rsidRPr="0044134D">
            <w:rPr>
              <w:rStyle w:val="PlaceholderText"/>
            </w:rPr>
            <w:t>Click or tap here to enter text.</w:t>
          </w:r>
        </w:p>
      </w:docPartBody>
    </w:docPart>
    <w:docPart>
      <w:docPartPr>
        <w:name w:val="7505BAE70D4B43C4B790498785624C70"/>
        <w:category>
          <w:name w:val="General"/>
          <w:gallery w:val="placeholder"/>
        </w:category>
        <w:types>
          <w:type w:val="bbPlcHdr"/>
        </w:types>
        <w:behaviors>
          <w:behavior w:val="content"/>
        </w:behaviors>
        <w:guid w:val="{AFC48C7E-C510-4F2C-8E4F-BCC67E1B4E15}"/>
      </w:docPartPr>
      <w:docPartBody>
        <w:p w:rsidR="00000000" w:rsidRDefault="00205792" w:rsidP="00205792">
          <w:pPr>
            <w:pStyle w:val="7505BAE70D4B43C4B790498785624C70"/>
          </w:pPr>
          <w:r w:rsidRPr="0044134D">
            <w:rPr>
              <w:rStyle w:val="PlaceholderText"/>
            </w:rPr>
            <w:t>Click or tap here to enter text.</w:t>
          </w:r>
        </w:p>
      </w:docPartBody>
    </w:docPart>
    <w:docPart>
      <w:docPartPr>
        <w:name w:val="E2FE08BBBA8E48819C4BA3724414F4D3"/>
        <w:category>
          <w:name w:val="General"/>
          <w:gallery w:val="placeholder"/>
        </w:category>
        <w:types>
          <w:type w:val="bbPlcHdr"/>
        </w:types>
        <w:behaviors>
          <w:behavior w:val="content"/>
        </w:behaviors>
        <w:guid w:val="{0BCC6EB0-DAE0-4921-98DB-8C21613E0225}"/>
      </w:docPartPr>
      <w:docPartBody>
        <w:p w:rsidR="00000000" w:rsidRDefault="00205792" w:rsidP="00205792">
          <w:pPr>
            <w:pStyle w:val="E2FE08BBBA8E48819C4BA3724414F4D3"/>
          </w:pPr>
          <w:r w:rsidRPr="0044134D">
            <w:rPr>
              <w:rStyle w:val="PlaceholderText"/>
            </w:rPr>
            <w:t>Click or tap here to enter text.</w:t>
          </w:r>
        </w:p>
      </w:docPartBody>
    </w:docPart>
    <w:docPart>
      <w:docPartPr>
        <w:name w:val="9B59A8BA1EFE40ECB513B2064C889138"/>
        <w:category>
          <w:name w:val="General"/>
          <w:gallery w:val="placeholder"/>
        </w:category>
        <w:types>
          <w:type w:val="bbPlcHdr"/>
        </w:types>
        <w:behaviors>
          <w:behavior w:val="content"/>
        </w:behaviors>
        <w:guid w:val="{B546B07A-3C78-4CD1-A602-A9BA9E729CAC}"/>
      </w:docPartPr>
      <w:docPartBody>
        <w:p w:rsidR="00000000" w:rsidRDefault="00205792" w:rsidP="00205792">
          <w:pPr>
            <w:pStyle w:val="9B59A8BA1EFE40ECB513B2064C889138"/>
          </w:pPr>
          <w:r w:rsidRPr="003F5C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01FD4"/>
    <w:rsid w:val="00032982"/>
    <w:rsid w:val="00035402"/>
    <w:rsid w:val="0006214D"/>
    <w:rsid w:val="000626C2"/>
    <w:rsid w:val="00062A45"/>
    <w:rsid w:val="00071109"/>
    <w:rsid w:val="0007707F"/>
    <w:rsid w:val="000D142A"/>
    <w:rsid w:val="00107563"/>
    <w:rsid w:val="00121A36"/>
    <w:rsid w:val="00124201"/>
    <w:rsid w:val="00142C08"/>
    <w:rsid w:val="001515EE"/>
    <w:rsid w:val="00175256"/>
    <w:rsid w:val="00191C58"/>
    <w:rsid w:val="001A3D8D"/>
    <w:rsid w:val="001A5E80"/>
    <w:rsid w:val="001B38E1"/>
    <w:rsid w:val="001B491E"/>
    <w:rsid w:val="001D298D"/>
    <w:rsid w:val="001E10F2"/>
    <w:rsid w:val="00205792"/>
    <w:rsid w:val="0024394A"/>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91283"/>
    <w:rsid w:val="003B7BEE"/>
    <w:rsid w:val="004A5FDA"/>
    <w:rsid w:val="004B2F2E"/>
    <w:rsid w:val="004C4724"/>
    <w:rsid w:val="00550DEC"/>
    <w:rsid w:val="00563F06"/>
    <w:rsid w:val="005900CD"/>
    <w:rsid w:val="005B4B30"/>
    <w:rsid w:val="0062355B"/>
    <w:rsid w:val="00625E0C"/>
    <w:rsid w:val="00646E0D"/>
    <w:rsid w:val="006527C5"/>
    <w:rsid w:val="006670BA"/>
    <w:rsid w:val="006D4EE0"/>
    <w:rsid w:val="0072051F"/>
    <w:rsid w:val="0072157B"/>
    <w:rsid w:val="007426A6"/>
    <w:rsid w:val="007E7425"/>
    <w:rsid w:val="00820B2A"/>
    <w:rsid w:val="00886DCC"/>
    <w:rsid w:val="0089681A"/>
    <w:rsid w:val="008A2CB0"/>
    <w:rsid w:val="008D2786"/>
    <w:rsid w:val="008E0BCB"/>
    <w:rsid w:val="008E281C"/>
    <w:rsid w:val="008E459B"/>
    <w:rsid w:val="009148D3"/>
    <w:rsid w:val="0095032E"/>
    <w:rsid w:val="009868F3"/>
    <w:rsid w:val="009A70B9"/>
    <w:rsid w:val="009B49AD"/>
    <w:rsid w:val="009F6CF5"/>
    <w:rsid w:val="00A119AA"/>
    <w:rsid w:val="00A21647"/>
    <w:rsid w:val="00A25937"/>
    <w:rsid w:val="00A91378"/>
    <w:rsid w:val="00AB1FB3"/>
    <w:rsid w:val="00AD1766"/>
    <w:rsid w:val="00AF739D"/>
    <w:rsid w:val="00B104B2"/>
    <w:rsid w:val="00B945B0"/>
    <w:rsid w:val="00B97C45"/>
    <w:rsid w:val="00BF233E"/>
    <w:rsid w:val="00C37F82"/>
    <w:rsid w:val="00CD6D94"/>
    <w:rsid w:val="00D002D6"/>
    <w:rsid w:val="00D70333"/>
    <w:rsid w:val="00D76A20"/>
    <w:rsid w:val="00D80035"/>
    <w:rsid w:val="00DB5EA0"/>
    <w:rsid w:val="00DC5C2A"/>
    <w:rsid w:val="00E02C7D"/>
    <w:rsid w:val="00E1018E"/>
    <w:rsid w:val="00E12294"/>
    <w:rsid w:val="00E54A89"/>
    <w:rsid w:val="00E55B80"/>
    <w:rsid w:val="00E91A2E"/>
    <w:rsid w:val="00E947C7"/>
    <w:rsid w:val="00EC677C"/>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5792"/>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75886A553F04428BA385246268948099">
    <w:name w:val="75886A553F04428BA385246268948099"/>
    <w:rsid w:val="00205792"/>
  </w:style>
  <w:style w:type="paragraph" w:customStyle="1" w:styleId="E85B9FDD88B145489DCD8B8497AC1890">
    <w:name w:val="E85B9FDD88B145489DCD8B8497AC1890"/>
    <w:rsid w:val="00205792"/>
  </w:style>
  <w:style w:type="paragraph" w:customStyle="1" w:styleId="7505BAE70D4B43C4B790498785624C70">
    <w:name w:val="7505BAE70D4B43C4B790498785624C70"/>
    <w:rsid w:val="00205792"/>
  </w:style>
  <w:style w:type="paragraph" w:customStyle="1" w:styleId="B3A1907C4A244336AD624C854571AC40">
    <w:name w:val="B3A1907C4A244336AD624C854571AC40"/>
    <w:rsid w:val="00205792"/>
  </w:style>
  <w:style w:type="paragraph" w:customStyle="1" w:styleId="E2FE08BBBA8E48819C4BA3724414F4D3">
    <w:name w:val="E2FE08BBBA8E48819C4BA3724414F4D3"/>
    <w:rsid w:val="00205792"/>
  </w:style>
  <w:style w:type="paragraph" w:customStyle="1" w:styleId="9B59A8BA1EFE40ECB513B2064C889138">
    <w:name w:val="9B59A8BA1EFE40ECB513B2064C889138"/>
    <w:rsid w:val="002057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ón et al., 2016; Salmeron et al., 2014)&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container-title-short&quot;:&quot;Agron. J.&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20</Pages>
  <Words>4821</Words>
  <Characters>27483</Characters>
  <Application>Microsoft Office Word</Application>
  <DocSecurity>0</DocSecurity>
  <Lines>229</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26</cp:revision>
  <dcterms:created xsi:type="dcterms:W3CDTF">2026-06-19T17:00:00Z</dcterms:created>
  <dcterms:modified xsi:type="dcterms:W3CDTF">2026-06-26T17:52:00Z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