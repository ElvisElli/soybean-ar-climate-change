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460C4388" w:rsidR="007D7450" w:rsidRDefault="007D7450" w:rsidP="007D7450">
      <w:pPr>
        <w:pStyle w:val="H1"/>
        <w:spacing w:line="480" w:lineRule="auto"/>
        <w:rPr>
          <w:ins w:id="0" w:author="Elvis F. Elli" w:date="2026-06-08T12:11:00Z" w16du:dateUtc="2026-06-08T17:11:00Z"/>
          <w:sz w:val="24"/>
          <w:szCs w:val="24"/>
        </w:rPr>
      </w:pPr>
      <w:ins w:id="1" w:author="Elvis F. Elli" w:date="2026-06-08T12:11:00Z" w16du:dateUtc="2026-06-08T17:11:00Z">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ins>
    </w:p>
    <w:p w14:paraId="2C0F2E8D" w14:textId="77777777" w:rsidR="00DE308B" w:rsidRPr="00DF6026" w:rsidRDefault="00DE308B" w:rsidP="009F04EF">
      <w:pPr>
        <w:pStyle w:val="BibReference"/>
        <w:rPr>
          <w:sz w:val="24"/>
          <w:szCs w:val="24"/>
        </w:rPr>
      </w:pPr>
    </w:p>
    <w:p w14:paraId="7B2F1A0C" w14:textId="7B9F5F12"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3060509C"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8D2943" w:rsidRDefault="00A62344" w:rsidP="00A62344">
      <w:pPr>
        <w:pStyle w:val="H1"/>
        <w:spacing w:line="480" w:lineRule="auto"/>
        <w:rPr>
          <w:sz w:val="24"/>
          <w:szCs w:val="24"/>
        </w:rPr>
      </w:pPr>
      <w:r w:rsidRPr="008D2943">
        <w:rPr>
          <w:sz w:val="24"/>
          <w:szCs w:val="24"/>
        </w:rPr>
        <w:lastRenderedPageBreak/>
        <w:t>Abstract</w:t>
      </w:r>
    </w:p>
    <w:p w14:paraId="71E4A4D4" w14:textId="12C90C5B" w:rsidR="00A62344" w:rsidRDefault="00A62344" w:rsidP="00A62344">
      <w:pPr>
        <w:pStyle w:val="Abstract"/>
        <w:spacing w:line="480" w:lineRule="auto"/>
        <w:ind w:firstLine="0"/>
        <w:rPr>
          <w:rFonts w:eastAsia="Arial"/>
          <w:color w:val="000000" w:themeColor="text1"/>
          <w:sz w:val="24"/>
          <w:szCs w:val="24"/>
        </w:rPr>
      </w:pPr>
      <w:r w:rsidRPr="00373ED0">
        <w:rPr>
          <w:sz w:val="24"/>
          <w:szCs w:val="24"/>
        </w:rPr>
        <w:t xml:space="preserve">High temperatures increasingly threaten U.S. soybean </w:t>
      </w:r>
      <w:r>
        <w:rPr>
          <w:sz w:val="24"/>
          <w:szCs w:val="24"/>
        </w:rPr>
        <w:t xml:space="preserve">seed </w:t>
      </w:r>
      <w:r w:rsidRPr="00373ED0">
        <w:rPr>
          <w:sz w:val="24"/>
          <w:szCs w:val="24"/>
        </w:rPr>
        <w:t>yields, yet actionable solutions remain limited.</w:t>
      </w:r>
      <w:r w:rsidRPr="008D2943">
        <w:rPr>
          <w:sz w:val="24"/>
          <w:szCs w:val="24"/>
        </w:rPr>
        <w:t xml:space="preserve"> We </w:t>
      </w:r>
      <w:r>
        <w:rPr>
          <w:sz w:val="24"/>
          <w:szCs w:val="24"/>
        </w:rPr>
        <w:t>evaluated the APSIM model against observed regional data from the U.S. Mid-South and conducted</w:t>
      </w:r>
      <w:r w:rsidRPr="008D2943">
        <w:rPr>
          <w:sz w:val="24"/>
          <w:szCs w:val="24"/>
        </w:rPr>
        <w:t xml:space="preserve"> </w:t>
      </w:r>
      <w:r w:rsidR="00361EFB">
        <w:rPr>
          <w:sz w:val="24"/>
          <w:szCs w:val="24"/>
        </w:rPr>
        <w:t xml:space="preserve">gridded </w:t>
      </w:r>
      <w:r w:rsidRPr="008D2943">
        <w:rPr>
          <w:sz w:val="24"/>
          <w:szCs w:val="24"/>
        </w:rPr>
        <w:t>simulation</w:t>
      </w:r>
      <w:r>
        <w:rPr>
          <w:sz w:val="24"/>
          <w:szCs w:val="24"/>
        </w:rPr>
        <w:t>s</w:t>
      </w:r>
      <w:r w:rsidRPr="008D2943">
        <w:rPr>
          <w:sz w:val="24"/>
          <w:szCs w:val="24"/>
        </w:rPr>
        <w:t xml:space="preserve"> across </w:t>
      </w:r>
      <w:r w:rsidR="00361EFB">
        <w:rPr>
          <w:sz w:val="24"/>
          <w:szCs w:val="24"/>
        </w:rPr>
        <w:t>4,651</w:t>
      </w:r>
      <w:r w:rsidRPr="008D2943">
        <w:rPr>
          <w:sz w:val="24"/>
          <w:szCs w:val="24"/>
        </w:rPr>
        <w:t xml:space="preserve"> fields</w:t>
      </w:r>
      <w:r>
        <w:rPr>
          <w:sz w:val="24"/>
          <w:szCs w:val="24"/>
        </w:rPr>
        <w:t xml:space="preserve"> </w:t>
      </w:r>
      <w:r w:rsidRPr="00373ED0">
        <w:rPr>
          <w:sz w:val="24"/>
          <w:szCs w:val="24"/>
        </w:rPr>
        <w:t xml:space="preserve">to </w:t>
      </w:r>
      <w:r>
        <w:rPr>
          <w:sz w:val="24"/>
          <w:szCs w:val="24"/>
        </w:rPr>
        <w:t>identify</w:t>
      </w:r>
      <w:r w:rsidRPr="00373ED0">
        <w:rPr>
          <w:sz w:val="24"/>
          <w:szCs w:val="24"/>
        </w:rPr>
        <w:t xml:space="preserve"> how concurrent changes in planting date and maturity group affect yield under rising temperatures</w:t>
      </w:r>
      <w:r>
        <w:rPr>
          <w:sz w:val="24"/>
          <w:szCs w:val="24"/>
        </w:rPr>
        <w:t xml:space="preserve"> and </w:t>
      </w:r>
      <w:r w:rsidR="00BA646D">
        <w:rPr>
          <w:sz w:val="24"/>
          <w:szCs w:val="24"/>
        </w:rPr>
        <w:t>elevated</w:t>
      </w:r>
      <w:r>
        <w:rPr>
          <w:sz w:val="24"/>
          <w:szCs w:val="24"/>
        </w:rPr>
        <w:t xml:space="preserve"> [CO</w:t>
      </w:r>
      <w:r w:rsidRPr="000D0065">
        <w:rPr>
          <w:sz w:val="24"/>
          <w:szCs w:val="24"/>
          <w:vertAlign w:val="subscript"/>
        </w:rPr>
        <w:t>2</w:t>
      </w:r>
      <w:r w:rsidRPr="00A06D65">
        <w:rPr>
          <w:sz w:val="24"/>
          <w:szCs w:val="24"/>
        </w:rPr>
        <w:t>]</w:t>
      </w:r>
      <w:r w:rsidRPr="00373ED0">
        <w:rPr>
          <w:sz w:val="24"/>
          <w:szCs w:val="24"/>
        </w:rPr>
        <w:t>.</w:t>
      </w:r>
      <w:r>
        <w:rPr>
          <w:sz w:val="24"/>
          <w:szCs w:val="24"/>
        </w:rPr>
        <w:t xml:space="preserve"> </w:t>
      </w:r>
      <w:r w:rsidRPr="008D2943">
        <w:rPr>
          <w:sz w:val="24"/>
          <w:szCs w:val="24"/>
        </w:rPr>
        <w:t xml:space="preserve">The </w:t>
      </w:r>
      <w:r>
        <w:rPr>
          <w:sz w:val="24"/>
          <w:szCs w:val="24"/>
        </w:rPr>
        <w:t>+</w:t>
      </w:r>
      <w:r w:rsidRPr="008D2943">
        <w:rPr>
          <w:sz w:val="24"/>
          <w:szCs w:val="24"/>
        </w:rPr>
        <w:t xml:space="preserve">2°C temperature </w:t>
      </w:r>
      <w:r>
        <w:rPr>
          <w:sz w:val="24"/>
          <w:szCs w:val="24"/>
        </w:rPr>
        <w:t>scenario reduced yields by 5.9% on average</w:t>
      </w:r>
      <w:r w:rsidRPr="008D2943">
        <w:rPr>
          <w:sz w:val="24"/>
          <w:szCs w:val="24"/>
        </w:rPr>
        <w:t>.</w:t>
      </w:r>
      <w:r>
        <w:rPr>
          <w:sz w:val="24"/>
          <w:szCs w:val="24"/>
        </w:rPr>
        <w:t xml:space="preserve"> However, combining </w:t>
      </w:r>
      <w:r w:rsidRPr="008D2943">
        <w:rPr>
          <w:sz w:val="24"/>
          <w:szCs w:val="24"/>
        </w:rPr>
        <w:t xml:space="preserve">a </w:t>
      </w:r>
      <w:r>
        <w:rPr>
          <w:sz w:val="24"/>
          <w:szCs w:val="24"/>
        </w:rPr>
        <w:t xml:space="preserve">later-maturing </w:t>
      </w:r>
      <w:r w:rsidRPr="008D2943">
        <w:rPr>
          <w:sz w:val="24"/>
          <w:szCs w:val="24"/>
        </w:rPr>
        <w:t xml:space="preserve">soybean </w:t>
      </w:r>
      <w:r>
        <w:rPr>
          <w:sz w:val="24"/>
          <w:szCs w:val="24"/>
        </w:rPr>
        <w:t>genotype</w:t>
      </w:r>
      <w:r w:rsidRPr="008D2943">
        <w:rPr>
          <w:sz w:val="24"/>
          <w:szCs w:val="24"/>
        </w:rPr>
        <w:t xml:space="preserve"> </w:t>
      </w:r>
      <w:r>
        <w:rPr>
          <w:sz w:val="24"/>
          <w:szCs w:val="24"/>
        </w:rPr>
        <w:t>with earlier sowing increased soybean yield by 9% under the +2°C scenario</w:t>
      </w:r>
      <w:r w:rsidRPr="008D2943">
        <w:rPr>
          <w:sz w:val="24"/>
          <w:szCs w:val="24"/>
        </w:rPr>
        <w:t xml:space="preserve">. </w:t>
      </w:r>
      <w:r w:rsidRPr="00190EE2">
        <w:rPr>
          <w:sz w:val="24"/>
          <w:szCs w:val="24"/>
        </w:rPr>
        <w:t xml:space="preserve">These results </w:t>
      </w:r>
      <w:r>
        <w:rPr>
          <w:sz w:val="24"/>
          <w:szCs w:val="24"/>
        </w:rPr>
        <w:t>reveal</w:t>
      </w:r>
      <w:r w:rsidR="00E972D0">
        <w:rPr>
          <w:sz w:val="24"/>
          <w:szCs w:val="24"/>
        </w:rPr>
        <w:t>ed</w:t>
      </w:r>
      <w:r>
        <w:rPr>
          <w:sz w:val="24"/>
          <w:szCs w:val="24"/>
        </w:rPr>
        <w:t xml:space="preserve"> an opportunity to</w:t>
      </w:r>
      <w:r w:rsidRPr="00190EE2">
        <w:rPr>
          <w:sz w:val="24"/>
          <w:szCs w:val="24"/>
        </w:rPr>
        <w:t xml:space="preserve"> </w:t>
      </w:r>
      <w:r>
        <w:rPr>
          <w:sz w:val="24"/>
          <w:szCs w:val="24"/>
        </w:rPr>
        <w:t>adapt</w:t>
      </w:r>
      <w:r w:rsidRPr="00190EE2">
        <w:rPr>
          <w:sz w:val="24"/>
          <w:szCs w:val="24"/>
        </w:rPr>
        <w:t xml:space="preserve"> soybean phenology </w:t>
      </w:r>
      <w:r>
        <w:rPr>
          <w:sz w:val="24"/>
          <w:szCs w:val="24"/>
        </w:rPr>
        <w:t xml:space="preserve">through management and genotype selection to sustain yields under </w:t>
      </w:r>
      <w:r w:rsidRPr="00190EE2">
        <w:rPr>
          <w:sz w:val="24"/>
          <w:szCs w:val="24"/>
        </w:rPr>
        <w:t xml:space="preserve">warming. Advancing </w:t>
      </w:r>
      <w:r>
        <w:rPr>
          <w:sz w:val="24"/>
          <w:szCs w:val="24"/>
        </w:rPr>
        <w:t xml:space="preserve">our understanding of management and genotypic effects on </w:t>
      </w:r>
      <w:r w:rsidRPr="00190EE2">
        <w:rPr>
          <w:sz w:val="24"/>
          <w:szCs w:val="24"/>
        </w:rPr>
        <w:t>soybean phenology</w:t>
      </w:r>
      <w:r>
        <w:rPr>
          <w:sz w:val="24"/>
          <w:szCs w:val="24"/>
        </w:rPr>
        <w:t xml:space="preserve"> and improving their representation in process-based models are therefore essential for developing adaptive strategies that can support durable yield gains under high-temperature </w:t>
      </w:r>
      <w:r w:rsidR="00E95EFF">
        <w:rPr>
          <w:sz w:val="24"/>
          <w:szCs w:val="24"/>
        </w:rPr>
        <w:t>conditions</w:t>
      </w:r>
      <w:r w:rsidRPr="00190EE2">
        <w:rPr>
          <w:sz w:val="24"/>
          <w:szCs w:val="24"/>
        </w:rPr>
        <w:t>.</w:t>
      </w:r>
    </w:p>
    <w:p w14:paraId="3650186C" w14:textId="77777777" w:rsidR="00A62344" w:rsidRDefault="00A62344" w:rsidP="009B5D20">
      <w:pPr>
        <w:pStyle w:val="H1"/>
        <w:spacing w:line="480" w:lineRule="auto"/>
        <w:rPr>
          <w:sz w:val="24"/>
          <w:szCs w:val="24"/>
        </w:rPr>
      </w:pPr>
    </w:p>
    <w:p w14:paraId="0C85CC04" w14:textId="608A579D" w:rsidR="00AE1D24" w:rsidRPr="008D2943" w:rsidRDefault="00C83C2D" w:rsidP="009B5D20">
      <w:pPr>
        <w:pStyle w:val="H1"/>
        <w:spacing w:line="480" w:lineRule="auto"/>
        <w:rPr>
          <w:sz w:val="24"/>
          <w:szCs w:val="24"/>
        </w:rPr>
      </w:pPr>
      <w:r w:rsidRPr="008D2943">
        <w:rPr>
          <w:sz w:val="24"/>
          <w:szCs w:val="24"/>
        </w:rPr>
        <w:t xml:space="preserve">1 </w:t>
      </w:r>
      <w:r w:rsidR="00AE1D24" w:rsidRPr="008D2943">
        <w:rPr>
          <w:sz w:val="24"/>
          <w:szCs w:val="24"/>
        </w:rPr>
        <w:t>Introduction</w:t>
      </w:r>
    </w:p>
    <w:p w14:paraId="490DA70D" w14:textId="43B26E35" w:rsidR="00E46468" w:rsidRPr="008D2943" w:rsidDel="007579F7" w:rsidRDefault="00E8378E" w:rsidP="00EB15AE">
      <w:pPr>
        <w:spacing w:before="120" w:after="0" w:line="480" w:lineRule="auto"/>
        <w:rPr>
          <w:del w:id="2" w:author="Elvis F. Elli" w:date="2026-06-12T08:33:00Z" w16du:dateUtc="2026-06-12T13:33:00Z"/>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V19"/>
          <w:id w:val="-339085809"/>
          <w:placeholder>
            <w:docPart w:val="DefaultPlaceholder_-1854013440"/>
          </w:placeholder>
        </w:sdtPr>
        <w:sdtContent>
          <w:r w:rsidR="0045214D" w:rsidRPr="0045214D">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shortening the crop cycle and limiting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FJvc2UgZXQgYWwuLCAyMDE2OyBFbGxpIGV0IGFsLiwgMjAyM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"/>
          <w:id w:val="-543064503"/>
          <w:placeholder>
            <w:docPart w:val="A66B7AFAE1DE4B548A73E9219FB0BD50"/>
          </w:placeholder>
        </w:sdtPr>
        <w:sdtContent>
          <w:r w:rsidR="0045214D" w:rsidRPr="0045214D">
            <w:rPr>
              <w:rFonts w:ascii="Times New Roman" w:hAnsi="Times New Roman" w:cs="Times New Roman"/>
              <w:color w:val="000000"/>
              <w:sz w:val="24"/>
              <w:szCs w:val="24"/>
            </w:rPr>
            <w:t>(Rose et al., 2016; Elli et al., 2022)</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phYmVsIGV0IGFsLiwgMjAyMTsgWWFuZyBldCBhbC4sIDIwMjU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
          <w:id w:val="1753847785"/>
          <w:placeholder>
            <w:docPart w:val="4203E1589CB648A88A057D9AFD21088E"/>
          </w:placeholder>
        </w:sdtPr>
        <w:sdtContent>
          <w:r w:rsidR="0045214D" w:rsidRPr="0045214D">
            <w:rPr>
              <w:rFonts w:ascii="Times New Roman" w:hAnsi="Times New Roman" w:cs="Times New Roman"/>
              <w:color w:val="000000"/>
              <w:sz w:val="24"/>
              <w:szCs w:val="24"/>
            </w:rPr>
            <w:t>(Zabel et al., 2021; Yang et al., 2025)</w:t>
          </w:r>
        </w:sdtContent>
      </w:sdt>
      <w:r w:rsidR="009A3D71">
        <w:rPr>
          <w:rFonts w:ascii="Times New Roman" w:hAnsi="Times New Roman" w:cs="Times New Roman"/>
          <w:color w:val="000000"/>
          <w:sz w:val="24"/>
          <w:szCs w:val="24"/>
        </w:rPr>
        <w:t xml:space="preserve">. </w:t>
      </w:r>
      <w:del w:id="3" w:author="Elvis F. Elli" w:date="2026-06-12T08:33:00Z" w16du:dateUtc="2026-06-12T13:33:00Z">
        <w:r w:rsidR="00134F5E" w:rsidDel="007579F7">
          <w:rPr>
            <w:rFonts w:ascii="Times New Roman" w:hAnsi="Times New Roman" w:cs="Times New Roman"/>
            <w:color w:val="000000"/>
            <w:sz w:val="24"/>
            <w:szCs w:val="24"/>
          </w:rPr>
          <w:delText>Yet</w:delText>
        </w:r>
        <w:r w:rsidR="00CC1C98" w:rsidDel="007579F7">
          <w:rPr>
            <w:rFonts w:ascii="Times New Roman" w:hAnsi="Times New Roman" w:cs="Times New Roman"/>
            <w:color w:val="000000"/>
            <w:sz w:val="24"/>
            <w:szCs w:val="24"/>
          </w:rPr>
          <w:delText>,</w:delText>
        </w:r>
        <w:r w:rsidR="009A3D71" w:rsidDel="007579F7">
          <w:rPr>
            <w:rFonts w:ascii="Times New Roman" w:hAnsi="Times New Roman" w:cs="Times New Roman"/>
            <w:color w:val="000000"/>
            <w:sz w:val="24"/>
            <w:szCs w:val="24"/>
          </w:rPr>
          <w:delText xml:space="preserve"> i</w:delText>
        </w:r>
        <w:r w:rsidR="00EB15AE" w:rsidRPr="008D2943" w:rsidDel="007579F7">
          <w:rPr>
            <w:rFonts w:ascii="Times New Roman" w:hAnsi="Times New Roman" w:cs="Times New Roman"/>
            <w:sz w:val="24"/>
            <w:szCs w:val="24"/>
          </w:rPr>
          <w:delText xml:space="preserve">t </w:delText>
        </w:r>
        <w:r w:rsidR="002C0F01" w:rsidDel="007579F7">
          <w:rPr>
            <w:rFonts w:ascii="Times New Roman" w:hAnsi="Times New Roman" w:cs="Times New Roman"/>
            <w:sz w:val="24"/>
            <w:szCs w:val="24"/>
          </w:rPr>
          <w:delText>remains</w:delText>
        </w:r>
        <w:r w:rsidR="00EB15AE" w:rsidRPr="008D2943" w:rsidDel="007579F7">
          <w:rPr>
            <w:rFonts w:ascii="Times New Roman" w:hAnsi="Times New Roman" w:cs="Times New Roman"/>
            <w:sz w:val="24"/>
            <w:szCs w:val="24"/>
          </w:rPr>
          <w:delText xml:space="preserve"> unclear how </w:delText>
        </w:r>
        <w:r w:rsidR="00DA6F5B" w:rsidDel="007579F7">
          <w:rPr>
            <w:rFonts w:ascii="Times New Roman" w:hAnsi="Times New Roman" w:cs="Times New Roman"/>
            <w:sz w:val="24"/>
            <w:szCs w:val="24"/>
          </w:rPr>
          <w:delText xml:space="preserve">concurrent alterations in soybean maturity group and sowing date </w:delText>
        </w:r>
        <w:r w:rsidR="00EB15AE" w:rsidRPr="008D2943" w:rsidDel="007579F7">
          <w:rPr>
            <w:rFonts w:ascii="Times New Roman" w:hAnsi="Times New Roman" w:cs="Times New Roman"/>
            <w:sz w:val="24"/>
            <w:szCs w:val="24"/>
          </w:rPr>
          <w:delText xml:space="preserve">will </w:delText>
        </w:r>
        <w:r w:rsidR="000A124D" w:rsidDel="007579F7">
          <w:rPr>
            <w:rFonts w:ascii="Times New Roman" w:hAnsi="Times New Roman" w:cs="Times New Roman"/>
            <w:sz w:val="24"/>
            <w:szCs w:val="24"/>
          </w:rPr>
          <w:delText>affect</w:delText>
        </w:r>
        <w:r w:rsidR="00EB15AE" w:rsidRPr="008D2943" w:rsidDel="007579F7">
          <w:rPr>
            <w:rFonts w:ascii="Times New Roman" w:hAnsi="Times New Roman" w:cs="Times New Roman"/>
            <w:sz w:val="24"/>
            <w:szCs w:val="24"/>
          </w:rPr>
          <w:delText xml:space="preserve"> yields</w:delText>
        </w:r>
        <w:r w:rsidR="00AA179A" w:rsidDel="007579F7">
          <w:rPr>
            <w:rFonts w:ascii="Times New Roman" w:hAnsi="Times New Roman" w:cs="Times New Roman"/>
            <w:sz w:val="24"/>
            <w:szCs w:val="24"/>
          </w:rPr>
          <w:delText xml:space="preserve">, </w:delText>
        </w:r>
        <w:r w:rsidR="005C77AF" w:rsidDel="007579F7">
          <w:rPr>
            <w:rFonts w:ascii="Times New Roman" w:hAnsi="Times New Roman" w:cs="Times New Roman"/>
            <w:sz w:val="24"/>
            <w:szCs w:val="24"/>
          </w:rPr>
          <w:delText xml:space="preserve">and </w:delText>
        </w:r>
        <w:r w:rsidR="000A124D" w:rsidDel="007579F7">
          <w:rPr>
            <w:rFonts w:ascii="Times New Roman" w:hAnsi="Times New Roman" w:cs="Times New Roman"/>
            <w:sz w:val="24"/>
            <w:szCs w:val="24"/>
          </w:rPr>
          <w:delText>w</w:delText>
        </w:r>
        <w:r w:rsidR="00C46E32" w:rsidDel="007579F7">
          <w:rPr>
            <w:rFonts w:ascii="Times New Roman" w:hAnsi="Times New Roman" w:cs="Times New Roman"/>
            <w:sz w:val="24"/>
            <w:szCs w:val="24"/>
          </w:rPr>
          <w:delText>hether existing</w:delText>
        </w:r>
        <w:r w:rsidR="005C77AF" w:rsidDel="007579F7">
          <w:rPr>
            <w:rFonts w:ascii="Times New Roman" w:hAnsi="Times New Roman" w:cs="Times New Roman"/>
            <w:sz w:val="24"/>
            <w:szCs w:val="24"/>
          </w:rPr>
          <w:delText xml:space="preserve"> genoty</w:delText>
        </w:r>
        <w:r w:rsidR="00134F5E" w:rsidDel="007579F7">
          <w:rPr>
            <w:rFonts w:ascii="Times New Roman" w:hAnsi="Times New Roman" w:cs="Times New Roman"/>
            <w:sz w:val="24"/>
            <w:szCs w:val="24"/>
          </w:rPr>
          <w:delText>pic</w:delText>
        </w:r>
        <w:r w:rsidR="005C77AF" w:rsidDel="007579F7">
          <w:rPr>
            <w:rFonts w:ascii="Times New Roman" w:hAnsi="Times New Roman" w:cs="Times New Roman"/>
            <w:sz w:val="24"/>
            <w:szCs w:val="24"/>
          </w:rPr>
          <w:delText xml:space="preserve"> availability and </w:delText>
        </w:r>
        <w:r w:rsidR="004D2BF1" w:rsidDel="007579F7">
          <w:rPr>
            <w:rFonts w:ascii="Times New Roman" w:hAnsi="Times New Roman" w:cs="Times New Roman"/>
            <w:sz w:val="24"/>
            <w:szCs w:val="24"/>
          </w:rPr>
          <w:delText>planting date</w:delText>
        </w:r>
        <w:r w:rsidR="00C46E32" w:rsidDel="007579F7">
          <w:rPr>
            <w:rFonts w:ascii="Times New Roman" w:hAnsi="Times New Roman" w:cs="Times New Roman"/>
            <w:sz w:val="24"/>
            <w:szCs w:val="24"/>
          </w:rPr>
          <w:delText xml:space="preserve"> flexibility are</w:delText>
        </w:r>
        <w:r w:rsidR="00B31A06" w:rsidDel="007579F7">
          <w:rPr>
            <w:rFonts w:ascii="Times New Roman" w:hAnsi="Times New Roman" w:cs="Times New Roman"/>
            <w:sz w:val="24"/>
            <w:szCs w:val="24"/>
          </w:rPr>
          <w:delText xml:space="preserve"> sufficient to offset </w:delText>
        </w:r>
        <w:r w:rsidR="00134F5E" w:rsidDel="007579F7">
          <w:rPr>
            <w:rFonts w:ascii="Times New Roman" w:hAnsi="Times New Roman" w:cs="Times New Roman"/>
            <w:sz w:val="24"/>
            <w:szCs w:val="24"/>
          </w:rPr>
          <w:delText xml:space="preserve">the </w:delText>
        </w:r>
        <w:r w:rsidR="00B31A06" w:rsidDel="007579F7">
          <w:rPr>
            <w:rFonts w:ascii="Times New Roman" w:hAnsi="Times New Roman" w:cs="Times New Roman"/>
            <w:sz w:val="24"/>
            <w:szCs w:val="24"/>
          </w:rPr>
          <w:delText xml:space="preserve">negative effects </w:delText>
        </w:r>
        <w:r w:rsidR="00872ED5" w:rsidDel="007579F7">
          <w:rPr>
            <w:rFonts w:ascii="Times New Roman" w:hAnsi="Times New Roman" w:cs="Times New Roman"/>
            <w:sz w:val="24"/>
            <w:szCs w:val="24"/>
          </w:rPr>
          <w:delText>of high temperatures</w:delText>
        </w:r>
        <w:r w:rsidR="00B31A06" w:rsidDel="007579F7">
          <w:rPr>
            <w:rFonts w:ascii="Times New Roman" w:hAnsi="Times New Roman" w:cs="Times New Roman"/>
            <w:sz w:val="24"/>
            <w:szCs w:val="24"/>
          </w:rPr>
          <w:delText xml:space="preserve">. </w:delText>
        </w:r>
        <w:r w:rsidR="00152A3E" w:rsidDel="007579F7">
          <w:rPr>
            <w:rFonts w:ascii="Times New Roman" w:hAnsi="Times New Roman" w:cs="Times New Roman"/>
            <w:sz w:val="24"/>
            <w:szCs w:val="24"/>
          </w:rPr>
          <w:delText>This</w:delText>
        </w:r>
        <w:r w:rsidR="00EB15AE" w:rsidRPr="008D2943" w:rsidDel="007579F7">
          <w:rPr>
            <w:rFonts w:ascii="Times New Roman" w:hAnsi="Times New Roman" w:cs="Times New Roman"/>
            <w:sz w:val="24"/>
            <w:szCs w:val="24"/>
          </w:rPr>
          <w:delText xml:space="preserve"> study advances </w:delText>
        </w:r>
      </w:del>
      <w:del w:id="4" w:author="Elvis F. Elli" w:date="2026-06-12T08:30:00Z" w16du:dateUtc="2026-06-12T13:30:00Z">
        <w:r w:rsidR="00152A3E" w:rsidDel="007579F7">
          <w:rPr>
            <w:rFonts w:ascii="Times New Roman" w:hAnsi="Times New Roman" w:cs="Times New Roman"/>
            <w:sz w:val="24"/>
            <w:szCs w:val="24"/>
          </w:rPr>
          <w:lastRenderedPageBreak/>
          <w:delText xml:space="preserve">our </w:delText>
        </w:r>
      </w:del>
      <w:del w:id="5" w:author="Elvis F. Elli" w:date="2026-06-12T08:33:00Z" w16du:dateUtc="2026-06-12T13:33:00Z">
        <w:r w:rsidR="00EB15AE" w:rsidRPr="008D2943" w:rsidDel="007579F7">
          <w:rPr>
            <w:rFonts w:ascii="Times New Roman" w:hAnsi="Times New Roman" w:cs="Times New Roman"/>
            <w:sz w:val="24"/>
            <w:szCs w:val="24"/>
          </w:rPr>
          <w:delText xml:space="preserve">understanding of </w:delText>
        </w:r>
        <w:r w:rsidR="00300A41" w:rsidDel="007579F7">
          <w:rPr>
            <w:rFonts w:ascii="Times New Roman" w:hAnsi="Times New Roman" w:cs="Times New Roman"/>
            <w:sz w:val="24"/>
            <w:szCs w:val="24"/>
          </w:rPr>
          <w:delText xml:space="preserve">how </w:delText>
        </w:r>
        <w:r w:rsidR="00EB15AE" w:rsidRPr="008D2943" w:rsidDel="007579F7">
          <w:rPr>
            <w:rFonts w:ascii="Times New Roman" w:hAnsi="Times New Roman" w:cs="Times New Roman"/>
            <w:sz w:val="24"/>
            <w:szCs w:val="24"/>
          </w:rPr>
          <w:delText xml:space="preserve">stacked agronomic management </w:delText>
        </w:r>
        <w:r w:rsidR="00300A41" w:rsidDel="007579F7">
          <w:rPr>
            <w:rFonts w:ascii="Times New Roman" w:hAnsi="Times New Roman" w:cs="Times New Roman"/>
            <w:sz w:val="24"/>
            <w:szCs w:val="24"/>
          </w:rPr>
          <w:delText xml:space="preserve">strategies </w:delText>
        </w:r>
        <w:r w:rsidR="00331553" w:rsidDel="007579F7">
          <w:rPr>
            <w:rFonts w:ascii="Times New Roman" w:hAnsi="Times New Roman" w:cs="Times New Roman"/>
            <w:sz w:val="24"/>
            <w:szCs w:val="24"/>
          </w:rPr>
          <w:delText xml:space="preserve">influence soybean yield under </w:delText>
        </w:r>
        <w:r w:rsidR="00034255" w:rsidDel="007579F7">
          <w:rPr>
            <w:rFonts w:ascii="Times New Roman" w:hAnsi="Times New Roman" w:cs="Times New Roman"/>
            <w:sz w:val="24"/>
            <w:szCs w:val="24"/>
          </w:rPr>
          <w:delText>elevated temperature</w:delText>
        </w:r>
        <w:r w:rsidR="00EB15AE" w:rsidRPr="008D2943" w:rsidDel="007579F7">
          <w:rPr>
            <w:rFonts w:ascii="Times New Roman" w:hAnsi="Times New Roman" w:cs="Times New Roman"/>
            <w:sz w:val="24"/>
            <w:szCs w:val="24"/>
          </w:rPr>
          <w:delText xml:space="preserve"> </w:delText>
        </w:r>
        <w:r w:rsidR="00331553" w:rsidDel="007579F7">
          <w:rPr>
            <w:rFonts w:ascii="Times New Roman" w:hAnsi="Times New Roman" w:cs="Times New Roman"/>
            <w:sz w:val="24"/>
            <w:szCs w:val="24"/>
          </w:rPr>
          <w:delText>in the</w:delText>
        </w:r>
        <w:r w:rsidR="00C961E1" w:rsidDel="007579F7">
          <w:rPr>
            <w:rFonts w:ascii="Times New Roman" w:hAnsi="Times New Roman" w:cs="Times New Roman"/>
            <w:sz w:val="24"/>
            <w:szCs w:val="24"/>
          </w:rPr>
          <w:delText xml:space="preserve"> U.S. Midsouth, </w:delText>
        </w:r>
        <w:r w:rsidR="00D31FD3" w:rsidDel="007579F7">
          <w:rPr>
            <w:rFonts w:ascii="Times New Roman" w:hAnsi="Times New Roman" w:cs="Times New Roman"/>
            <w:sz w:val="24"/>
            <w:szCs w:val="24"/>
          </w:rPr>
          <w:delText xml:space="preserve">a </w:delText>
        </w:r>
        <w:r w:rsidR="00C961E1" w:rsidDel="007579F7">
          <w:rPr>
            <w:rFonts w:ascii="Times New Roman" w:hAnsi="Times New Roman" w:cs="Times New Roman"/>
            <w:sz w:val="24"/>
            <w:szCs w:val="24"/>
          </w:rPr>
          <w:delText xml:space="preserve">region particularly </w:delText>
        </w:r>
        <w:r w:rsidR="00D31FD3" w:rsidDel="007579F7">
          <w:rPr>
            <w:rFonts w:ascii="Times New Roman" w:hAnsi="Times New Roman" w:cs="Times New Roman"/>
            <w:sz w:val="24"/>
            <w:szCs w:val="24"/>
          </w:rPr>
          <w:delText>vulnerable to global warming</w:delText>
        </w:r>
        <w:r w:rsidR="00034255" w:rsidDel="007579F7">
          <w:rPr>
            <w:rFonts w:ascii="Times New Roman" w:hAnsi="Times New Roman" w:cs="Times New Roman"/>
            <w:sz w:val="24"/>
            <w:szCs w:val="24"/>
          </w:rPr>
          <w:delText>.</w:delText>
        </w:r>
      </w:del>
      <w:ins w:id="6" w:author="Elvis F. Elli" w:date="2026-06-08T10:35:00Z" w16du:dateUtc="2026-06-08T15:35:00Z">
        <w:r w:rsidR="00E129BE">
          <w:rPr>
            <w:rFonts w:ascii="Times New Roman" w:hAnsi="Times New Roman" w:cs="Times New Roman"/>
            <w:sz w:val="24"/>
            <w:szCs w:val="24"/>
          </w:rPr>
          <w:t xml:space="preserve">While </w:t>
        </w:r>
      </w:ins>
      <w:ins w:id="7" w:author="Elvis F. Elli" w:date="2026-06-08T10:36:00Z" w16du:dateUtc="2026-06-08T15:36:00Z">
        <w:r w:rsidR="00E129BE">
          <w:rPr>
            <w:rFonts w:ascii="Times New Roman" w:hAnsi="Times New Roman" w:cs="Times New Roman"/>
            <w:sz w:val="24"/>
            <w:szCs w:val="24"/>
          </w:rPr>
          <w:t xml:space="preserve">projected </w:t>
        </w:r>
      </w:ins>
      <w:ins w:id="8" w:author="Elvis F. Elli" w:date="2026-06-08T10:35:00Z" w16du:dateUtc="2026-06-08T15:35:00Z">
        <w:r w:rsidR="00E129BE">
          <w:rPr>
            <w:rFonts w:ascii="Times New Roman" w:hAnsi="Times New Roman" w:cs="Times New Roman"/>
            <w:sz w:val="24"/>
            <w:szCs w:val="24"/>
          </w:rPr>
          <w:t>elevated [CO</w:t>
        </w:r>
        <w:r w:rsidR="00E129BE" w:rsidRPr="00E129BE">
          <w:rPr>
            <w:rFonts w:ascii="Times New Roman" w:hAnsi="Times New Roman" w:cs="Times New Roman"/>
            <w:sz w:val="24"/>
            <w:szCs w:val="24"/>
            <w:vertAlign w:val="subscript"/>
          </w:rPr>
          <w:t>2</w:t>
        </w:r>
        <w:r w:rsidR="00E129BE">
          <w:rPr>
            <w:rFonts w:ascii="Times New Roman" w:hAnsi="Times New Roman" w:cs="Times New Roman"/>
            <w:sz w:val="24"/>
            <w:szCs w:val="24"/>
          </w:rPr>
          <w:t xml:space="preserve">] can </w:t>
        </w:r>
      </w:ins>
      <w:ins w:id="9" w:author="Elvis F. Elli" w:date="2026-06-12T08:18:00Z" w16du:dateUtc="2026-06-12T13:18:00Z">
        <w:r w:rsidR="00CE5758">
          <w:rPr>
            <w:rFonts w:ascii="Times New Roman" w:hAnsi="Times New Roman" w:cs="Times New Roman"/>
            <w:sz w:val="24"/>
            <w:szCs w:val="24"/>
          </w:rPr>
          <w:t xml:space="preserve">partially </w:t>
        </w:r>
      </w:ins>
      <w:ins w:id="10" w:author="Elvis F. Elli" w:date="2026-06-08T10:35:00Z" w16du:dateUtc="2026-06-08T15:35:00Z">
        <w:r w:rsidR="00E129BE">
          <w:rPr>
            <w:rFonts w:ascii="Times New Roman" w:hAnsi="Times New Roman" w:cs="Times New Roman"/>
            <w:sz w:val="24"/>
            <w:szCs w:val="24"/>
          </w:rPr>
          <w:t>offset heat-induced yield losses (Ainsworth et al., 2002; Kothari et al., 2022), complementary agronomic adaptation</w:t>
        </w:r>
      </w:ins>
      <w:ins w:id="11" w:author="Elvis F. Elli" w:date="2026-06-08T10:37:00Z" w16du:dateUtc="2026-06-08T15:37:00Z">
        <w:r w:rsidR="00E129BE">
          <w:rPr>
            <w:rFonts w:ascii="Times New Roman" w:hAnsi="Times New Roman" w:cs="Times New Roman"/>
            <w:sz w:val="24"/>
            <w:szCs w:val="24"/>
          </w:rPr>
          <w:t xml:space="preserve"> may be needed </w:t>
        </w:r>
      </w:ins>
      <w:ins w:id="12" w:author="Elvis F. Elli" w:date="2026-06-08T10:38:00Z" w16du:dateUtc="2026-06-08T15:38:00Z">
        <w:r w:rsidR="00E129BE">
          <w:rPr>
            <w:rFonts w:ascii="Times New Roman" w:hAnsi="Times New Roman" w:cs="Times New Roman"/>
            <w:sz w:val="24"/>
            <w:szCs w:val="24"/>
          </w:rPr>
          <w:t xml:space="preserve">in some environments </w:t>
        </w:r>
      </w:ins>
      <w:ins w:id="13" w:author="Elvis F. Elli" w:date="2026-06-08T10:37:00Z" w16du:dateUtc="2026-06-08T15:37:00Z">
        <w:r w:rsidR="00E129BE">
          <w:rPr>
            <w:rFonts w:ascii="Times New Roman" w:hAnsi="Times New Roman" w:cs="Times New Roman"/>
            <w:sz w:val="24"/>
            <w:szCs w:val="24"/>
          </w:rPr>
          <w:t xml:space="preserve">to fully </w:t>
        </w:r>
      </w:ins>
      <w:ins w:id="14" w:author="Elvis F. Elli" w:date="2026-06-08T10:38:00Z" w16du:dateUtc="2026-06-08T15:38:00Z">
        <w:r w:rsidR="00E129BE">
          <w:rPr>
            <w:rFonts w:ascii="Times New Roman" w:hAnsi="Times New Roman" w:cs="Times New Roman"/>
            <w:sz w:val="24"/>
            <w:szCs w:val="24"/>
          </w:rPr>
          <w:t>compensate for the</w:t>
        </w:r>
      </w:ins>
      <w:ins w:id="15" w:author="Elvis F. Elli" w:date="2026-06-08T10:37:00Z" w16du:dateUtc="2026-06-08T15:37:00Z">
        <w:r w:rsidR="00E129BE">
          <w:rPr>
            <w:rFonts w:ascii="Times New Roman" w:hAnsi="Times New Roman" w:cs="Times New Roman"/>
            <w:sz w:val="24"/>
            <w:szCs w:val="24"/>
          </w:rPr>
          <w:t xml:space="preserve"> </w:t>
        </w:r>
      </w:ins>
      <w:ins w:id="16" w:author="Elvis F. Elli" w:date="2026-06-08T10:38:00Z" w16du:dateUtc="2026-06-08T15:38:00Z">
        <w:r w:rsidR="00E129BE">
          <w:rPr>
            <w:rFonts w:ascii="Times New Roman" w:hAnsi="Times New Roman" w:cs="Times New Roman"/>
            <w:sz w:val="24"/>
            <w:szCs w:val="24"/>
          </w:rPr>
          <w:t>yield penalty</w:t>
        </w:r>
      </w:ins>
      <w:ins w:id="17" w:author="Elvis F. Elli" w:date="2026-06-08T11:40:00Z" w16du:dateUtc="2026-06-08T16:40:00Z">
        <w:r w:rsidR="00184C95">
          <w:rPr>
            <w:rFonts w:ascii="Times New Roman" w:hAnsi="Times New Roman" w:cs="Times New Roman"/>
            <w:sz w:val="24"/>
            <w:szCs w:val="24"/>
          </w:rPr>
          <w:t xml:space="preserve"> </w:t>
        </w:r>
      </w:ins>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fSwiaXNUZW1wb3JhcnkiOmZhbHNlfV19"/>
          <w:id w:val="-1650208648"/>
          <w:placeholder>
            <w:docPart w:val="DefaultPlaceholder_-1854013440"/>
          </w:placeholder>
        </w:sdtPr>
        <w:sdtContent>
          <w:r w:rsidR="0045214D" w:rsidRPr="0045214D">
            <w:rPr>
              <w:rFonts w:ascii="Times New Roman" w:hAnsi="Times New Roman" w:cs="Times New Roman"/>
              <w:color w:val="000000"/>
              <w:sz w:val="24"/>
              <w:szCs w:val="24"/>
            </w:rPr>
            <w:t>(Makowski et al., 2020)</w:t>
          </w:r>
        </w:sdtContent>
      </w:sdt>
      <w:ins w:id="18" w:author="Elvis F. Elli" w:date="2026-06-08T10:35:00Z" w16du:dateUtc="2026-06-08T15:35:00Z">
        <w:r w:rsidR="00E129BE">
          <w:rPr>
            <w:rFonts w:ascii="Times New Roman" w:hAnsi="Times New Roman" w:cs="Times New Roman"/>
            <w:sz w:val="24"/>
            <w:szCs w:val="24"/>
          </w:rPr>
          <w:t>.</w:t>
        </w:r>
      </w:ins>
    </w:p>
    <w:p w14:paraId="1FA7A83F" w14:textId="490B9268" w:rsidR="0034335E" w:rsidRDefault="007579F7" w:rsidP="006B608C">
      <w:pPr>
        <w:spacing w:before="120" w:after="0" w:line="480" w:lineRule="auto"/>
        <w:rPr>
          <w:rFonts w:ascii="Times New Roman" w:hAnsi="Times New Roman" w:cs="Times New Roman"/>
          <w:color w:val="000000"/>
          <w:sz w:val="24"/>
          <w:szCs w:val="24"/>
        </w:rPr>
      </w:pPr>
      <w:ins w:id="19" w:author="Elvis F. Elli" w:date="2026-06-12T08:33:00Z" w16du:dateUtc="2026-06-12T13:33:00Z">
        <w:r>
          <w:rPr>
            <w:rFonts w:ascii="Times New Roman" w:hAnsi="Times New Roman" w:cs="Times New Roman"/>
            <w:sz w:val="24"/>
            <w:szCs w:val="24"/>
          </w:rPr>
          <w:t xml:space="preserve"> </w:t>
        </w:r>
      </w:ins>
      <w:r w:rsidR="002D689E">
        <w:rPr>
          <w:rFonts w:ascii="Times New Roman" w:hAnsi="Times New Roman" w:cs="Times New Roman"/>
          <w:sz w:val="24"/>
          <w:szCs w:val="24"/>
        </w:rPr>
        <w:t>Maturity</w:t>
      </w:r>
      <w:r w:rsidR="00C041D5">
        <w:rPr>
          <w:rFonts w:ascii="Times New Roman" w:hAnsi="Times New Roman" w:cs="Times New Roman"/>
          <w:sz w:val="24"/>
          <w:szCs w:val="24"/>
        </w:rPr>
        <w:t xml:space="preserve"> group selection and planting date are among the most actionable </w:t>
      </w:r>
      <w:r w:rsidR="002D689E">
        <w:rPr>
          <w:rFonts w:ascii="Times New Roman" w:hAnsi="Times New Roman" w:cs="Times New Roman"/>
          <w:sz w:val="24"/>
          <w:szCs w:val="24"/>
        </w:rPr>
        <w:t xml:space="preserve">management decisions </w:t>
      </w:r>
      <w:r w:rsidR="00DC055A">
        <w:rPr>
          <w:rFonts w:ascii="Times New Roman" w:hAnsi="Times New Roman" w:cs="Times New Roman"/>
          <w:sz w:val="24"/>
          <w:szCs w:val="24"/>
        </w:rPr>
        <w:t xml:space="preserve">for farmers to </w:t>
      </w:r>
      <w:r w:rsidR="00C041D5">
        <w:rPr>
          <w:rFonts w:ascii="Times New Roman" w:hAnsi="Times New Roman" w:cs="Times New Roman"/>
          <w:sz w:val="24"/>
          <w:szCs w:val="24"/>
        </w:rPr>
        <w:t>adapt</w:t>
      </w:r>
      <w:r w:rsidR="00EB15AE" w:rsidRPr="008D2943">
        <w:rPr>
          <w:rFonts w:ascii="Times New Roman" w:hAnsi="Times New Roman" w:cs="Times New Roman"/>
          <w:sz w:val="24"/>
          <w:szCs w:val="24"/>
        </w:rPr>
        <w:t xml:space="preserve"> to </w:t>
      </w:r>
      <w:r w:rsidR="007F6E65">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
          <w:id w:val="1869026029"/>
          <w:placeholder>
            <w:docPart w:val="DefaultPlaceholder_-1854013440"/>
          </w:placeholder>
        </w:sdtPr>
        <w:sdtContent>
          <w:r w:rsidR="0045214D" w:rsidRPr="0045214D">
            <w:rPr>
              <w:rFonts w:ascii="Times New Roman" w:hAnsi="Times New Roman" w:cs="Times New Roman"/>
              <w:color w:val="000000"/>
              <w:sz w:val="24"/>
              <w:szCs w:val="24"/>
            </w:rPr>
            <w:t>(Thornton et al., 2014)</w:t>
          </w:r>
        </w:sdtContent>
      </w:sdt>
      <w:r w:rsidR="00EB15AE" w:rsidRPr="008D2943">
        <w:rPr>
          <w:rFonts w:ascii="Times New Roman" w:hAnsi="Times New Roman" w:cs="Times New Roman"/>
          <w:sz w:val="24"/>
          <w:szCs w:val="24"/>
        </w:rPr>
        <w:t xml:space="preserve">. A relatively simple </w:t>
      </w:r>
      <w:r w:rsidR="00582A3E">
        <w:rPr>
          <w:rFonts w:ascii="Times New Roman" w:hAnsi="Times New Roman" w:cs="Times New Roman"/>
          <w:sz w:val="24"/>
          <w:szCs w:val="24"/>
        </w:rPr>
        <w:t xml:space="preserve">and well-established </w:t>
      </w:r>
      <w:r w:rsidR="00EB15AE" w:rsidRPr="008D2943">
        <w:rPr>
          <w:rFonts w:ascii="Times New Roman" w:hAnsi="Times New Roman" w:cs="Times New Roman"/>
          <w:sz w:val="24"/>
          <w:szCs w:val="24"/>
        </w:rPr>
        <w:t xml:space="preserve">strategy to adjust </w:t>
      </w:r>
      <w:r w:rsidR="001074EA">
        <w:rPr>
          <w:rFonts w:ascii="Times New Roman" w:hAnsi="Times New Roman" w:cs="Times New Roman"/>
          <w:sz w:val="24"/>
          <w:szCs w:val="24"/>
        </w:rPr>
        <w:t>soybean life-cycle</w:t>
      </w:r>
      <w:r w:rsidR="00CC0B7F">
        <w:rPr>
          <w:rFonts w:ascii="Times New Roman" w:hAnsi="Times New Roman" w:cs="Times New Roman"/>
          <w:sz w:val="24"/>
          <w:szCs w:val="24"/>
        </w:rPr>
        <w:t xml:space="preserve"> to </w:t>
      </w:r>
      <w:r w:rsidR="003D4322">
        <w:rPr>
          <w:rFonts w:ascii="Times New Roman" w:hAnsi="Times New Roman" w:cs="Times New Roman"/>
          <w:sz w:val="24"/>
          <w:szCs w:val="24"/>
        </w:rPr>
        <w:t xml:space="preserve">the available </w:t>
      </w:r>
      <w:r w:rsidR="00EB15AE" w:rsidRPr="008D2943">
        <w:rPr>
          <w:rFonts w:ascii="Times New Roman" w:hAnsi="Times New Roman" w:cs="Times New Roman"/>
          <w:sz w:val="24"/>
          <w:szCs w:val="24"/>
        </w:rPr>
        <w:t xml:space="preserve">growing season length is </w:t>
      </w:r>
      <w:r w:rsidR="00C041D5">
        <w:rPr>
          <w:rFonts w:ascii="Times New Roman" w:hAnsi="Times New Roman" w:cs="Times New Roman"/>
          <w:sz w:val="24"/>
          <w:szCs w:val="24"/>
        </w:rPr>
        <w:t>to alter the soybean maturity group</w:t>
      </w:r>
      <w:r w:rsidR="00C207DE">
        <w:rPr>
          <w:rFonts w:ascii="Times New Roman" w:hAnsi="Times New Roman" w:cs="Times New Roman"/>
          <w:sz w:val="24"/>
          <w:szCs w:val="24"/>
        </w:rPr>
        <w:t xml:space="preserve"> selection</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
          <w:id w:val="-859273556"/>
          <w:placeholder>
            <w:docPart w:val="DefaultPlaceholder_-1854013440"/>
          </w:placeholder>
        </w:sdtPr>
        <w:sdtContent>
          <w:r w:rsidR="0045214D" w:rsidRPr="0045214D">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F85450" w:rsidRPr="008D2943">
        <w:rPr>
          <w:rFonts w:ascii="Times New Roman" w:hAnsi="Times New Roman" w:cs="Times New Roman"/>
          <w:sz w:val="24"/>
          <w:szCs w:val="24"/>
        </w:rPr>
        <w:t xml:space="preserve">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del w:id="20" w:author="Elvis F. Elli" w:date="2026-06-12T08:34:00Z" w16du:dateUtc="2026-06-12T13:34:00Z">
        <w:r w:rsidR="004D3E73" w:rsidDel="007579F7">
          <w:rPr>
            <w:rFonts w:ascii="Times New Roman" w:hAnsi="Times New Roman" w:cs="Times New Roman"/>
            <w:sz w:val="24"/>
            <w:szCs w:val="24"/>
          </w:rPr>
          <w:delText xml:space="preserve">duration of the growing season and </w:delText>
        </w:r>
        <w:r w:rsidR="00C041D5" w:rsidDel="007579F7">
          <w:rPr>
            <w:rFonts w:ascii="Times New Roman" w:hAnsi="Times New Roman" w:cs="Times New Roman"/>
            <w:sz w:val="24"/>
            <w:szCs w:val="24"/>
          </w:rPr>
          <w:delText xml:space="preserve">shifts </w:delText>
        </w:r>
        <w:r w:rsidR="00587E47" w:rsidDel="007579F7">
          <w:rPr>
            <w:rFonts w:ascii="Times New Roman" w:hAnsi="Times New Roman" w:cs="Times New Roman"/>
            <w:sz w:val="24"/>
            <w:szCs w:val="24"/>
          </w:rPr>
          <w:delText xml:space="preserve">the </w:delText>
        </w:r>
        <w:r w:rsidR="009614D7" w:rsidDel="007579F7">
          <w:rPr>
            <w:rFonts w:ascii="Times New Roman" w:hAnsi="Times New Roman" w:cs="Times New Roman"/>
            <w:sz w:val="24"/>
            <w:szCs w:val="24"/>
          </w:rPr>
          <w:delText>crop cycle</w:delText>
        </w:r>
        <w:r w:rsidR="00C041D5" w:rsidDel="007579F7">
          <w:rPr>
            <w:rFonts w:ascii="Times New Roman" w:hAnsi="Times New Roman" w:cs="Times New Roman"/>
            <w:sz w:val="24"/>
            <w:szCs w:val="24"/>
          </w:rPr>
          <w:delText xml:space="preserve"> to</w:delText>
        </w:r>
      </w:del>
      <w:ins w:id="21" w:author="Elvis F. Elli" w:date="2026-06-12T08:34:00Z" w16du:dateUtc="2026-06-12T13:34:00Z">
        <w:r>
          <w:rPr>
            <w:rFonts w:ascii="Times New Roman" w:hAnsi="Times New Roman" w:cs="Times New Roman"/>
            <w:sz w:val="24"/>
            <w:szCs w:val="24"/>
          </w:rPr>
          <w:t>growing season and shifts the crop cycle into</w:t>
        </w:r>
      </w:ins>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RWR3YXJkcyBldCBhbC4sIDIwMDM7IEJhc3RpZGFzIGV0IGFsLiwgMjAwOD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45214D" w:rsidRPr="0045214D">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6B608C">
        <w:rPr>
          <w:rFonts w:ascii="Times New Roman" w:hAnsi="Times New Roman" w:cs="Times New Roman"/>
          <w:sz w:val="24"/>
          <w:szCs w:val="24"/>
        </w:rPr>
        <w:t>While t</w:t>
      </w:r>
      <w:r w:rsidR="00C041D5">
        <w:rPr>
          <w:rFonts w:ascii="Times New Roman" w:hAnsi="Times New Roman" w:cs="Times New Roman"/>
          <w:sz w:val="24"/>
          <w:szCs w:val="24"/>
        </w:rPr>
        <w:t>his agronomic practice</w:t>
      </w:r>
      <w:r w:rsidR="00EB15AE" w:rsidRPr="008D2943">
        <w:rPr>
          <w:rFonts w:ascii="Times New Roman" w:hAnsi="Times New Roman" w:cs="Times New Roman"/>
          <w:sz w:val="24"/>
          <w:szCs w:val="24"/>
        </w:rPr>
        <w:t xml:space="preserve"> has consistently increased soybean yield across the US</w:t>
      </w:r>
      <w:r w:rsidR="00330356">
        <w:rPr>
          <w:rFonts w:ascii="Times New Roman" w:hAnsi="Times New Roman" w:cs="Times New Roman"/>
          <w:sz w:val="24"/>
          <w:szCs w:val="24"/>
        </w:rPr>
        <w:t>,</w:t>
      </w:r>
      <w:r w:rsidR="00644216">
        <w:rPr>
          <w:rFonts w:ascii="Times New Roman" w:hAnsi="Times New Roman" w:cs="Times New Roman"/>
          <w:sz w:val="24"/>
          <w:szCs w:val="24"/>
        </w:rPr>
        <w:t xml:space="preserve"> planting earl</w:t>
      </w:r>
      <w:r w:rsidR="00487817">
        <w:rPr>
          <w:rFonts w:ascii="Times New Roman" w:hAnsi="Times New Roman" w:cs="Times New Roman"/>
          <w:sz w:val="24"/>
          <w:szCs w:val="24"/>
        </w:rPr>
        <w:t xml:space="preserve">y is not always the best </w:t>
      </w:r>
      <w:r w:rsidR="0034335E">
        <w:rPr>
          <w:rFonts w:ascii="Times New Roman" w:hAnsi="Times New Roman" w:cs="Times New Roman"/>
          <w:sz w:val="24"/>
          <w:szCs w:val="24"/>
        </w:rPr>
        <w:t>option</w:t>
      </w:r>
      <w:r w:rsidR="001E5F64">
        <w:rPr>
          <w:rFonts w:ascii="Times New Roman" w:hAnsi="Times New Roman" w:cs="Times New Roman"/>
          <w:sz w:val="24"/>
          <w:szCs w:val="24"/>
        </w:rPr>
        <w:t>,</w:t>
      </w:r>
      <w:r w:rsidR="00487817">
        <w:rPr>
          <w:rFonts w:ascii="Times New Roman" w:hAnsi="Times New Roman" w:cs="Times New Roman"/>
          <w:sz w:val="24"/>
          <w:szCs w:val="24"/>
        </w:rPr>
        <w:t xml:space="preserve"> as there </w:t>
      </w:r>
      <w:r w:rsidR="0034335E">
        <w:rPr>
          <w:rFonts w:ascii="Times New Roman" w:hAnsi="Times New Roman" w:cs="Times New Roman"/>
          <w:sz w:val="24"/>
          <w:szCs w:val="24"/>
        </w:rPr>
        <w:t xml:space="preserve">is an optimum window that maximizes </w:t>
      </w:r>
      <w:r w:rsidR="00A034C9">
        <w:rPr>
          <w:rFonts w:ascii="Times New Roman" w:hAnsi="Times New Roman" w:cs="Times New Roman"/>
          <w:sz w:val="24"/>
          <w:szCs w:val="24"/>
        </w:rPr>
        <w:t>capture</w:t>
      </w:r>
      <w:r w:rsidR="00E86DA9">
        <w:rPr>
          <w:rFonts w:ascii="Times New Roman" w:hAnsi="Times New Roman" w:cs="Times New Roman"/>
          <w:sz w:val="24"/>
          <w:szCs w:val="24"/>
        </w:rPr>
        <w:t xml:space="preserve"> </w:t>
      </w:r>
      <w:r w:rsidR="0034335E" w:rsidRPr="008D2943">
        <w:rPr>
          <w:rFonts w:ascii="Times New Roman" w:hAnsi="Times New Roman" w:cs="Times New Roman"/>
          <w:sz w:val="24"/>
          <w:szCs w:val="24"/>
        </w:rPr>
        <w:t xml:space="preserve">of radiation resources </w:t>
      </w:r>
      <w:r w:rsidR="00E86DA9">
        <w:rPr>
          <w:rFonts w:ascii="Times New Roman" w:hAnsi="Times New Roman" w:cs="Times New Roman"/>
          <w:sz w:val="24"/>
          <w:szCs w:val="24"/>
        </w:rPr>
        <w:t xml:space="preserve">and </w:t>
      </w:r>
      <w:r w:rsidR="0034335E">
        <w:rPr>
          <w:rFonts w:ascii="Times New Roman" w:hAnsi="Times New Roman" w:cs="Times New Roman"/>
          <w:sz w:val="24"/>
          <w:szCs w:val="24"/>
        </w:rPr>
        <w:t>varies according to maturity group</w:t>
      </w:r>
      <w:r w:rsidR="0046060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UxMjM1NDYtZDgzYS00NzNhLTg0ZjgtMzI0OTA5NjFlMDNl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
          <w:id w:val="-1845078590"/>
          <w:placeholder>
            <w:docPart w:val="DefaultPlaceholder_-1854013440"/>
          </w:placeholder>
        </w:sdtPr>
        <w:sdtContent>
          <w:r w:rsidR="0045214D" w:rsidRPr="0045214D">
            <w:rPr>
              <w:rFonts w:ascii="Times New Roman" w:hAnsi="Times New Roman" w:cs="Times New Roman"/>
              <w:color w:val="000000"/>
              <w:sz w:val="24"/>
              <w:szCs w:val="24"/>
            </w:rPr>
            <w:t>(Salmerón et al., 2016)</w:t>
          </w:r>
        </w:sdtContent>
      </w:sdt>
      <w:r w:rsidR="001E5F64">
        <w:rPr>
          <w:rFonts w:ascii="Times New Roman" w:hAnsi="Times New Roman" w:cs="Times New Roman"/>
          <w:color w:val="000000"/>
          <w:sz w:val="24"/>
          <w:szCs w:val="24"/>
        </w:rPr>
        <w:t>, indicating the need for cropping systems-specific</w:t>
      </w:r>
      <w:r w:rsidR="00A034C9">
        <w:rPr>
          <w:rFonts w:ascii="Times New Roman" w:hAnsi="Times New Roman" w:cs="Times New Roman"/>
          <w:color w:val="000000"/>
          <w:sz w:val="24"/>
          <w:szCs w:val="24"/>
        </w:rPr>
        <w:t xml:space="preserve"> </w:t>
      </w:r>
      <w:r w:rsidR="001E5F64">
        <w:rPr>
          <w:rFonts w:ascii="Times New Roman" w:hAnsi="Times New Roman" w:cs="Times New Roman"/>
          <w:color w:val="000000"/>
          <w:sz w:val="24"/>
          <w:szCs w:val="24"/>
        </w:rPr>
        <w:t>recommendations.</w:t>
      </w:r>
      <w:ins w:id="22" w:author="Elvis F. Elli" w:date="2026-06-09T10:58:00Z" w16du:dateUtc="2026-06-09T15:58:00Z">
        <w:r w:rsidR="007346D1">
          <w:rPr>
            <w:rFonts w:ascii="Times New Roman" w:hAnsi="Times New Roman" w:cs="Times New Roman"/>
            <w:color w:val="000000"/>
            <w:sz w:val="24"/>
            <w:szCs w:val="24"/>
          </w:rPr>
          <w:t xml:space="preserve"> </w:t>
        </w:r>
      </w:ins>
    </w:p>
    <w:p w14:paraId="43184D09" w14:textId="71CD5E54" w:rsidR="007D7450" w:rsidRDefault="007D7450" w:rsidP="007D7450">
      <w:pPr>
        <w:spacing w:before="120" w:after="0" w:line="480" w:lineRule="auto"/>
        <w:rPr>
          <w:ins w:id="23" w:author="Elvis F. Elli" w:date="2026-06-08T12:13:00Z" w16du:dateUtc="2026-06-08T17:13:00Z"/>
          <w:rFonts w:ascii="Times New Roman" w:hAnsi="Times New Roman" w:cs="Times New Roman"/>
          <w:sz w:val="24"/>
          <w:szCs w:val="24"/>
        </w:rPr>
      </w:pPr>
      <w:ins w:id="24" w:author="Elvis F. Elli" w:date="2026-06-08T12:13:00Z" w16du:dateUtc="2026-06-08T17:13:00Z">
        <w:r>
          <w:rPr>
            <w:rFonts w:ascii="Times New Roman" w:hAnsi="Times New Roman" w:cs="Times New Roman"/>
            <w:color w:val="000000"/>
            <w:sz w:val="24"/>
            <w:szCs w:val="24"/>
          </w:rPr>
          <w:t>While farmers have been</w:t>
        </w:r>
        <w:r w:rsidRPr="00671862">
          <w:rPr>
            <w:rFonts w:ascii="Times New Roman" w:hAnsi="Times New Roman" w:cs="Times New Roman"/>
            <w:color w:val="000000"/>
            <w:sz w:val="24"/>
            <w:szCs w:val="24"/>
          </w:rPr>
          <w:t xml:space="preserve"> shifting towards earlier planting </w:t>
        </w:r>
        <w:r>
          <w:rPr>
            <w:rFonts w:ascii="Times New Roman" w:hAnsi="Times New Roman" w:cs="Times New Roman"/>
            <w:color w:val="000000"/>
            <w:sz w:val="24"/>
            <w:szCs w:val="24"/>
          </w:rPr>
          <w:t xml:space="preserve">and maturity groups </w:t>
        </w:r>
      </w:ins>
      <w:ins w:id="25" w:author="Elvis F. Elli" w:date="2026-06-12T08:34:00Z" w16du:dateUtc="2026-06-12T13:34:00Z">
        <w:r w:rsidR="007579F7">
          <w:rPr>
            <w:rFonts w:ascii="Times New Roman" w:hAnsi="Times New Roman" w:cs="Times New Roman"/>
            <w:color w:val="000000"/>
            <w:sz w:val="24"/>
            <w:szCs w:val="24"/>
          </w:rPr>
          <w:t>well-adapted to a region, the interactive effects of these shifts under a warming scenario have not been quantified in the U.S. Mid-South, and this knowledge gap needs to be addressed</w:t>
        </w:r>
      </w:ins>
      <w:ins w:id="26" w:author="Elvis F. Elli" w:date="2026-06-08T12:13:00Z" w16du:dateUtc="2026-06-08T17:13:00Z">
        <w:r>
          <w:rPr>
            <w:rFonts w:ascii="Times New Roman" w:hAnsi="Times New Roman" w:cs="Times New Roman"/>
            <w:color w:val="000000"/>
            <w:sz w:val="24"/>
            <w:szCs w:val="24"/>
          </w:rPr>
          <w:t xml:space="preserve">.  </w:t>
        </w:r>
        <w:r w:rsidRPr="008D2943">
          <w:rPr>
            <w:rFonts w:ascii="Times New Roman" w:hAnsi="Times New Roman" w:cs="Times New Roman"/>
            <w:sz w:val="24"/>
            <w:szCs w:val="24"/>
          </w:rPr>
          <w:t xml:space="preserve">We considered soybean production systems in the </w:t>
        </w:r>
        <w:r>
          <w:rPr>
            <w:rFonts w:ascii="Times New Roman" w:hAnsi="Times New Roman" w:cs="Times New Roman"/>
            <w:sz w:val="24"/>
            <w:szCs w:val="24"/>
          </w:rPr>
          <w:t xml:space="preserve">Arkansas delta region as a case study,  an environment particularly vulnerable to warming with </w:t>
        </w:r>
        <w:r w:rsidRPr="003B03D5">
          <w:rPr>
            <w:rFonts w:ascii="Times New Roman" w:hAnsi="Times New Roman" w:cs="Times New Roman"/>
            <w:sz w:val="24"/>
            <w:szCs w:val="24"/>
          </w:rPr>
          <w:t>hot summers</w:t>
        </w:r>
        <w:r>
          <w:rPr>
            <w:rFonts w:ascii="Times New Roman" w:hAnsi="Times New Roman" w:cs="Times New Roman"/>
            <w:sz w:val="24"/>
            <w:szCs w:val="24"/>
          </w:rPr>
          <w:t xml:space="preserve"> and frequent </w:t>
        </w:r>
        <w:r w:rsidRPr="003B03D5">
          <w:rPr>
            <w:rFonts w:ascii="Times New Roman" w:hAnsi="Times New Roman" w:cs="Times New Roman"/>
            <w:sz w:val="24"/>
            <w:szCs w:val="24"/>
          </w:rPr>
          <w:t>late-season drought events</w:t>
        </w:r>
        <w:r>
          <w:rPr>
            <w:rFonts w:ascii="Times New Roman" w:hAnsi="Times New Roman" w:cs="Times New Roman"/>
            <w:sz w:val="24"/>
            <w:szCs w:val="24"/>
          </w:rPr>
          <w:t>, which accounts for over 1.5 million hectares of soybean-planted</w:t>
        </w:r>
        <w:r w:rsidRPr="008D2943">
          <w:rPr>
            <w:rFonts w:ascii="Times New Roman" w:hAnsi="Times New Roman" w:cs="Times New Roman"/>
            <w:sz w:val="24"/>
            <w:szCs w:val="24"/>
          </w:rPr>
          <w:t xml:space="preserve"> area </w:t>
        </w:r>
      </w:ins>
      <w:customXmlInsRangeStart w:id="27" w:author="Elvis F. Elli" w:date="2026-06-08T12:13:00Z"/>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2047949341"/>
          <w:placeholder>
            <w:docPart w:val="21D594A964FA4B59983DDC21E2F59E6A"/>
          </w:placeholder>
        </w:sdtPr>
        <w:sdtContent>
          <w:customXmlInsRangeEnd w:id="27"/>
          <w:r w:rsidR="0045214D" w:rsidRPr="0045214D">
            <w:rPr>
              <w:rFonts w:ascii="Times New Roman" w:hAnsi="Times New Roman" w:cs="Times New Roman"/>
              <w:color w:val="000000"/>
              <w:sz w:val="24"/>
              <w:szCs w:val="24"/>
            </w:rPr>
            <w:t>(NASS, 2023)</w:t>
          </w:r>
          <w:customXmlInsRangeStart w:id="28" w:author="Elvis F. Elli" w:date="2026-06-08T12:13:00Z"/>
        </w:sdtContent>
      </w:sdt>
      <w:customXmlInsRangeEnd w:id="28"/>
      <w:ins w:id="29" w:author="Elvis F. Elli" w:date="2026-06-08T12:13:00Z" w16du:dateUtc="2026-06-08T17:13:00Z">
        <w:r>
          <w:rPr>
            <w:rFonts w:ascii="Times New Roman" w:hAnsi="Times New Roman" w:cs="Times New Roman"/>
            <w:color w:val="000000"/>
            <w:sz w:val="24"/>
            <w:szCs w:val="24"/>
          </w:rPr>
          <w:t>.</w:t>
        </w:r>
        <w:r>
          <w:rPr>
            <w:rFonts w:ascii="Times New Roman" w:hAnsi="Times New Roman" w:cs="Times New Roman"/>
            <w:sz w:val="24"/>
            <w:szCs w:val="24"/>
          </w:rPr>
          <w:t xml:space="preserve"> We conducted a</w:t>
        </w:r>
      </w:ins>
      <w:ins w:id="30" w:author="Elvis F. Elli" w:date="2026-06-12T08:36:00Z" w16du:dateUtc="2026-06-12T13:36:00Z">
        <w:r w:rsidR="007579F7">
          <w:rPr>
            <w:rFonts w:ascii="Times New Roman" w:hAnsi="Times New Roman" w:cs="Times New Roman"/>
            <w:sz w:val="24"/>
            <w:szCs w:val="24"/>
          </w:rPr>
          <w:t xml:space="preserve"> comprehensive</w:t>
        </w:r>
      </w:ins>
      <w:ins w:id="31" w:author="Elvis F. Elli" w:date="2026-06-08T12:13:00Z" w16du:dateUtc="2026-06-08T17:13:00Z">
        <w:r>
          <w:rPr>
            <w:rFonts w:ascii="Times New Roman" w:hAnsi="Times New Roman" w:cs="Times New Roman"/>
            <w:sz w:val="24"/>
            <w:szCs w:val="24"/>
          </w:rPr>
          <w:t xml:space="preserve"> </w:t>
        </w:r>
        <w:r w:rsidRPr="008D2943">
          <w:rPr>
            <w:rFonts w:ascii="Times New Roman" w:hAnsi="Times New Roman" w:cs="Times New Roman"/>
            <w:sz w:val="24"/>
            <w:szCs w:val="24"/>
          </w:rPr>
          <w:t>simulation</w:t>
        </w:r>
      </w:ins>
      <w:ins w:id="32" w:author="Elvis F. Elli" w:date="2026-06-12T08:36:00Z" w16du:dateUtc="2026-06-12T13:36:00Z">
        <w:r w:rsidR="007579F7">
          <w:rPr>
            <w:rFonts w:ascii="Times New Roman" w:hAnsi="Times New Roman" w:cs="Times New Roman"/>
            <w:sz w:val="24"/>
            <w:szCs w:val="24"/>
          </w:rPr>
          <w:t xml:space="preserve"> exercise</w:t>
        </w:r>
      </w:ins>
      <w:ins w:id="33" w:author="Elvis F. Elli" w:date="2026-06-08T12:13:00Z" w16du:dateUtc="2026-06-08T17:13:00Z">
        <w:r w:rsidRPr="008D2943">
          <w:rPr>
            <w:rFonts w:ascii="Times New Roman" w:hAnsi="Times New Roman" w:cs="Times New Roman"/>
            <w:sz w:val="24"/>
            <w:szCs w:val="24"/>
          </w:rPr>
          <w:t xml:space="preserve"> </w:t>
        </w:r>
        <w:r>
          <w:rPr>
            <w:rFonts w:ascii="Times New Roman" w:hAnsi="Times New Roman" w:cs="Times New Roman"/>
            <w:sz w:val="24"/>
            <w:szCs w:val="24"/>
          </w:rPr>
          <w:t xml:space="preserve">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lastRenderedPageBreak/>
          <w:t>version of the APSIM (Agricultural Production Systems Simulator) framework. We hypothesize that</w:t>
        </w:r>
        <w:r>
          <w:rPr>
            <w:rFonts w:ascii="Times New Roman" w:hAnsi="Times New Roman" w:cs="Times New Roman"/>
            <w:sz w:val="24"/>
            <w:szCs w:val="24"/>
          </w:rPr>
          <w:t xml:space="preserve"> under high temperatures, using late-maturing</w:t>
        </w:r>
        <w:r w:rsidRPr="008D2943">
          <w:rPr>
            <w:rFonts w:ascii="Times New Roman" w:hAnsi="Times New Roman" w:cs="Times New Roman"/>
            <w:sz w:val="24"/>
            <w:szCs w:val="24"/>
          </w:rPr>
          <w:t xml:space="preserve"> soybean </w:t>
        </w:r>
        <w:r>
          <w:rPr>
            <w:rFonts w:ascii="Times New Roman" w:hAnsi="Times New Roman" w:cs="Times New Roman"/>
            <w:sz w:val="24"/>
            <w:szCs w:val="24"/>
          </w:rPr>
          <w:t>genotypes</w:t>
        </w:r>
        <w:r w:rsidRPr="008D2943">
          <w:rPr>
            <w:rFonts w:ascii="Times New Roman" w:hAnsi="Times New Roman" w:cs="Times New Roman"/>
            <w:sz w:val="24"/>
            <w:szCs w:val="24"/>
          </w:rPr>
          <w:t xml:space="preserve"> </w:t>
        </w:r>
        <w:r>
          <w:rPr>
            <w:rFonts w:ascii="Times New Roman" w:hAnsi="Times New Roman" w:cs="Times New Roman"/>
            <w:sz w:val="24"/>
            <w:szCs w:val="24"/>
          </w:rPr>
          <w:t>combined with early planting</w:t>
        </w:r>
        <w:r w:rsidRPr="008D2943">
          <w:rPr>
            <w:rFonts w:ascii="Times New Roman" w:hAnsi="Times New Roman" w:cs="Times New Roman"/>
            <w:sz w:val="24"/>
            <w:szCs w:val="24"/>
          </w:rPr>
          <w:t xml:space="preserve"> will offset the negative impacts of </w:t>
        </w:r>
      </w:ins>
      <w:ins w:id="34" w:author="Elvis F. Elli" w:date="2026-06-12T08:37:00Z" w16du:dateUtc="2026-06-12T13:37:00Z">
        <w:r w:rsidR="007579F7">
          <w:rPr>
            <w:rFonts w:ascii="Times New Roman" w:hAnsi="Times New Roman" w:cs="Times New Roman"/>
            <w:sz w:val="24"/>
            <w:szCs w:val="24"/>
          </w:rPr>
          <w:t>warming</w:t>
        </w:r>
      </w:ins>
      <w:ins w:id="35" w:author="Elvis F. Elli" w:date="2026-06-08T12:13:00Z" w16du:dateUtc="2026-06-08T17:13:00Z">
        <w:r w:rsidRPr="008D2943">
          <w:rPr>
            <w:rFonts w:ascii="Times New Roman" w:hAnsi="Times New Roman" w:cs="Times New Roman"/>
            <w:sz w:val="24"/>
            <w:szCs w:val="24"/>
          </w:rPr>
          <w:t xml:space="preserve"> on </w:t>
        </w:r>
        <w:r>
          <w:rPr>
            <w:rFonts w:ascii="Times New Roman" w:hAnsi="Times New Roman" w:cs="Times New Roman"/>
            <w:sz w:val="24"/>
            <w:szCs w:val="24"/>
          </w:rPr>
          <w:t>soybean</w:t>
        </w:r>
        <w:r w:rsidRPr="008D2943">
          <w:rPr>
            <w:rFonts w:ascii="Times New Roman" w:hAnsi="Times New Roman" w:cs="Times New Roman"/>
            <w:sz w:val="24"/>
            <w:szCs w:val="24"/>
          </w:rPr>
          <w:t xml:space="preserve"> yield. Our objective</w:t>
        </w:r>
        <w:r>
          <w:rPr>
            <w:rFonts w:ascii="Times New Roman" w:hAnsi="Times New Roman" w:cs="Times New Roman"/>
            <w:sz w:val="24"/>
            <w:szCs w:val="24"/>
          </w:rPr>
          <w:t xml:space="preserve"> was</w:t>
        </w:r>
        <w:r w:rsidRPr="008D2943">
          <w:rPr>
            <w:rFonts w:ascii="Times New Roman" w:hAnsi="Times New Roman" w:cs="Times New Roman"/>
            <w:sz w:val="24"/>
            <w:szCs w:val="24"/>
          </w:rPr>
          <w:t xml:space="preserve"> to </w:t>
        </w:r>
        <w:r>
          <w:rPr>
            <w:rFonts w:ascii="Times New Roman" w:hAnsi="Times New Roman" w:cs="Times New Roman"/>
            <w:sz w:val="24"/>
            <w:szCs w:val="24"/>
          </w:rPr>
          <w:t>quantify</w:t>
        </w:r>
        <w:r w:rsidRPr="008D2943">
          <w:rPr>
            <w:rFonts w:ascii="Times New Roman" w:hAnsi="Times New Roman" w:cs="Times New Roman"/>
            <w:sz w:val="24"/>
            <w:szCs w:val="24"/>
          </w:rPr>
          <w:t xml:space="preserve"> the </w:t>
        </w:r>
      </w:ins>
      <w:ins w:id="36" w:author="Elvis F. Elli" w:date="2026-06-12T08:37:00Z" w16du:dateUtc="2026-06-12T13:37:00Z">
        <w:r w:rsidR="007579F7">
          <w:rPr>
            <w:rFonts w:ascii="Times New Roman" w:hAnsi="Times New Roman" w:cs="Times New Roman"/>
            <w:sz w:val="24"/>
            <w:szCs w:val="24"/>
          </w:rPr>
          <w:t xml:space="preserve">individual and synergistic </w:t>
        </w:r>
      </w:ins>
      <w:ins w:id="37" w:author="Elvis F. Elli" w:date="2026-06-08T12:13:00Z" w16du:dateUtc="2026-06-08T17:13:00Z">
        <w:r>
          <w:rPr>
            <w:rFonts w:ascii="Times New Roman" w:hAnsi="Times New Roman" w:cs="Times New Roman"/>
            <w:sz w:val="24"/>
            <w:szCs w:val="24"/>
          </w:rPr>
          <w:t>impact of maturity group and sowing date in adapting soybean production to high-temperature risks under current and elevated [CO</w:t>
        </w:r>
        <w:r w:rsidRPr="0060138A">
          <w:rPr>
            <w:rFonts w:ascii="Times New Roman" w:hAnsi="Times New Roman" w:cs="Times New Roman"/>
            <w:sz w:val="24"/>
            <w:szCs w:val="24"/>
            <w:vertAlign w:val="subscript"/>
          </w:rPr>
          <w:t>2</w:t>
        </w:r>
        <w:r>
          <w:rPr>
            <w:rFonts w:ascii="Times New Roman" w:hAnsi="Times New Roman" w:cs="Times New Roman"/>
            <w:sz w:val="24"/>
            <w:szCs w:val="24"/>
          </w:rPr>
          <w:t>].</w:t>
        </w:r>
      </w:ins>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31A09934"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UHJvYmVydCBldCBhbC4sIDE5OTg7IEtlYXRpbmcgZXQgYWwuLCAyMDAzOyBIdXRoIGV0IGFsLiwgMjAxMDsgSG9sendvcnRoIGV0IGFsLiwgMjAxN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45214D" w:rsidRPr="0045214D">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 xml:space="preserve">Midsouth comprising </w:t>
      </w:r>
      <w:r w:rsidR="009F2788">
        <w:rPr>
          <w:rFonts w:ascii="Times New Roman" w:hAnsi="Times New Roman" w:cs="Times New Roman"/>
          <w:color w:val="000000"/>
          <w:sz w:val="24"/>
          <w:szCs w:val="24"/>
        </w:rPr>
        <w:t>an</w:t>
      </w:r>
      <w:r w:rsidR="00B4075B">
        <w:rPr>
          <w:rFonts w:ascii="Times New Roman" w:hAnsi="Times New Roman" w:cs="Times New Roman"/>
          <w:color w:val="000000"/>
          <w:sz w:val="24"/>
          <w:szCs w:val="24"/>
        </w:rPr>
        <w:t xml:space="preserve"> </w:t>
      </w:r>
      <w:r w:rsidR="004B68A1">
        <w:rPr>
          <w:rFonts w:ascii="Times New Roman" w:hAnsi="Times New Roman" w:cs="Times New Roman"/>
          <w:color w:val="000000"/>
          <w:sz w:val="24"/>
          <w:szCs w:val="24"/>
        </w:rPr>
        <w:t>8.3°</w:t>
      </w:r>
      <w:r w:rsidR="00B4075B">
        <w:rPr>
          <w:rFonts w:ascii="Times New Roman" w:hAnsi="Times New Roman" w:cs="Times New Roman"/>
          <w:color w:val="000000"/>
          <w:sz w:val="24"/>
          <w:szCs w:val="24"/>
        </w:rPr>
        <w:t xml:space="preserve"> span in latitude, different planting dates, and cultivar </w:t>
      </w:r>
      <w:r w:rsidR="000038E4">
        <w:rPr>
          <w:rFonts w:ascii="Times New Roman" w:hAnsi="Times New Roman" w:cs="Times New Roman"/>
          <w:color w:val="000000"/>
          <w:sz w:val="24"/>
          <w:szCs w:val="24"/>
        </w:rPr>
        <w:t>maturity groups</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
          <w:id w:val="683471564"/>
          <w:placeholder>
            <w:docPart w:val="DefaultPlaceholder_-1854013440"/>
          </w:placeholder>
        </w:sdtPr>
        <w:sdtContent>
          <w:r w:rsidR="0045214D" w:rsidRPr="0045214D">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Pr="008D2943">
        <w:rPr>
          <w:rFonts w:ascii="Times New Roman" w:hAnsi="Times New Roman" w:cs="Times New Roman"/>
          <w:color w:val="000000"/>
          <w:sz w:val="24"/>
          <w:szCs w:val="24"/>
        </w:rPr>
        <w:t xml:space="preserve">The APSIM-Soybean model has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proven successful for </w:t>
      </w:r>
      <w:r w:rsidR="007D2BB2">
        <w:rPr>
          <w:rFonts w:ascii="Times New Roman" w:hAnsi="Times New Roman" w:cs="Times New Roman"/>
          <w:color w:val="000000"/>
          <w:sz w:val="24"/>
          <w:szCs w:val="24"/>
        </w:rPr>
        <w:t>simulati</w:t>
      </w:r>
      <w:r w:rsidR="002F217A">
        <w:rPr>
          <w:rFonts w:ascii="Times New Roman" w:hAnsi="Times New Roman" w:cs="Times New Roman"/>
          <w:color w:val="000000"/>
          <w:sz w:val="24"/>
          <w:szCs w:val="24"/>
        </w:rPr>
        <w:t xml:space="preserve">ng </w:t>
      </w:r>
      <w:r w:rsidR="00A57169">
        <w:rPr>
          <w:rFonts w:ascii="Times New Roman" w:hAnsi="Times New Roman" w:cs="Times New Roman"/>
          <w:color w:val="000000"/>
          <w:sz w:val="24"/>
          <w:szCs w:val="24"/>
        </w:rPr>
        <w:t xml:space="preserve">the </w:t>
      </w:r>
      <w:r w:rsidR="002F217A">
        <w:rPr>
          <w:rFonts w:ascii="Times New Roman" w:hAnsi="Times New Roman" w:cs="Times New Roman"/>
          <w:color w:val="000000"/>
          <w:sz w:val="24"/>
          <w:szCs w:val="24"/>
        </w:rPr>
        <w:t>growth of</w:t>
      </w:r>
      <w:r w:rsidR="006358F2">
        <w:rPr>
          <w:rFonts w:ascii="Times New Roman" w:hAnsi="Times New Roman" w:cs="Times New Roman"/>
          <w:color w:val="000000"/>
          <w:sz w:val="24"/>
          <w:szCs w:val="24"/>
        </w:rPr>
        <w:t xml:space="preserve"> various soybean</w:t>
      </w:r>
      <w:r w:rsidR="00773205" w:rsidRPr="00773205">
        <w:rPr>
          <w:rFonts w:ascii="Times New Roman" w:hAnsi="Times New Roman" w:cs="Times New Roman"/>
          <w:color w:val="000000"/>
          <w:sz w:val="24"/>
          <w:szCs w:val="24"/>
        </w:rPr>
        <w:t xml:space="preserve"> maturity groups</w:t>
      </w:r>
      <w:r w:rsidR="00A57169">
        <w:rPr>
          <w:rFonts w:ascii="Times New Roman" w:hAnsi="Times New Roman" w:cs="Times New Roman"/>
          <w:color w:val="000000"/>
          <w:sz w:val="24"/>
          <w:szCs w:val="24"/>
        </w:rPr>
        <w:t xml:space="preserve"> across</w:t>
      </w:r>
      <w:r w:rsidR="00773205" w:rsidRPr="00773205">
        <w:rPr>
          <w:rFonts w:ascii="Times New Roman" w:hAnsi="Times New Roman" w:cs="Times New Roman"/>
          <w:color w:val="000000"/>
          <w:sz w:val="24"/>
          <w:szCs w:val="24"/>
        </w:rPr>
        <w:t xml:space="preserve"> water </w:t>
      </w:r>
      <w:r w:rsidR="00A57169">
        <w:rPr>
          <w:rFonts w:ascii="Times New Roman" w:hAnsi="Times New Roman" w:cs="Times New Roman"/>
          <w:color w:val="000000"/>
          <w:sz w:val="24"/>
          <w:szCs w:val="24"/>
        </w:rPr>
        <w:t>managements</w:t>
      </w:r>
      <w:r w:rsidR="00773205" w:rsidRPr="00773205">
        <w:rPr>
          <w:rFonts w:ascii="Times New Roman" w:hAnsi="Times New Roman" w:cs="Times New Roman"/>
          <w:color w:val="000000"/>
          <w:sz w:val="24"/>
          <w:szCs w:val="24"/>
        </w:rPr>
        <w:t>, soil</w:t>
      </w:r>
      <w:r w:rsidR="00A57169">
        <w:rPr>
          <w:rFonts w:ascii="Times New Roman" w:hAnsi="Times New Roman" w:cs="Times New Roman"/>
          <w:color w:val="000000"/>
          <w:sz w:val="24"/>
          <w:szCs w:val="24"/>
        </w:rPr>
        <w:t xml:space="preserve"> types</w:t>
      </w:r>
      <w:r w:rsidR="00BF1C94">
        <w:rPr>
          <w:rFonts w:ascii="Times New Roman" w:hAnsi="Times New Roman" w:cs="Times New Roman"/>
          <w:color w:val="000000"/>
          <w:sz w:val="24"/>
          <w:szCs w:val="24"/>
        </w:rPr>
        <w:t>,</w:t>
      </w:r>
      <w:r w:rsidR="00773205" w:rsidRPr="00773205">
        <w:rPr>
          <w:rFonts w:ascii="Times New Roman" w:hAnsi="Times New Roman" w:cs="Times New Roman"/>
          <w:color w:val="000000"/>
          <w:sz w:val="24"/>
          <w:szCs w:val="24"/>
        </w:rPr>
        <w:t xml:space="preserve"> and weather conditions</w:t>
      </w:r>
      <w:r w:rsidR="00A2348E">
        <w:rPr>
          <w:rFonts w:ascii="Times New Roman" w:hAnsi="Times New Roman" w:cs="Times New Roman"/>
          <w:color w:val="000000"/>
          <w:sz w:val="24"/>
          <w:szCs w:val="24"/>
        </w:rPr>
        <w:t xml:space="preserve"> in the US, including environments in the Mid-South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"/>
          <w:id w:val="364721280"/>
          <w:placeholder>
            <w:docPart w:val="DefaultPlaceholder_-1854013440"/>
          </w:placeholder>
        </w:sdtPr>
        <w:sdtContent>
          <w:r w:rsidR="0045214D" w:rsidRPr="0045214D">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from Salmer</w:t>
      </w:r>
      <w:r w:rsidR="00682150" w:rsidRPr="00F73EDE">
        <w:rPr>
          <w:rFonts w:ascii="Times New Roman" w:hAnsi="Times New Roman" w:cs="Times New Roman"/>
          <w:color w:val="000000"/>
          <w:sz w:val="24"/>
          <w:szCs w:val="24"/>
        </w:rPr>
        <w:t>ó</w:t>
      </w:r>
      <w:r w:rsidR="002A0377">
        <w:rPr>
          <w:rFonts w:ascii="Times New Roman" w:hAnsi="Times New Roman" w:cs="Times New Roman"/>
          <w:color w:val="000000"/>
          <w:sz w:val="24"/>
          <w:szCs w:val="24"/>
        </w:rPr>
        <w:t>n et al. (2016)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45214D" w:rsidRPr="0045214D">
            <w:rPr>
              <w:rFonts w:ascii="Times New Roman" w:hAnsi="Times New Roman" w:cs="Times New Roman"/>
              <w:color w:val="000000"/>
              <w:sz w:val="24"/>
              <w:szCs w:val="24"/>
            </w:rPr>
            <w:t>(Holzworth et al., 2018)</w:t>
          </w:r>
        </w:sdtContent>
      </w:sdt>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ins w:id="38" w:author="Elvis F. Elli" w:date="2026-06-15T10:10:00Z" w16du:dateUtc="2026-06-15T15:10:00Z">
        <w:r w:rsidR="005F265D">
          <w:rPr>
            <w:rFonts w:ascii="Times New Roman" w:hAnsi="Times New Roman" w:cs="Times New Roman"/>
            <w:color w:val="000000"/>
            <w:sz w:val="24"/>
            <w:szCs w:val="24"/>
          </w:rPr>
          <w:t xml:space="preserve">an </w:t>
        </w:r>
      </w:ins>
      <w:r w:rsidR="001007FB">
        <w:rPr>
          <w:rFonts w:ascii="Times New Roman" w:hAnsi="Times New Roman" w:cs="Times New Roman"/>
          <w:color w:val="000000"/>
          <w:sz w:val="24"/>
          <w:szCs w:val="24"/>
        </w:rPr>
        <w:t>early MG 4 (r</w:t>
      </w:r>
      <w:r w:rsidR="00BA560F">
        <w:rPr>
          <w:rFonts w:ascii="Times New Roman" w:hAnsi="Times New Roman" w:cs="Times New Roman"/>
          <w:color w:val="000000"/>
          <w:sz w:val="24"/>
          <w:szCs w:val="24"/>
        </w:rPr>
        <w:t xml:space="preserve">elative </w:t>
      </w:r>
      <w:r w:rsidR="001007FB">
        <w:rPr>
          <w:rFonts w:ascii="Times New Roman" w:hAnsi="Times New Roman" w:cs="Times New Roman"/>
          <w:color w:val="000000"/>
          <w:sz w:val="24"/>
          <w:szCs w:val="24"/>
        </w:rPr>
        <w:t>MG</w:t>
      </w:r>
      <w:r w:rsidR="004F32D1">
        <w:rPr>
          <w:rFonts w:ascii="Times New Roman" w:hAnsi="Times New Roman" w:cs="Times New Roman"/>
          <w:color w:val="000000"/>
          <w:sz w:val="24"/>
          <w:szCs w:val="24"/>
        </w:rPr>
        <w:t xml:space="preserve"> - rMG</w:t>
      </w:r>
      <w:r w:rsidR="001007FB">
        <w:rPr>
          <w:rFonts w:ascii="Times New Roman" w:hAnsi="Times New Roman" w:cs="Times New Roman"/>
          <w:color w:val="000000"/>
          <w:sz w:val="24"/>
          <w:szCs w:val="24"/>
        </w:rPr>
        <w:t xml:space="preserve"> 4.0 to 4.</w:t>
      </w:r>
      <w:r w:rsidR="00687BD8">
        <w:rPr>
          <w:rFonts w:ascii="Times New Roman" w:hAnsi="Times New Roman" w:cs="Times New Roman"/>
          <w:color w:val="000000"/>
          <w:sz w:val="24"/>
          <w:szCs w:val="24"/>
        </w:rPr>
        <w:t>4</w:t>
      </w:r>
      <w:r w:rsidR="001007FB">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and </w:t>
      </w:r>
      <w:ins w:id="39" w:author="Elvis F. Elli" w:date="2026-06-15T10:10:00Z" w16du:dateUtc="2026-06-15T15:10:00Z">
        <w:r w:rsidR="005F265D">
          <w:rPr>
            <w:rFonts w:ascii="Times New Roman" w:hAnsi="Times New Roman" w:cs="Times New Roman"/>
            <w:color w:val="000000"/>
            <w:sz w:val="24"/>
            <w:szCs w:val="24"/>
          </w:rPr>
          <w:t xml:space="preserve">an </w:t>
        </w:r>
      </w:ins>
      <w:r w:rsidR="00A13C0A">
        <w:rPr>
          <w:rFonts w:ascii="Times New Roman" w:hAnsi="Times New Roman" w:cs="Times New Roman"/>
          <w:color w:val="000000"/>
          <w:sz w:val="24"/>
          <w:szCs w:val="24"/>
        </w:rPr>
        <w:t xml:space="preserve">early MG 5 (rMG from </w:t>
      </w:r>
      <w:r w:rsidR="00033B06">
        <w:rPr>
          <w:rFonts w:ascii="Times New Roman" w:hAnsi="Times New Roman" w:cs="Times New Roman"/>
          <w:color w:val="000000"/>
          <w:sz w:val="24"/>
          <w:szCs w:val="24"/>
        </w:rPr>
        <w:t>5</w:t>
      </w:r>
      <w:r w:rsidR="00A13C0A">
        <w:rPr>
          <w:rFonts w:ascii="Times New Roman" w:hAnsi="Times New Roman" w:cs="Times New Roman"/>
          <w:color w:val="000000"/>
          <w:sz w:val="24"/>
          <w:szCs w:val="24"/>
        </w:rPr>
        <w:t>.</w:t>
      </w:r>
      <w:r w:rsidR="00033B06">
        <w:rPr>
          <w:rFonts w:ascii="Times New Roman" w:hAnsi="Times New Roman" w:cs="Times New Roman"/>
          <w:color w:val="000000"/>
          <w:sz w:val="24"/>
          <w:szCs w:val="24"/>
        </w:rPr>
        <w:t>0</w:t>
      </w:r>
      <w:r w:rsidR="00A13C0A">
        <w:rPr>
          <w:rFonts w:ascii="Times New Roman" w:hAnsi="Times New Roman" w:cs="Times New Roman"/>
          <w:color w:val="000000"/>
          <w:sz w:val="24"/>
          <w:szCs w:val="24"/>
        </w:rPr>
        <w:t xml:space="preserve"> to </w:t>
      </w:r>
      <w:r w:rsidR="00033B06">
        <w:rPr>
          <w:rFonts w:ascii="Times New Roman" w:hAnsi="Times New Roman" w:cs="Times New Roman"/>
          <w:color w:val="000000"/>
          <w:sz w:val="24"/>
          <w:szCs w:val="24"/>
        </w:rPr>
        <w:t>5.</w:t>
      </w:r>
      <w:r w:rsidR="00687BD8">
        <w:rPr>
          <w:rFonts w:ascii="Times New Roman" w:hAnsi="Times New Roman" w:cs="Times New Roman"/>
          <w:color w:val="000000"/>
          <w:sz w:val="24"/>
          <w:szCs w:val="24"/>
        </w:rPr>
        <w:t>4</w:t>
      </w:r>
      <w:r w:rsidR="00A13C0A">
        <w:rPr>
          <w:rFonts w:ascii="Times New Roman" w:hAnsi="Times New Roman" w:cs="Times New Roman"/>
          <w:color w:val="000000"/>
          <w:sz w:val="24"/>
          <w:szCs w:val="24"/>
        </w:rPr>
        <w:t>)</w:t>
      </w:r>
      <w:ins w:id="40" w:author="Elvis F. Elli" w:date="2026-06-15T10:10:00Z" w16du:dateUtc="2026-06-15T15:10:00Z">
        <w:r w:rsidR="005F265D">
          <w:rPr>
            <w:rFonts w:ascii="Times New Roman" w:hAnsi="Times New Roman" w:cs="Times New Roman"/>
            <w:color w:val="000000"/>
            <w:sz w:val="24"/>
            <w:szCs w:val="24"/>
          </w:rPr>
          <w:t xml:space="preserve"> cultivar</w:t>
        </w:r>
      </w:ins>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2E706B">
        <w:rPr>
          <w:rFonts w:ascii="Times New Roman" w:hAnsi="Times New Roman" w:cs="Times New Roman"/>
          <w:color w:val="000000" w:themeColor="text1"/>
          <w:sz w:val="24"/>
          <w:szCs w:val="24"/>
        </w:rPr>
        <w:t>is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del w:id="41" w:author="Elvis F. Elli" w:date="2026-06-15T10:34:00Z" w16du:dateUtc="2026-06-15T15:34:00Z">
        <w:r w:rsidR="001072F5" w:rsidDel="001303FA">
          <w:rPr>
            <w:rFonts w:ascii="Times New Roman" w:hAnsi="Times New Roman" w:cs="Times New Roman"/>
            <w:color w:val="000000" w:themeColor="text1"/>
            <w:sz w:val="24"/>
            <w:szCs w:val="24"/>
          </w:rPr>
          <w:delText>, and Table S1</w:delText>
        </w:r>
        <w:r w:rsidR="004914EF" w:rsidDel="001303FA">
          <w:rPr>
            <w:rFonts w:ascii="Times New Roman" w:hAnsi="Times New Roman" w:cs="Times New Roman"/>
            <w:color w:val="000000" w:themeColor="text1"/>
            <w:sz w:val="24"/>
            <w:szCs w:val="24"/>
          </w:rPr>
          <w:delText xml:space="preserve"> in the supplementary material</w:delText>
        </w:r>
        <w:r w:rsidR="00405D73" w:rsidDel="001303FA">
          <w:rPr>
            <w:rFonts w:ascii="Times New Roman" w:hAnsi="Times New Roman" w:cs="Times New Roman"/>
            <w:color w:val="000000" w:themeColor="text1"/>
            <w:sz w:val="24"/>
            <w:szCs w:val="24"/>
          </w:rPr>
          <w:delText>)</w:delText>
        </w:r>
      </w:del>
      <w:ins w:id="42" w:author="Elvis F. Elli" w:date="2026-06-15T10:34:00Z" w16du:dateUtc="2026-06-15T15:34:00Z">
        <w:r w:rsidR="001303FA">
          <w:rPr>
            <w:rFonts w:ascii="Times New Roman" w:hAnsi="Times New Roman" w:cs="Times New Roman"/>
            <w:color w:val="000000" w:themeColor="text1"/>
            <w:sz w:val="24"/>
            <w:szCs w:val="24"/>
          </w:rPr>
          <w:t xml:space="preserve"> and Table S1 in the supplementary material), </w:t>
        </w:r>
      </w:ins>
      <w:ins w:id="43" w:author="Elvis F. Elli" w:date="2026-06-15T10:38:00Z">
        <w:r w:rsidR="001303FA" w:rsidRPr="001303FA">
          <w:rPr>
            <w:rFonts w:ascii="Times New Roman" w:hAnsi="Times New Roman" w:cs="Times New Roman"/>
            <w:color w:val="000000" w:themeColor="text1"/>
            <w:sz w:val="24"/>
            <w:szCs w:val="24"/>
          </w:rPr>
          <w:t xml:space="preserve">with root mean square errors within similar ranges to those reported in other studies for soybean phenology and </w:t>
        </w:r>
      </w:ins>
      <w:ins w:id="44" w:author="Elvis F. Elli" w:date="2026-06-15T10:42:00Z" w16du:dateUtc="2026-06-15T15:42:00Z">
        <w:r w:rsidR="0045214D">
          <w:rPr>
            <w:rFonts w:ascii="Times New Roman" w:hAnsi="Times New Roman" w:cs="Times New Roman"/>
            <w:color w:val="000000" w:themeColor="text1"/>
            <w:sz w:val="24"/>
            <w:szCs w:val="24"/>
          </w:rPr>
          <w:t xml:space="preserve">seed </w:t>
        </w:r>
      </w:ins>
      <w:ins w:id="45" w:author="Elvis F. Elli" w:date="2026-06-15T10:38:00Z">
        <w:r w:rsidR="001303FA" w:rsidRPr="001303FA">
          <w:rPr>
            <w:rFonts w:ascii="Times New Roman" w:hAnsi="Times New Roman" w:cs="Times New Roman"/>
            <w:color w:val="000000" w:themeColor="text1"/>
            <w:sz w:val="24"/>
            <w:szCs w:val="24"/>
          </w:rPr>
          <w:t>yield</w:t>
        </w:r>
      </w:ins>
      <w:ins w:id="46" w:author="Elvis F. Elli" w:date="2026-06-15T10:42:00Z" w16du:dateUtc="2026-06-15T15:42:00Z">
        <w:r w:rsidR="0045214D">
          <w:rPr>
            <w:rFonts w:ascii="Times New Roman" w:hAnsi="Times New Roman" w:cs="Times New Roman"/>
            <w:color w:val="000000" w:themeColor="text1"/>
            <w:sz w:val="24"/>
            <w:szCs w:val="24"/>
          </w:rPr>
          <w:t>s</w:t>
        </w:r>
      </w:ins>
      <w:ins w:id="47" w:author="Elvis F. Elli" w:date="2026-06-15T10:38:00Z">
        <w:r w:rsidR="001303FA" w:rsidRPr="001303FA">
          <w:rPr>
            <w:rFonts w:ascii="Times New Roman" w:hAnsi="Times New Roman" w:cs="Times New Roman"/>
            <w:color w:val="000000" w:themeColor="text1"/>
            <w:sz w:val="24"/>
            <w:szCs w:val="24"/>
          </w:rPr>
          <w:t xml:space="preserve"> </w:t>
        </w:r>
      </w:ins>
      <w:sdt>
        <w:sdtPr>
          <w:rPr>
            <w:rFonts w:ascii="Times New Roman" w:hAnsi="Times New Roman" w:cs="Times New Roman"/>
            <w:color w:val="000000"/>
            <w:sz w:val="24"/>
            <w:szCs w:val="24"/>
          </w:rPr>
          <w:tag w:val="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mNvbnRhaW5lci10aXRsZS1zaG9ydCI6IkFncmljLiBTeXN0LiIsIkRPSSI6IjEwLjEwMTYvai5hZ3N5LjIwMTYuMTAuMDA4IiwiSVNTTiI6IjAzMDg1MjFYIiwiaXNzdWVkIjp7ImRhdGUtcGFydHMiOltbMjAxNywxXV19LCJwYWdlIjoiMTIwLTEyOSIsInZvbHVtZSI6IjE1MCJ9LCJpc1RlbXBvcmFyeSI6ZmFsc2V9XX0="/>
          <w:id w:val="256182349"/>
          <w:placeholder>
            <w:docPart w:val="DefaultPlaceholder_-1854013440"/>
          </w:placeholder>
        </w:sdtPr>
        <w:sdtContent>
          <w:r w:rsidR="0045214D" w:rsidRPr="0045214D">
            <w:rPr>
              <w:rFonts w:ascii="Times New Roman" w:hAnsi="Times New Roman" w:cs="Times New Roman"/>
              <w:color w:val="000000"/>
              <w:sz w:val="24"/>
              <w:szCs w:val="24"/>
            </w:rPr>
            <w:t>(Archontoulis et al., 2014; Salmerón and Purcell, 2016; Salmerόn et al., 2017)</w:t>
          </w:r>
        </w:sdtContent>
      </w:sdt>
      <w:ins w:id="48" w:author="Elvis F. Elli" w:date="2026-06-15T10:38:00Z">
        <w:r w:rsidR="001303FA" w:rsidRPr="001303FA">
          <w:rPr>
            <w:rFonts w:ascii="Times New Roman" w:hAnsi="Times New Roman" w:cs="Times New Roman"/>
            <w:color w:val="000000" w:themeColor="text1"/>
            <w:sz w:val="24"/>
            <w:szCs w:val="24"/>
          </w:rPr>
          <w:t>.</w:t>
        </w:r>
      </w:ins>
      <w:del w:id="49" w:author="Elvis F. Elli" w:date="2026-06-15T10:38:00Z" w16du:dateUtc="2026-06-15T15:38:00Z">
        <w:r w:rsidR="00405D73" w:rsidDel="001303FA">
          <w:rPr>
            <w:rFonts w:ascii="Times New Roman" w:hAnsi="Times New Roman" w:cs="Times New Roman"/>
            <w:color w:val="000000" w:themeColor="text1"/>
            <w:sz w:val="24"/>
            <w:szCs w:val="24"/>
          </w:rPr>
          <w:delText>.</w:delText>
        </w:r>
      </w:del>
    </w:p>
    <w:p w14:paraId="616336D7" w14:textId="4E6AB166" w:rsidR="00CD05D9" w:rsidRPr="008D2943" w:rsidRDefault="00CD05D9" w:rsidP="00CD05D9">
      <w:pPr>
        <w:pStyle w:val="H2"/>
        <w:spacing w:line="480" w:lineRule="auto"/>
      </w:pPr>
      <w:r w:rsidRPr="008D2943">
        <w:rPr>
          <w:szCs w:val="24"/>
        </w:rPr>
        <w:lastRenderedPageBreak/>
        <w:t>2.</w:t>
      </w:r>
      <w:r w:rsidR="00E86848">
        <w:rPr>
          <w:szCs w:val="24"/>
        </w:rPr>
        <w:t>2</w:t>
      </w:r>
      <w:r w:rsidRPr="008D2943">
        <w:rPr>
          <w:szCs w:val="24"/>
        </w:rPr>
        <w:t xml:space="preserve">. </w:t>
      </w:r>
      <w:r w:rsidR="00F64889" w:rsidRPr="008D2943">
        <w:rPr>
          <w:szCs w:val="24"/>
        </w:rPr>
        <w:t>Regional simulations and scenario analysis</w:t>
      </w:r>
    </w:p>
    <w:p w14:paraId="1CA16B82" w14:textId="50B5665B" w:rsidR="00BB3300" w:rsidRDefault="003A62EB" w:rsidP="00730A6E">
      <w:pPr>
        <w:spacing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We </w:t>
      </w:r>
      <w:r>
        <w:rPr>
          <w:rFonts w:ascii="Times New Roman" w:hAnsi="Times New Roman" w:cs="Times New Roman"/>
          <w:sz w:val="24"/>
          <w:szCs w:val="24"/>
        </w:rPr>
        <w:t xml:space="preserve">conducted </w:t>
      </w:r>
      <w:r w:rsidRPr="008D2943">
        <w:rPr>
          <w:rFonts w:ascii="Times New Roman" w:hAnsi="Times New Roman" w:cs="Times New Roman"/>
          <w:sz w:val="24"/>
          <w:szCs w:val="24"/>
        </w:rPr>
        <w:t xml:space="preserve">a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r w:rsidR="003A4799">
        <w:rPr>
          <w:rFonts w:ascii="Times New Roman" w:hAnsi="Times New Roman" w:cs="Times New Roman"/>
          <w:sz w:val="24"/>
          <w:szCs w:val="24"/>
        </w:rPr>
        <w:t xml:space="preserve"> covering the delta region of the state of Arkansas</w:t>
      </w:r>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the supplementary material</w:t>
      </w:r>
      <w:r w:rsidR="006E272A">
        <w:rPr>
          <w:rFonts w:ascii="Times New Roman" w:hAnsi="Times New Roman" w:cs="Times New Roman"/>
          <w:sz w:val="24"/>
          <w:szCs w:val="24"/>
        </w:rPr>
        <w:t xml:space="preserve"> (Figure S</w:t>
      </w:r>
      <w:r w:rsidR="00896E90">
        <w:rPr>
          <w:rFonts w:ascii="Times New Roman" w:hAnsi="Times New Roman" w:cs="Times New Roman"/>
          <w:sz w:val="24"/>
          <w:szCs w:val="24"/>
        </w:rPr>
        <w:t>3</w:t>
      </w:r>
      <w:r w:rsidR="006E272A">
        <w:rPr>
          <w:rFonts w:ascii="Times New Roman" w:hAnsi="Times New Roman" w:cs="Times New Roman"/>
          <w:sz w:val="24"/>
          <w:szCs w:val="24"/>
        </w:rPr>
        <w:t>)</w:t>
      </w:r>
      <w:r w:rsidR="0076689A">
        <w:rPr>
          <w:rFonts w:ascii="Times New Roman" w:hAnsi="Times New Roman" w:cs="Times New Roman"/>
          <w:sz w:val="24"/>
          <w:szCs w:val="24"/>
        </w:rPr>
        <w:t xml:space="preserve">. </w:t>
      </w:r>
      <w:r w:rsidR="004924FB" w:rsidRPr="008D2943">
        <w:rPr>
          <w:rFonts w:ascii="Times New Roman" w:hAnsi="Times New Roman" w:cs="Times New Roman"/>
          <w:sz w:val="24"/>
          <w:szCs w:val="24"/>
        </w:rPr>
        <w:t xml:space="preserve">We used </w:t>
      </w:r>
      <w:r w:rsidR="00EB1E95">
        <w:rPr>
          <w:rFonts w:ascii="Times New Roman" w:hAnsi="Times New Roman" w:cs="Times New Roman"/>
          <w:sz w:val="24"/>
          <w:szCs w:val="24"/>
        </w:rPr>
        <w:t>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1625733272"/>
          <w:placeholder>
            <w:docPart w:val="2B21E820633341D09AD6B2ED7BD89C1B"/>
          </w:placeholder>
        </w:sdtPr>
        <w:sdtContent>
          <w:r w:rsidR="0045214D" w:rsidRPr="0045214D">
            <w:rPr>
              <w:rFonts w:ascii="Times New Roman" w:hAnsi="Times New Roman" w:cs="Times New Roman"/>
              <w:color w:val="000000"/>
              <w:sz w:val="24"/>
              <w:szCs w:val="24"/>
            </w:rPr>
            <w:t>(NASS, 2023)</w:t>
          </w:r>
        </w:sdtContent>
      </w:sdt>
      <w:r w:rsidR="004924FB" w:rsidRPr="008D2943">
        <w:rPr>
          <w:rFonts w:ascii="Times New Roman" w:hAnsi="Times New Roman" w:cs="Times New Roman"/>
          <w:sz w:val="24"/>
          <w:szCs w:val="24"/>
        </w:rPr>
        <w:t xml:space="preserve"> to </w:t>
      </w:r>
      <w:ins w:id="50" w:author="Elvis F. Elli" w:date="2026-06-09T11:07:00Z" w16du:dateUtc="2026-06-09T16:07:00Z">
        <w:r w:rsidR="003563B3" w:rsidRPr="003563B3">
          <w:rPr>
            <w:rFonts w:ascii="Times New Roman" w:hAnsi="Times New Roman" w:cs="Times New Roman"/>
            <w:sz w:val="24"/>
            <w:szCs w:val="24"/>
          </w:rPr>
          <w:t>identify soybean-cropped pixels and define the spatial extent of the simulation fields</w:t>
        </w:r>
      </w:ins>
      <w:del w:id="51" w:author="Elvis F. Elli" w:date="2026-06-09T11:07:00Z" w16du:dateUtc="2026-06-09T16:07:00Z">
        <w:r w:rsidR="004924FB" w:rsidRPr="008D2943" w:rsidDel="003563B3">
          <w:rPr>
            <w:rFonts w:ascii="Times New Roman" w:hAnsi="Times New Roman" w:cs="Times New Roman"/>
            <w:sz w:val="24"/>
            <w:szCs w:val="24"/>
          </w:rPr>
          <w:delText>define the simulation fields</w:delText>
        </w:r>
      </w:del>
      <w:r w:rsidR="004924FB" w:rsidRPr="008D2943">
        <w:rPr>
          <w:rFonts w:ascii="Times New Roman" w:hAnsi="Times New Roman" w:cs="Times New Roman"/>
          <w:sz w:val="24"/>
          <w:szCs w:val="24"/>
        </w:rPr>
        <w:t xml:space="preserve">, which were resampled to a 2.5 km grid (~0.025°) and clipped to the </w:t>
      </w:r>
      <w:r w:rsidR="006C1E1F">
        <w:rPr>
          <w:rFonts w:ascii="Times New Roman" w:hAnsi="Times New Roman" w:cs="Times New Roman"/>
          <w:sz w:val="24"/>
          <w:szCs w:val="24"/>
        </w:rPr>
        <w:t xml:space="preserve">AR </w:t>
      </w:r>
      <w:r w:rsidR="004924FB" w:rsidRPr="008D2943">
        <w:rPr>
          <w:rFonts w:ascii="Times New Roman" w:hAnsi="Times New Roman" w:cs="Times New Roman"/>
          <w:sz w:val="24"/>
          <w:szCs w:val="24"/>
        </w:rPr>
        <w:t xml:space="preserve">state boundary. </w:t>
      </w:r>
      <w:ins w:id="52" w:author="Elvis F. Elli" w:date="2026-06-09T11:08:00Z" w16du:dateUtc="2026-06-09T16:08:00Z">
        <w:r w:rsidR="003563B3" w:rsidRPr="003563B3">
          <w:rPr>
            <w:rFonts w:ascii="Times New Roman" w:hAnsi="Times New Roman" w:cs="Times New Roman"/>
            <w:sz w:val="24"/>
            <w:szCs w:val="24"/>
          </w:rPr>
          <w:t>Each grid cell classified as soybean cropland was treated as one simulation field.</w:t>
        </w:r>
        <w:r w:rsidR="003563B3">
          <w:rPr>
            <w:rFonts w:ascii="Times New Roman" w:hAnsi="Times New Roman" w:cs="Times New Roman"/>
            <w:sz w:val="24"/>
            <w:szCs w:val="24"/>
          </w:rPr>
          <w:t xml:space="preserve"> </w:t>
        </w:r>
      </w:ins>
      <w:r w:rsidR="00EB1E95">
        <w:rPr>
          <w:rFonts w:ascii="Times New Roman" w:hAnsi="Times New Roman" w:cs="Times New Roman"/>
          <w:sz w:val="24"/>
          <w:szCs w:val="24"/>
        </w:rPr>
        <w:t>T</w:t>
      </w:r>
      <w:r w:rsidR="004924FB" w:rsidRPr="008D2943">
        <w:rPr>
          <w:rFonts w:ascii="Times New Roman" w:hAnsi="Times New Roman" w:cs="Times New Roman"/>
          <w:sz w:val="24"/>
          <w:szCs w:val="24"/>
        </w:rPr>
        <w:t xml:space="preserve">he layer was reprojected to WGS84 to obtain latitude–longitude coordinates.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45214D" w:rsidRPr="0045214D">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 and inorganic nitrogen</w:t>
      </w:r>
      <w:r w:rsidR="00A01EA3"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initial conditions were reset 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and were</w:t>
      </w:r>
      <w:r w:rsidR="008E239B">
        <w:rPr>
          <w:rFonts w:ascii="Times New Roman" w:hAnsi="Times New Roman" w:cs="Times New Roman"/>
          <w:sz w:val="24"/>
          <w:szCs w:val="24"/>
        </w:rPr>
        <w:t xml:space="preserve"> held</w:t>
      </w:r>
      <w:r w:rsidR="004924FB" w:rsidRPr="008D2943">
        <w:rPr>
          <w:rFonts w:ascii="Times New Roman" w:hAnsi="Times New Roman" w:cs="Times New Roman"/>
          <w:sz w:val="24"/>
          <w:szCs w:val="24"/>
        </w:rPr>
        <w:t xml:space="preserve"> constant</w:t>
      </w:r>
      <w:r w:rsidR="008E239B">
        <w:rPr>
          <w:rFonts w:ascii="Times New Roman" w:hAnsi="Times New Roman" w:cs="Times New Roman"/>
          <w:sz w:val="24"/>
          <w:szCs w:val="24"/>
        </w:rPr>
        <w:t xml:space="preserve"> across</w:t>
      </w:r>
      <w:r w:rsidR="004924FB" w:rsidRPr="008D2943">
        <w:rPr>
          <w:rFonts w:ascii="Times New Roman" w:hAnsi="Times New Roman" w:cs="Times New Roman"/>
          <w:sz w:val="24"/>
          <w:szCs w:val="24"/>
        </w:rPr>
        <w:t xml:space="preserve"> locations to avoid confounding effects of soil vs. weather</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88690542"/>
          <w:placeholder>
            <w:docPart w:val="DefaultPlaceholder_-1854013440"/>
          </w:placeholder>
        </w:sdtPr>
        <w:sdtContent>
          <w:r w:rsidR="0045214D" w:rsidRPr="0045214D">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 xml:space="preserve">. </w:t>
      </w:r>
      <w:r w:rsidR="00790D22">
        <w:rPr>
          <w:rFonts w:ascii="Times New Roman" w:hAnsi="Times New Roman" w:cs="Times New Roman"/>
          <w:sz w:val="24"/>
          <w:szCs w:val="24"/>
        </w:rPr>
        <w:t>On the first day of the simulation (January 1), s</w:t>
      </w:r>
      <w:r w:rsidR="00121C27" w:rsidRPr="008D2943">
        <w:rPr>
          <w:rFonts w:ascii="Times New Roman" w:hAnsi="Times New Roman" w:cs="Times New Roman"/>
          <w:sz w:val="24"/>
          <w:szCs w:val="24"/>
        </w:rPr>
        <w:t xml:space="preserve">oil water </w:t>
      </w:r>
      <w:r w:rsidR="00ED45C2">
        <w:rPr>
          <w:rFonts w:ascii="Times New Roman" w:hAnsi="Times New Roman" w:cs="Times New Roman"/>
          <w:sz w:val="24"/>
          <w:szCs w:val="24"/>
        </w:rPr>
        <w:t xml:space="preserve">content was set </w:t>
      </w:r>
      <w:r w:rsidR="00121C27" w:rsidRPr="008D2943">
        <w:rPr>
          <w:rFonts w:ascii="Times New Roman" w:hAnsi="Times New Roman" w:cs="Times New Roman"/>
          <w:sz w:val="24"/>
          <w:szCs w:val="24"/>
        </w:rPr>
        <w:t xml:space="preserve">at </w:t>
      </w:r>
      <w:r w:rsidR="00121C27">
        <w:rPr>
          <w:rFonts w:ascii="Times New Roman" w:hAnsi="Times New Roman" w:cs="Times New Roman"/>
          <w:sz w:val="24"/>
          <w:szCs w:val="24"/>
        </w:rPr>
        <w:t xml:space="preserve">field capacity, total inorganic nitrogen over the soil profile </w:t>
      </w:r>
      <w:r w:rsidR="00790D22">
        <w:rPr>
          <w:rFonts w:ascii="Times New Roman" w:hAnsi="Times New Roman" w:cs="Times New Roman"/>
          <w:sz w:val="24"/>
          <w:szCs w:val="24"/>
        </w:rPr>
        <w:t xml:space="preserve">was </w:t>
      </w:r>
      <w:r w:rsidR="00121C27">
        <w:rPr>
          <w:rFonts w:ascii="Times New Roman" w:hAnsi="Times New Roman" w:cs="Times New Roman"/>
          <w:sz w:val="24"/>
          <w:szCs w:val="24"/>
        </w:rPr>
        <w:t>50 kg N ha</w:t>
      </w:r>
      <w:r w:rsidR="00121C27" w:rsidRPr="00DD75B6">
        <w:rPr>
          <w:rFonts w:ascii="Times New Roman" w:hAnsi="Times New Roman" w:cs="Times New Roman"/>
          <w:sz w:val="24"/>
          <w:szCs w:val="24"/>
          <w:vertAlign w:val="superscript"/>
        </w:rPr>
        <w:t>−1</w:t>
      </w:r>
      <w:r w:rsidR="00121C27">
        <w:rPr>
          <w:rFonts w:ascii="Times New Roman" w:hAnsi="Times New Roman" w:cs="Times New Roman"/>
          <w:sz w:val="24"/>
          <w:szCs w:val="24"/>
        </w:rPr>
        <w:t xml:space="preserve">, and maize residue on the soil surface </w:t>
      </w:r>
      <w:r w:rsidR="00790D22">
        <w:rPr>
          <w:rFonts w:ascii="Times New Roman" w:hAnsi="Times New Roman" w:cs="Times New Roman"/>
          <w:sz w:val="24"/>
          <w:szCs w:val="24"/>
        </w:rPr>
        <w:t>was</w:t>
      </w:r>
      <w:r w:rsidR="00121C27" w:rsidRPr="008D2943">
        <w:rPr>
          <w:rFonts w:ascii="Times New Roman" w:hAnsi="Times New Roman" w:cs="Times New Roman"/>
          <w:sz w:val="24"/>
          <w:szCs w:val="24"/>
        </w:rPr>
        <w:t xml:space="preserve"> 2000 kg ha</w:t>
      </w:r>
      <w:r w:rsidR="00121C27" w:rsidRPr="00582F5B">
        <w:rPr>
          <w:rFonts w:ascii="Times New Roman" w:hAnsi="Times New Roman" w:cs="Times New Roman"/>
          <w:sz w:val="24"/>
          <w:szCs w:val="24"/>
          <w:vertAlign w:val="superscript"/>
        </w:rPr>
        <w:t>−1</w:t>
      </w:r>
      <w:r w:rsidR="00121C27" w:rsidRPr="008D2943">
        <w:rPr>
          <w:rFonts w:ascii="Times New Roman" w:hAnsi="Times New Roman" w:cs="Times New Roman"/>
          <w:sz w:val="24"/>
          <w:szCs w:val="24"/>
        </w:rPr>
        <w:t xml:space="preserve"> with a C:N ratio of 70. </w:t>
      </w:r>
      <w:r w:rsidR="004924FB"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C9C90CF7DC0B4D249F31E6418E7AB30D"/>
          </w:placeholder>
        </w:sdtPr>
        <w:sdtContent>
          <w:r w:rsidR="0045214D" w:rsidRPr="0045214D">
            <w:rPr>
              <w:rFonts w:ascii="Times New Roman" w:hAnsi="Times New Roman" w:cs="Times New Roman"/>
              <w:color w:val="000000"/>
              <w:sz w:val="24"/>
              <w:szCs w:val="24"/>
            </w:rPr>
            <w:t>(Soil Survey Staff, 2023)</w:t>
          </w:r>
        </w:sdtContent>
      </w:sdt>
      <w:r w:rsidR="004924FB" w:rsidRPr="008D2943">
        <w:rPr>
          <w:rFonts w:ascii="Times New Roman" w:hAnsi="Times New Roman" w:cs="Times New Roman"/>
          <w:color w:val="000000"/>
          <w:sz w:val="24"/>
          <w:szCs w:val="24"/>
        </w:rPr>
        <w:t>. Within each</w:t>
      </w:r>
      <w:r w:rsidR="00121C27">
        <w:rPr>
          <w:rFonts w:ascii="Times New Roman" w:hAnsi="Times New Roman" w:cs="Times New Roman"/>
          <w:color w:val="000000"/>
          <w:sz w:val="24"/>
          <w:szCs w:val="24"/>
        </w:rPr>
        <w:t xml:space="preserve"> simulated</w:t>
      </w:r>
      <w:r w:rsidR="004924FB" w:rsidRPr="008D2943">
        <w:rPr>
          <w:rFonts w:ascii="Times New Roman" w:hAnsi="Times New Roman" w:cs="Times New Roman"/>
          <w:color w:val="000000"/>
          <w:sz w:val="24"/>
          <w:szCs w:val="24"/>
        </w:rPr>
        <w:t xml:space="preserve"> grid</w:t>
      </w:r>
      <w:r w:rsidR="00566DBB">
        <w:rPr>
          <w:rFonts w:ascii="Times New Roman" w:hAnsi="Times New Roman" w:cs="Times New Roman"/>
          <w:color w:val="000000"/>
          <w:sz w:val="24"/>
          <w:szCs w:val="24"/>
        </w:rPr>
        <w:t xml:space="preserve"> cell</w:t>
      </w:r>
      <w:r w:rsidR="004924FB" w:rsidRPr="008D2943">
        <w:rPr>
          <w:rFonts w:ascii="Times New Roman" w:hAnsi="Times New Roman" w:cs="Times New Roman"/>
          <w:color w:val="000000"/>
          <w:sz w:val="24"/>
          <w:szCs w:val="24"/>
        </w:rPr>
        <w:t xml:space="preserve">, we used the most predominant soil profile available. </w:t>
      </w:r>
    </w:p>
    <w:p w14:paraId="763D61C1" w14:textId="7B069AEE" w:rsidR="008D06A1" w:rsidRDefault="003F01F2" w:rsidP="00730A6E">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del w:id="53" w:author="Elvis F. Elli" w:date="2026-06-17T11:29:00Z" w16du:dateUtc="2026-06-17T16:29:00Z">
        <w:r w:rsidR="004924FB" w:rsidRPr="008D2943" w:rsidDel="00762F7E">
          <w:rPr>
            <w:rFonts w:ascii="Times New Roman" w:hAnsi="Times New Roman" w:cs="Times New Roman"/>
            <w:sz w:val="24"/>
            <w:szCs w:val="24"/>
          </w:rPr>
          <w:delText>15</w:delText>
        </w:r>
      </w:del>
      <w:ins w:id="54" w:author="Elvis F. Elli" w:date="2026-06-17T11:29:00Z" w16du:dateUtc="2026-06-17T16:29:00Z">
        <w:r w:rsidR="00762F7E">
          <w:rPr>
            <w:rFonts w:ascii="Times New Roman" w:hAnsi="Times New Roman" w:cs="Times New Roman"/>
            <w:sz w:val="24"/>
            <w:szCs w:val="24"/>
          </w:rPr>
          <w:t>22</w:t>
        </w:r>
      </w:ins>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ins w:id="55" w:author="Elvis F. Elli" w:date="2026-06-17T11:34:00Z" w16du:dateUtc="2026-06-17T16:34:00Z">
        <w:r w:rsidR="00762F7E">
          <w:rPr>
            <w:rFonts w:ascii="Times New Roman" w:hAnsi="Times New Roman" w:cs="Times New Roman"/>
            <w:sz w:val="24"/>
            <w:szCs w:val="24"/>
          </w:rPr>
          <w:t>5</w:t>
        </w:r>
      </w:ins>
      <w:del w:id="56" w:author="Elvis F. Elli" w:date="2026-06-17T11:34:00Z" w16du:dateUtc="2026-06-17T16:34:00Z">
        <w:r w:rsidR="001B259B" w:rsidDel="00762F7E">
          <w:rPr>
            <w:rFonts w:ascii="Times New Roman" w:hAnsi="Times New Roman" w:cs="Times New Roman"/>
            <w:sz w:val="24"/>
            <w:szCs w:val="24"/>
          </w:rPr>
          <w:delText>0</w:delText>
        </w:r>
      </w:del>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ZiMzczYWYtMWU4Ni00OTQxLThkMjAtMjQxNzMxZTdkZTc1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69667302"/>
          <w:placeholder>
            <w:docPart w:val="DefaultPlaceholder_-1854013440"/>
          </w:placeholder>
        </w:sdtPr>
        <w:sdtContent>
          <w:r w:rsidR="0045214D" w:rsidRPr="0045214D">
            <w:rPr>
              <w:rFonts w:ascii="Times New Roman" w:hAnsi="Times New Roman" w:cs="Times New Roman"/>
              <w:color w:val="000000"/>
              <w:sz w:val="24"/>
              <w:szCs w:val="24"/>
            </w:rPr>
            <w:t>(NASS, 202</w:t>
          </w:r>
          <w:ins w:id="57" w:author="Elvis F. Elli" w:date="2026-06-17T11:34:00Z" w16du:dateUtc="2026-06-17T16:34:00Z">
            <w:r w:rsidR="00762F7E">
              <w:rPr>
                <w:rFonts w:ascii="Times New Roman" w:hAnsi="Times New Roman" w:cs="Times New Roman"/>
                <w:color w:val="000000"/>
                <w:sz w:val="24"/>
                <w:szCs w:val="24"/>
              </w:rPr>
              <w:t>5</w:t>
            </w:r>
          </w:ins>
          <w:del w:id="58" w:author="Elvis F. Elli" w:date="2026-06-17T11:34:00Z" w16du:dateUtc="2026-06-17T16:34:00Z">
            <w:r w:rsidR="0045214D" w:rsidRPr="0045214D" w:rsidDel="00762F7E">
              <w:rPr>
                <w:rFonts w:ascii="Times New Roman" w:hAnsi="Times New Roman" w:cs="Times New Roman"/>
                <w:color w:val="000000"/>
                <w:sz w:val="24"/>
                <w:szCs w:val="24"/>
              </w:rPr>
              <w:delText>3</w:delText>
            </w:r>
          </w:del>
          <w:r w:rsidR="0045214D" w:rsidRPr="0045214D">
            <w:rPr>
              <w:rFonts w:ascii="Times New Roman" w:hAnsi="Times New Roman" w:cs="Times New Roman"/>
              <w:color w:val="000000"/>
              <w:sz w:val="24"/>
              <w:szCs w:val="24"/>
            </w:rPr>
            <w:t>)</w:t>
          </w:r>
        </w:sdtContent>
      </w:sdt>
      <w:r w:rsidR="004924FB" w:rsidRPr="008D2943">
        <w:rPr>
          <w:rFonts w:ascii="Times New Roman" w:hAnsi="Times New Roman" w:cs="Times New Roman"/>
          <w:sz w:val="24"/>
          <w:szCs w:val="24"/>
        </w:rPr>
        <w:t>. We used an early 4 maturity group cultivar, which is well-adapted for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mYWxzZSwiY2l0ZXByb2NUZXh0IjoiKFNhbG1lcm9uIGV0IGFsLiwgMjAxNDsgU2FsbWVyw7NuIGV0IGFsLiwgMjAxNi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
          <w:id w:val="-2079199316"/>
          <w:placeholder>
            <w:docPart w:val="DefaultPlaceholder_-1854013440"/>
          </w:placeholder>
        </w:sdtPr>
        <w:sdtContent>
          <w:r w:rsidR="0045214D" w:rsidRPr="0045214D">
            <w:rPr>
              <w:rFonts w:ascii="Times New Roman" w:hAnsi="Times New Roman" w:cs="Times New Roman"/>
              <w:color w:val="000000"/>
              <w:sz w:val="24"/>
              <w:szCs w:val="24"/>
            </w:rPr>
            <w:t>(Salmeron et al., 2014; Salmerón et al., 2016)</w:t>
          </w:r>
        </w:sdtContent>
      </w:sdt>
      <w:r w:rsidR="004924FB" w:rsidRPr="008D2943">
        <w:rPr>
          <w:rFonts w:ascii="Times New Roman" w:hAnsi="Times New Roman" w:cs="Times New Roman"/>
          <w:sz w:val="24"/>
          <w:szCs w:val="24"/>
        </w:rPr>
        <w:t xml:space="preserve">. </w:t>
      </w:r>
      <w:r w:rsidR="00A123AF">
        <w:rPr>
          <w:rFonts w:ascii="Times New Roman" w:hAnsi="Times New Roman" w:cs="Times New Roman"/>
          <w:sz w:val="24"/>
          <w:szCs w:val="24"/>
        </w:rPr>
        <w:t xml:space="preserve">Soybean was irrigated </w:t>
      </w:r>
      <w:r w:rsidR="00B31AA0">
        <w:rPr>
          <w:rFonts w:ascii="Times New Roman" w:hAnsi="Times New Roman" w:cs="Times New Roman"/>
          <w:sz w:val="24"/>
          <w:szCs w:val="24"/>
        </w:rPr>
        <w:t>as</w:t>
      </w:r>
      <w:r w:rsidR="00A72A69">
        <w:rPr>
          <w:rFonts w:ascii="Times New Roman" w:hAnsi="Times New Roman" w:cs="Times New Roman"/>
          <w:sz w:val="24"/>
          <w:szCs w:val="24"/>
        </w:rPr>
        <w:t xml:space="preserve"> it is</w:t>
      </w:r>
      <w:r w:rsidR="00BB42E6">
        <w:rPr>
          <w:rFonts w:ascii="Times New Roman" w:hAnsi="Times New Roman" w:cs="Times New Roman"/>
          <w:sz w:val="24"/>
          <w:szCs w:val="24"/>
        </w:rPr>
        <w:t xml:space="preserve"> the predominant system across the studied region (</w:t>
      </w:r>
      <w:r w:rsidR="004924FB" w:rsidRPr="008D2943">
        <w:rPr>
          <w:rFonts w:ascii="Times New Roman" w:hAnsi="Times New Roman" w:cs="Times New Roman"/>
          <w:sz w:val="24"/>
          <w:szCs w:val="24"/>
        </w:rPr>
        <w:t>NASS, 202</w:t>
      </w:r>
      <w:r w:rsidR="00A16B65">
        <w:rPr>
          <w:rFonts w:ascii="Times New Roman" w:hAnsi="Times New Roman" w:cs="Times New Roman"/>
          <w:sz w:val="24"/>
          <w:szCs w:val="24"/>
        </w:rPr>
        <w:t>3</w:t>
      </w:r>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w:t>
      </w:r>
      <w:r w:rsidR="004924FB" w:rsidRPr="008D2943">
        <w:rPr>
          <w:rFonts w:ascii="Times New Roman" w:hAnsi="Times New Roman" w:cs="Times New Roman"/>
          <w:sz w:val="24"/>
          <w:szCs w:val="24"/>
        </w:rPr>
        <w:lastRenderedPageBreak/>
        <w:t xml:space="preserve">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7CEF546B" w14:textId="354AA04C"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w:t>
      </w:r>
      <w:r w:rsidR="00866AEC" w:rsidRPr="008D2943">
        <w:rPr>
          <w:rFonts w:ascii="Times New Roman" w:hAnsi="Times New Roman" w:cs="Times New Roman"/>
          <w:sz w:val="24"/>
          <w:szCs w:val="24"/>
        </w:rPr>
        <w:t xml:space="preserve">e considered a 2°C </w:t>
      </w:r>
      <w:r w:rsidR="00DC5CE8">
        <w:rPr>
          <w:rFonts w:ascii="Times New Roman" w:hAnsi="Times New Roman" w:cs="Times New Roman"/>
          <w:sz w:val="24"/>
          <w:szCs w:val="24"/>
        </w:rPr>
        <w:t xml:space="preserve">increase in daily maximum and minimum temperatures, which is </w:t>
      </w:r>
      <w:r w:rsidR="00CE7679">
        <w:rPr>
          <w:rFonts w:ascii="Times New Roman" w:hAnsi="Times New Roman" w:cs="Times New Roman"/>
          <w:sz w:val="24"/>
          <w:szCs w:val="24"/>
        </w:rPr>
        <w:t xml:space="preserve">the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
          <w:id w:val="202842508"/>
          <w:placeholder>
            <w:docPart w:val="5DFDFAFF01DB4419BD283DDB94F78EE3"/>
          </w:placeholder>
        </w:sdtPr>
        <w:sdtContent>
          <w:r w:rsidR="0045214D" w:rsidRPr="0045214D">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2°C </w:t>
      </w:r>
      <w:r w:rsidR="00790034">
        <w:rPr>
          <w:rFonts w:ascii="Times New Roman" w:hAnsi="Times New Roman" w:cs="Times New Roman"/>
          <w:sz w:val="24"/>
          <w:szCs w:val="24"/>
        </w:rPr>
        <w:t xml:space="preserve">temperature increase </w:t>
      </w:r>
      <w:r w:rsidR="00F94464">
        <w:rPr>
          <w:rFonts w:ascii="Times New Roman" w:hAnsi="Times New Roman" w:cs="Times New Roman"/>
          <w:color w:val="000000"/>
          <w:sz w:val="24"/>
          <w:szCs w:val="24"/>
        </w:rPr>
        <w:t xml:space="preserve">combined with </w:t>
      </w:r>
      <w:r w:rsidR="00790034">
        <w:rPr>
          <w:rFonts w:ascii="Times New Roman" w:hAnsi="Times New Roman" w:cs="Times New Roman"/>
          <w:color w:val="000000"/>
          <w:sz w:val="24"/>
          <w:szCs w:val="24"/>
        </w:rPr>
        <w:t xml:space="preserve">elevated </w:t>
      </w:r>
      <w:r w:rsidR="00F94464">
        <w:rPr>
          <w:rFonts w:ascii="Times New Roman" w:hAnsi="Times New Roman" w:cs="Times New Roman"/>
          <w:color w:val="000000"/>
          <w:sz w:val="24"/>
          <w:szCs w:val="24"/>
        </w:rPr>
        <w:t>[CO2] to 540 ppm was also evaluated, with the baseline set at</w:t>
      </w:r>
      <w:r w:rsidR="00F257ED">
        <w:rPr>
          <w:rFonts w:ascii="Times New Roman" w:hAnsi="Times New Roman" w:cs="Times New Roman"/>
          <w:color w:val="000000"/>
          <w:sz w:val="24"/>
          <w:szCs w:val="24"/>
        </w:rPr>
        <w:t xml:space="preserve"> 350 ppm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28445202"/>
          <w:placeholder>
            <w:docPart w:val="DefaultPlaceholder_-1854013440"/>
          </w:placeholder>
        </w:sdtPr>
        <w:sdtContent>
          <w:r w:rsidR="0045214D" w:rsidRPr="0045214D">
            <w:rPr>
              <w:rFonts w:ascii="Times New Roman" w:hAnsi="Times New Roman" w:cs="Times New Roman"/>
              <w:color w:val="000000"/>
              <w:sz w:val="24"/>
              <w:szCs w:val="24"/>
            </w:rPr>
            <w:t>(Elli and Archontoulis, 2023)</w:t>
          </w:r>
        </w:sdtContent>
      </w:sdt>
      <w:r w:rsidR="000F663A">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We </w:t>
      </w:r>
      <w:r w:rsidR="004C7105">
        <w:rPr>
          <w:rFonts w:ascii="Times New Roman" w:hAnsi="Times New Roman" w:cs="Times New Roman"/>
          <w:color w:val="000000"/>
          <w:sz w:val="24"/>
          <w:szCs w:val="24"/>
        </w:rPr>
        <w:t>employed</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 xml:space="preserve">simpler approach rather than direct outputs from global circulation models because it has </w:t>
      </w:r>
      <w:r w:rsidR="00907EBB">
        <w:rPr>
          <w:rFonts w:ascii="Times New Roman" w:hAnsi="Times New Roman" w:cs="Times New Roman"/>
          <w:color w:val="000000"/>
          <w:sz w:val="24"/>
          <w:szCs w:val="24"/>
        </w:rPr>
        <w:t>been proven</w:t>
      </w:r>
      <w:r w:rsidR="00DC5CE8">
        <w:rPr>
          <w:rFonts w:ascii="Times New Roman" w:hAnsi="Times New Roman" w:cs="Times New Roman"/>
          <w:color w:val="000000"/>
          <w:sz w:val="24"/>
          <w:szCs w:val="24"/>
        </w:rPr>
        <w:t xml:space="preserve"> to yield results with similar direction and magnitude,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V19"/>
          <w:id w:val="-793596291"/>
          <w:placeholder>
            <w:docPart w:val="5DFDFAFF01DB4419BD283DDB94F78EE3"/>
          </w:placeholder>
        </w:sdtPr>
        <w:sdtContent>
          <w:r w:rsidR="0045214D" w:rsidRPr="0045214D">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del w:id="59" w:author="Elvis F. Elli" w:date="2026-06-09T11:05:00Z" w16du:dateUtc="2026-06-09T16:05:00Z">
        <w:r w:rsidR="00114064" w:rsidDel="003563B3">
          <w:rPr>
            <w:rFonts w:ascii="Times New Roman" w:hAnsi="Times New Roman" w:cs="Times New Roman"/>
            <w:color w:val="000000"/>
            <w:sz w:val="24"/>
            <w:szCs w:val="24"/>
          </w:rPr>
          <w:delText xml:space="preserve">advancing </w:delText>
        </w:r>
      </w:del>
      <w:ins w:id="60" w:author="Elvis F. Elli" w:date="2026-06-09T11:05:00Z" w16du:dateUtc="2026-06-09T16:05:00Z">
        <w:r w:rsidR="003563B3">
          <w:rPr>
            <w:rFonts w:ascii="Times New Roman" w:hAnsi="Times New Roman" w:cs="Times New Roman"/>
            <w:color w:val="000000"/>
            <w:sz w:val="24"/>
            <w:szCs w:val="24"/>
          </w:rPr>
          <w:t>ear</w:t>
        </w:r>
      </w:ins>
      <w:ins w:id="61" w:author="Elvis F. Elli" w:date="2026-06-09T11:06:00Z" w16du:dateUtc="2026-06-09T16:06:00Z">
        <w:r w:rsidR="003563B3">
          <w:rPr>
            <w:rFonts w:ascii="Times New Roman" w:hAnsi="Times New Roman" w:cs="Times New Roman"/>
            <w:color w:val="000000"/>
            <w:sz w:val="24"/>
            <w:szCs w:val="24"/>
          </w:rPr>
          <w:t>ly</w:t>
        </w:r>
      </w:ins>
      <w:ins w:id="62" w:author="Elvis F. Elli" w:date="2026-06-09T11:05:00Z" w16du:dateUtc="2026-06-09T16:05:00Z">
        <w:r w:rsidR="003563B3">
          <w:rPr>
            <w:rFonts w:ascii="Times New Roman" w:hAnsi="Times New Roman" w:cs="Times New Roman"/>
            <w:color w:val="000000"/>
            <w:sz w:val="24"/>
            <w:szCs w:val="24"/>
          </w:rPr>
          <w:t xml:space="preserve"> </w:t>
        </w:r>
      </w:ins>
      <w:r w:rsidR="00114064">
        <w:rPr>
          <w:rFonts w:ascii="Times New Roman" w:hAnsi="Times New Roman" w:cs="Times New Roman"/>
          <w:color w:val="000000"/>
          <w:sz w:val="24"/>
          <w:szCs w:val="24"/>
        </w:rPr>
        <w:t xml:space="preserve">sowing date </w:t>
      </w:r>
      <w:r w:rsidR="00B80AD8">
        <w:rPr>
          <w:rFonts w:ascii="Times New Roman" w:hAnsi="Times New Roman" w:cs="Times New Roman"/>
          <w:color w:val="000000"/>
          <w:sz w:val="24"/>
          <w:szCs w:val="24"/>
        </w:rPr>
        <w:t xml:space="preserve">by </w:t>
      </w:r>
      <w:del w:id="63" w:author="Elvis F. Elli" w:date="2026-06-17T11:31:00Z" w16du:dateUtc="2026-06-17T16:31:00Z">
        <w:r w:rsidR="00B80AD8" w:rsidDel="00762F7E">
          <w:rPr>
            <w:rFonts w:ascii="Times New Roman" w:hAnsi="Times New Roman" w:cs="Times New Roman"/>
            <w:color w:val="000000"/>
            <w:sz w:val="24"/>
            <w:szCs w:val="24"/>
          </w:rPr>
          <w:delText>12 days</w:delText>
        </w:r>
      </w:del>
      <w:ins w:id="64" w:author="Elvis F. Elli" w:date="2026-06-17T11:31:00Z" w16du:dateUtc="2026-06-17T16:31:00Z">
        <w:r w:rsidR="00762F7E">
          <w:rPr>
            <w:rFonts w:ascii="Times New Roman" w:hAnsi="Times New Roman" w:cs="Times New Roman"/>
            <w:color w:val="000000"/>
            <w:sz w:val="24"/>
            <w:szCs w:val="24"/>
          </w:rPr>
          <w:t>4 weeks</w:t>
        </w:r>
      </w:ins>
      <w:ins w:id="65" w:author="Elvis F. Elli" w:date="2026-06-17T11:32:00Z" w16du:dateUtc="2026-06-17T16:32:00Z">
        <w:r w:rsidR="00762F7E">
          <w:rPr>
            <w:rFonts w:ascii="Times New Roman" w:hAnsi="Times New Roman" w:cs="Times New Roman"/>
            <w:color w:val="000000"/>
            <w:sz w:val="24"/>
            <w:szCs w:val="24"/>
          </w:rPr>
          <w:t xml:space="preserve"> (April 24)</w:t>
        </w:r>
      </w:ins>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ins w:id="66" w:author="Elvis F. Elli" w:date="2026-06-17T11:31:00Z" w16du:dateUtc="2026-06-17T16:31:00Z">
        <w:r w:rsidR="00762F7E">
          <w:rPr>
            <w:rFonts w:ascii="Times New Roman" w:hAnsi="Times New Roman" w:cs="Times New Roman"/>
            <w:color w:val="000000"/>
            <w:sz w:val="24"/>
            <w:szCs w:val="24"/>
          </w:rPr>
          <w:t xml:space="preserve">the </w:t>
        </w:r>
      </w:ins>
      <w:ins w:id="67" w:author="Elvis F. Elli" w:date="2026-06-17T11:32:00Z" w16du:dateUtc="2026-06-17T16:32:00Z">
        <w:r w:rsidR="00762F7E">
          <w:rPr>
            <w:rFonts w:ascii="Times New Roman" w:hAnsi="Times New Roman" w:cs="Times New Roman"/>
            <w:color w:val="000000"/>
            <w:sz w:val="24"/>
            <w:szCs w:val="24"/>
          </w:rPr>
          <w:t xml:space="preserve">average </w:t>
        </w:r>
      </w:ins>
      <w:ins w:id="68" w:author="Elvis F. Elli" w:date="2026-06-17T11:31:00Z" w16du:dateUtc="2026-06-17T16:31:00Z">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w:t>
        </w:r>
      </w:ins>
      <w:ins w:id="69" w:author="Elvis F. Elli" w:date="2026-06-17T11:34:00Z" w16du:dateUtc="2026-06-17T16:34:00Z">
        <w:r w:rsidR="00762F7E">
          <w:rPr>
            <w:rFonts w:ascii="Times New Roman" w:hAnsi="Times New Roman" w:cs="Times New Roman"/>
            <w:sz w:val="24"/>
            <w:szCs w:val="24"/>
          </w:rPr>
          <w:t>5</w:t>
        </w:r>
      </w:ins>
      <w:ins w:id="70" w:author="Elvis F. Elli" w:date="2026-06-17T11:31:00Z" w16du:dateUtc="2026-06-17T16:31:00Z">
        <w:r w:rsidR="00762F7E" w:rsidRPr="008D2943">
          <w:rPr>
            <w:rFonts w:ascii="Times New Roman" w:hAnsi="Times New Roman" w:cs="Times New Roman"/>
            <w:sz w:val="24"/>
            <w:szCs w:val="24"/>
          </w:rPr>
          <w:t xml:space="preserve"> </w:t>
        </w:r>
      </w:ins>
      <w:customXmlInsRangeStart w:id="71" w:author="Elvis F. Elli" w:date="2026-06-17T11:31:00Z"/>
      <w:sdt>
        <w:sdtPr>
          <w:rPr>
            <w:rFonts w:ascii="Times New Roman" w:hAnsi="Times New Roman" w:cs="Times New Roman"/>
            <w:color w:val="000000"/>
            <w:sz w:val="24"/>
            <w:szCs w:val="24"/>
          </w:rPr>
          <w:tag w:val="MENDELEY_CITATION_v3_eyJjaXRhdGlvbklEIjoiTUVOREVMRVlfQ0lUQVRJT05fMjZiMzczYWYtMWU4Ni00OTQxLThkMjAtMjQxNzMxZTdkZTc1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346527658"/>
          <w:placeholder>
            <w:docPart w:val="8B6732D9C6DE4F689EA503DB839D0644"/>
          </w:placeholder>
        </w:sdtPr>
        <w:sdtContent>
          <w:customXmlInsRangeEnd w:id="71"/>
          <w:ins w:id="72" w:author="Elvis F. Elli" w:date="2026-06-17T11:31:00Z" w16du:dateUtc="2026-06-17T16:31:00Z">
            <w:r w:rsidR="00762F7E" w:rsidRPr="0045214D">
              <w:rPr>
                <w:rFonts w:ascii="Times New Roman" w:hAnsi="Times New Roman" w:cs="Times New Roman"/>
                <w:color w:val="000000"/>
                <w:sz w:val="24"/>
                <w:szCs w:val="24"/>
              </w:rPr>
              <w:t>(NASS, 202</w:t>
            </w:r>
          </w:ins>
          <w:ins w:id="73" w:author="Elvis F. Elli" w:date="2026-06-17T11:34:00Z" w16du:dateUtc="2026-06-17T16:34:00Z">
            <w:r w:rsidR="00762F7E">
              <w:rPr>
                <w:rFonts w:ascii="Times New Roman" w:hAnsi="Times New Roman" w:cs="Times New Roman"/>
                <w:color w:val="000000"/>
                <w:sz w:val="24"/>
                <w:szCs w:val="24"/>
              </w:rPr>
              <w:t>5</w:t>
            </w:r>
          </w:ins>
          <w:ins w:id="74" w:author="Elvis F. Elli" w:date="2026-06-17T11:32:00Z" w16du:dateUtc="2026-06-17T16:32:00Z">
            <w:r w:rsidR="00762F7E">
              <w:rPr>
                <w:rFonts w:ascii="Times New Roman" w:hAnsi="Times New Roman" w:cs="Times New Roman"/>
                <w:color w:val="000000"/>
                <w:sz w:val="24"/>
                <w:szCs w:val="24"/>
              </w:rPr>
              <w:t>; Figure S4</w:t>
            </w:r>
          </w:ins>
          <w:ins w:id="75" w:author="Elvis F. Elli" w:date="2026-06-17T11:31:00Z" w16du:dateUtc="2026-06-17T16:31:00Z">
            <w:r w:rsidR="00762F7E" w:rsidRPr="0045214D">
              <w:rPr>
                <w:rFonts w:ascii="Times New Roman" w:hAnsi="Times New Roman" w:cs="Times New Roman"/>
                <w:color w:val="000000"/>
                <w:sz w:val="24"/>
                <w:szCs w:val="24"/>
              </w:rPr>
              <w:t>)</w:t>
            </w:r>
          </w:ins>
          <w:customXmlInsRangeStart w:id="76" w:author="Elvis F. Elli" w:date="2026-06-17T11:31:00Z"/>
        </w:sdtContent>
      </w:sdt>
      <w:customXmlInsRangeEnd w:id="76"/>
      <w:del w:id="77" w:author="Elvis F. Elli" w:date="2026-06-17T11:31:00Z" w16du:dateUtc="2026-06-17T16:31:00Z">
        <w:r w:rsidR="00A5356A" w:rsidDel="00762F7E">
          <w:rPr>
            <w:rFonts w:ascii="Times New Roman" w:hAnsi="Times New Roman" w:cs="Times New Roman"/>
            <w:color w:val="000000"/>
            <w:sz w:val="24"/>
            <w:szCs w:val="24"/>
          </w:rPr>
          <w:delText>a</w:delText>
        </w:r>
      </w:del>
      <w:del w:id="78" w:author="Elvis F. Elli" w:date="2026-06-17T11:32:00Z" w16du:dateUtc="2026-06-17T16:32:00Z">
        <w:r w:rsidR="00A5356A" w:rsidDel="00762F7E">
          <w:rPr>
            <w:rFonts w:ascii="Times New Roman" w:hAnsi="Times New Roman" w:cs="Times New Roman"/>
            <w:color w:val="000000"/>
            <w:sz w:val="24"/>
            <w:szCs w:val="24"/>
          </w:rPr>
          <w:delText xml:space="preserve"> realistic range within </w:delText>
        </w:r>
        <w:r w:rsidR="00730A6E" w:rsidDel="00762F7E">
          <w:rPr>
            <w:rFonts w:ascii="Times New Roman" w:hAnsi="Times New Roman" w:cs="Times New Roman"/>
            <w:color w:val="000000"/>
            <w:sz w:val="24"/>
            <w:szCs w:val="24"/>
          </w:rPr>
          <w:delText xml:space="preserve">the upper tail of the </w:delText>
        </w:r>
        <w:r w:rsidR="00866AEC" w:rsidRPr="008D2943" w:rsidDel="00762F7E">
          <w:rPr>
            <w:rFonts w:ascii="Times New Roman" w:hAnsi="Times New Roman" w:cs="Times New Roman"/>
            <w:color w:val="000000"/>
            <w:sz w:val="24"/>
            <w:szCs w:val="24"/>
          </w:rPr>
          <w:delText xml:space="preserve">NASS planting progress </w:delText>
        </w:r>
      </w:del>
      <w:r w:rsidR="00866AEC" w:rsidRPr="008D2943">
        <w:rPr>
          <w:rFonts w:ascii="Times New Roman" w:hAnsi="Times New Roman" w:cs="Times New Roman"/>
          <w:color w:val="000000"/>
          <w:sz w:val="24"/>
          <w:szCs w:val="24"/>
        </w:rPr>
        <w:t xml:space="preserve">for the studied region </w:t>
      </w:r>
      <w:sdt>
        <w:sdtPr>
          <w:rPr>
            <w:rFonts w:ascii="Times New Roman" w:hAnsi="Times New Roman" w:cs="Times New Roman"/>
            <w:color w:val="000000"/>
            <w:sz w:val="24"/>
            <w:szCs w:val="24"/>
          </w:rPr>
          <w:tag w:val="MENDELEY_CITATION_v3_eyJjaXRhdGlvbklEIjoiTUVOREVMRVlfQ0lUQVRJT05fMzNlZjM4N2UtZWM3OS00MGRiLWFjYWQtYzdmMjYxMmNkODYx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444305469"/>
          <w:placeholder>
            <w:docPart w:val="5DFDFAFF01DB4419BD283DDB94F78EE3"/>
          </w:placeholder>
        </w:sdtPr>
        <w:sdtContent>
          <w:r w:rsidR="0045214D" w:rsidRPr="0045214D">
            <w:rPr>
              <w:rFonts w:ascii="Times New Roman" w:hAnsi="Times New Roman" w:cs="Times New Roman"/>
              <w:color w:val="000000"/>
              <w:sz w:val="24"/>
              <w:szCs w:val="24"/>
            </w:rPr>
            <w:t>(NASS, 2023)</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695F6D8C" w14:textId="5648F40B" w:rsidR="00F86BC3" w:rsidDel="009C5E7A" w:rsidRDefault="009B6226" w:rsidP="00F52013">
      <w:pPr>
        <w:spacing w:before="120" w:after="0" w:line="480" w:lineRule="auto"/>
        <w:rPr>
          <w:del w:id="79" w:author="Elvis F. Elli" w:date="2026-06-11T11:25:00Z" w16du:dateUtc="2026-06-11T16:25:00Z"/>
          <w:rFonts w:ascii="Times New Roman" w:hAnsi="Times New Roman" w:cs="Times New Roman"/>
          <w:sz w:val="24"/>
          <w:szCs w:val="24"/>
        </w:rPr>
      </w:pPr>
      <w:r w:rsidRPr="008D2943">
        <w:rPr>
          <w:rFonts w:ascii="Times New Roman" w:hAnsi="Times New Roman" w:cs="Times New Roman"/>
          <w:sz w:val="24"/>
          <w:szCs w:val="24"/>
        </w:rPr>
        <w:t xml:space="preserve">The </w:t>
      </w:r>
      <w:ins w:id="80" w:author="Elvis F. Elli" w:date="2026-06-12T08:51:00Z" w16du:dateUtc="2026-06-12T13:51:00Z">
        <w:r w:rsidR="00EB3BD7">
          <w:rPr>
            <w:rFonts w:ascii="Times New Roman" w:hAnsi="Times New Roman" w:cs="Times New Roman"/>
            <w:sz w:val="24"/>
            <w:szCs w:val="24"/>
          </w:rPr>
          <w:t>+</w:t>
        </w:r>
      </w:ins>
      <w:r w:rsidRPr="008D2943">
        <w:rPr>
          <w:rFonts w:ascii="Times New Roman" w:hAnsi="Times New Roman" w:cs="Times New Roman"/>
          <w:sz w:val="24"/>
          <w:szCs w:val="24"/>
        </w:rPr>
        <w:t xml:space="preserve">2°C temperature increase </w:t>
      </w:r>
      <w:r w:rsidR="00A27C8A">
        <w:rPr>
          <w:rFonts w:ascii="Times New Roman" w:hAnsi="Times New Roman" w:cs="Times New Roman"/>
          <w:sz w:val="24"/>
          <w:szCs w:val="24"/>
        </w:rPr>
        <w:t xml:space="preserve">scenario </w:t>
      </w:r>
      <w:r w:rsidR="00C7141E" w:rsidRPr="008D2943">
        <w:rPr>
          <w:rFonts w:ascii="Times New Roman" w:hAnsi="Times New Roman" w:cs="Times New Roman"/>
          <w:sz w:val="24"/>
          <w:szCs w:val="24"/>
        </w:rPr>
        <w:t xml:space="preserve">decreased soybean seed yields by </w:t>
      </w:r>
      <w:r w:rsidR="00D40BA9">
        <w:rPr>
          <w:rFonts w:ascii="Times New Roman" w:hAnsi="Times New Roman" w:cs="Times New Roman"/>
          <w:sz w:val="24"/>
          <w:szCs w:val="24"/>
        </w:rPr>
        <w:t>5.9</w:t>
      </w:r>
      <w:r w:rsidR="00E754E0">
        <w:rPr>
          <w:rFonts w:ascii="Times New Roman" w:hAnsi="Times New Roman" w:cs="Times New Roman"/>
          <w:sz w:val="24"/>
          <w:szCs w:val="24"/>
        </w:rPr>
        <w:t>%</w:t>
      </w:r>
      <w:r w:rsidR="00C067B8">
        <w:rPr>
          <w:rFonts w:ascii="Times New Roman" w:hAnsi="Times New Roman" w:cs="Times New Roman"/>
          <w:sz w:val="24"/>
          <w:szCs w:val="24"/>
        </w:rPr>
        <w:t xml:space="preserve"> on average</w:t>
      </w:r>
      <w:r w:rsidR="00E754E0">
        <w:rPr>
          <w:rFonts w:ascii="Times New Roman" w:hAnsi="Times New Roman" w:cs="Times New Roman"/>
          <w:sz w:val="24"/>
          <w:szCs w:val="24"/>
        </w:rPr>
        <w:t>, with values ranging from -14.8</w:t>
      </w:r>
      <w:r w:rsidR="004E1E13">
        <w:rPr>
          <w:rFonts w:ascii="Times New Roman" w:hAnsi="Times New Roman" w:cs="Times New Roman"/>
          <w:sz w:val="24"/>
          <w:szCs w:val="24"/>
        </w:rPr>
        <w:t>% to</w:t>
      </w:r>
      <w:r w:rsidR="004E1E13" w:rsidRPr="008D2943">
        <w:rPr>
          <w:rFonts w:ascii="Times New Roman" w:hAnsi="Times New Roman" w:cs="Times New Roman"/>
          <w:sz w:val="24"/>
          <w:szCs w:val="24"/>
        </w:rPr>
        <w:t xml:space="preserve"> </w:t>
      </w:r>
      <w:r w:rsidR="00D40BA9">
        <w:rPr>
          <w:rFonts w:ascii="Times New Roman" w:hAnsi="Times New Roman" w:cs="Times New Roman"/>
          <w:sz w:val="24"/>
          <w:szCs w:val="24"/>
        </w:rPr>
        <w:t>+</w:t>
      </w:r>
      <w:r w:rsidR="004E1E13">
        <w:rPr>
          <w:rFonts w:ascii="Times New Roman" w:hAnsi="Times New Roman" w:cs="Times New Roman"/>
          <w:sz w:val="24"/>
          <w:szCs w:val="24"/>
        </w:rPr>
        <w:t>2.6% across all site-years (</w:t>
      </w:r>
      <w:r w:rsidR="00C7141E" w:rsidRPr="008D2943">
        <w:rPr>
          <w:rFonts w:ascii="Times New Roman" w:hAnsi="Times New Roman" w:cs="Times New Roman"/>
          <w:sz w:val="24"/>
          <w:szCs w:val="24"/>
        </w:rPr>
        <w:t xml:space="preserve">Figure 1). The </w:t>
      </w:r>
      <w:r w:rsidR="00CE2B46">
        <w:rPr>
          <w:rFonts w:ascii="Times New Roman" w:hAnsi="Times New Roman" w:cs="Times New Roman"/>
          <w:sz w:val="24"/>
          <w:szCs w:val="24"/>
        </w:rPr>
        <w:t>median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4C150B" w:rsidRPr="004C150B">
        <w:rPr>
          <w:rFonts w:ascii="Times New Roman" w:hAnsi="Times New Roman" w:cs="Times New Roman"/>
          <w:sz w:val="24"/>
          <w:szCs w:val="24"/>
        </w:rPr>
        <w:t>525</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4C150B">
        <w:rPr>
          <w:rFonts w:ascii="Times New Roman" w:hAnsi="Times New Roman" w:cs="Times New Roman"/>
          <w:sz w:val="24"/>
          <w:szCs w:val="24"/>
        </w:rPr>
        <w:t>235</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4C150B">
        <w:rPr>
          <w:rFonts w:ascii="Times New Roman" w:hAnsi="Times New Roman" w:cs="Times New Roman"/>
          <w:sz w:val="24"/>
          <w:szCs w:val="24"/>
        </w:rPr>
        <w:t>981</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E94587">
        <w:rPr>
          <w:rFonts w:ascii="Times New Roman" w:hAnsi="Times New Roman" w:cs="Times New Roman"/>
          <w:sz w:val="24"/>
          <w:szCs w:val="24"/>
        </w:rPr>
        <w:t>4</w:t>
      </w:r>
      <w:r w:rsidR="00F804EC">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57D59">
        <w:rPr>
          <w:rFonts w:ascii="Times New Roman" w:hAnsi="Times New Roman" w:cs="Times New Roman"/>
          <w:sz w:val="24"/>
          <w:szCs w:val="24"/>
        </w:rPr>
        <w:t xml:space="preserve">Under the </w:t>
      </w:r>
      <w:ins w:id="81" w:author="Elvis F. Elli" w:date="2026-06-12T08:51:00Z" w16du:dateUtc="2026-06-12T13:51:00Z">
        <w:r w:rsidR="00EB3BD7">
          <w:rPr>
            <w:rFonts w:ascii="Times New Roman" w:hAnsi="Times New Roman" w:cs="Times New Roman"/>
            <w:sz w:val="24"/>
            <w:szCs w:val="24"/>
          </w:rPr>
          <w:t>+</w:t>
        </w:r>
      </w:ins>
      <w:r w:rsidR="00257D59" w:rsidRPr="008D2943">
        <w:rPr>
          <w:rFonts w:ascii="Times New Roman" w:hAnsi="Times New Roman" w:cs="Times New Roman"/>
          <w:sz w:val="24"/>
          <w:szCs w:val="24"/>
        </w:rPr>
        <w:t xml:space="preserve">2°C temperature </w:t>
      </w:r>
      <w:del w:id="82" w:author="Elvis F. Elli" w:date="2026-06-12T08:51:00Z" w16du:dateUtc="2026-06-12T13:51:00Z">
        <w:r w:rsidR="00257D59" w:rsidRPr="008D2943" w:rsidDel="00EB3BD7">
          <w:rPr>
            <w:rFonts w:ascii="Times New Roman" w:hAnsi="Times New Roman" w:cs="Times New Roman"/>
            <w:sz w:val="24"/>
            <w:szCs w:val="24"/>
          </w:rPr>
          <w:delText xml:space="preserve">increase </w:delText>
        </w:r>
      </w:del>
      <w:r w:rsidR="00257D59">
        <w:rPr>
          <w:rFonts w:ascii="Times New Roman" w:hAnsi="Times New Roman" w:cs="Times New Roman"/>
          <w:sz w:val="24"/>
          <w:szCs w:val="24"/>
        </w:rPr>
        <w:t xml:space="preserve">scenario, </w:t>
      </w:r>
      <w:r w:rsidR="00C7141E" w:rsidRPr="008D2943">
        <w:rPr>
          <w:rFonts w:ascii="Times New Roman" w:hAnsi="Times New Roman" w:cs="Times New Roman"/>
          <w:sz w:val="24"/>
          <w:szCs w:val="24"/>
        </w:rPr>
        <w:t xml:space="preserve">soybean seed yield decreased by </w:t>
      </w:r>
      <w:r w:rsidR="00257D59">
        <w:rPr>
          <w:rFonts w:ascii="Times New Roman" w:hAnsi="Times New Roman" w:cs="Times New Roman"/>
          <w:sz w:val="24"/>
          <w:szCs w:val="24"/>
        </w:rPr>
        <w:t>117</w:t>
      </w:r>
      <w:r w:rsidR="00C7141E" w:rsidRPr="008D2943">
        <w:rPr>
          <w:rFonts w:ascii="Times New Roman" w:hAnsi="Times New Roman" w:cs="Times New Roman"/>
          <w:sz w:val="24"/>
          <w:szCs w:val="24"/>
        </w:rPr>
        <w:t xml:space="preserve"> kg ha</w:t>
      </w:r>
      <w:r w:rsidR="00C7141E" w:rsidRPr="008D2943">
        <w:rPr>
          <w:rFonts w:ascii="Times New Roman" w:hAnsi="Times New Roman" w:cs="Times New Roman"/>
          <w:sz w:val="24"/>
          <w:szCs w:val="24"/>
          <w:vertAlign w:val="superscript"/>
        </w:rPr>
        <w:t>-1</w:t>
      </w:r>
      <w:r w:rsidR="00257D59">
        <w:rPr>
          <w:rFonts w:ascii="Times New Roman" w:hAnsi="Times New Roman" w:cs="Times New Roman"/>
          <w:sz w:val="24"/>
          <w:szCs w:val="24"/>
          <w:vertAlign w:val="superscript"/>
        </w:rPr>
        <w:t xml:space="preserve"> </w:t>
      </w:r>
      <w:r w:rsidR="00257D59">
        <w:rPr>
          <w:rFonts w:ascii="Times New Roman" w:hAnsi="Times New Roman" w:cs="Times New Roman"/>
          <w:sz w:val="24"/>
          <w:szCs w:val="24"/>
        </w:rPr>
        <w:t>f</w:t>
      </w:r>
      <w:r w:rsidR="00257D59" w:rsidRPr="008D2943">
        <w:rPr>
          <w:rFonts w:ascii="Times New Roman" w:hAnsi="Times New Roman" w:cs="Times New Roman"/>
          <w:sz w:val="24"/>
          <w:szCs w:val="24"/>
        </w:rPr>
        <w:t>or every degree increase in season temperature</w:t>
      </w:r>
      <w:r w:rsidR="00A700CD">
        <w:rPr>
          <w:rFonts w:ascii="Times New Roman" w:hAnsi="Times New Roman" w:cs="Times New Roman"/>
          <w:sz w:val="24"/>
          <w:szCs w:val="24"/>
        </w:rPr>
        <w:t xml:space="preserve"> </w:t>
      </w:r>
      <w:r w:rsidR="00A700CD">
        <w:rPr>
          <w:rFonts w:ascii="Times New Roman" w:hAnsi="Times New Roman" w:cs="Times New Roman"/>
          <w:sz w:val="24"/>
          <w:szCs w:val="24"/>
        </w:rPr>
        <w:lastRenderedPageBreak/>
        <w:t>(May-October</w:t>
      </w:r>
      <w:r w:rsidR="00BF57B2">
        <w:rPr>
          <w:rFonts w:ascii="Times New Roman" w:hAnsi="Times New Roman" w:cs="Times New Roman"/>
          <w:sz w:val="24"/>
          <w:szCs w:val="24"/>
        </w:rPr>
        <w:t xml:space="preserve">, </w:t>
      </w:r>
      <w:r w:rsidR="0078439E">
        <w:rPr>
          <w:rFonts w:ascii="Times New Roman" w:hAnsi="Times New Roman" w:cs="Times New Roman"/>
          <w:sz w:val="24"/>
          <w:szCs w:val="24"/>
        </w:rPr>
        <w:t xml:space="preserve">Figure </w:t>
      </w:r>
      <w:ins w:id="83" w:author="Elvis F. Elli" w:date="2026-06-11T10:31:00Z" w16du:dateUtc="2026-06-11T15:31:00Z">
        <w:r w:rsidR="00F30C77">
          <w:rPr>
            <w:rFonts w:ascii="Times New Roman" w:hAnsi="Times New Roman" w:cs="Times New Roman"/>
            <w:sz w:val="24"/>
            <w:szCs w:val="24"/>
          </w:rPr>
          <w:t>S5</w:t>
        </w:r>
      </w:ins>
      <w:del w:id="84" w:author="Elvis F. Elli" w:date="2026-06-11T10:31:00Z" w16du:dateUtc="2026-06-11T15:31:00Z">
        <w:r w:rsidR="0078439E" w:rsidDel="00F30C77">
          <w:rPr>
            <w:rFonts w:ascii="Times New Roman" w:hAnsi="Times New Roman" w:cs="Times New Roman"/>
            <w:sz w:val="24"/>
            <w:szCs w:val="24"/>
          </w:rPr>
          <w:delText>2</w:delText>
        </w:r>
      </w:del>
      <w:r w:rsidR="0078439E">
        <w:rPr>
          <w:rFonts w:ascii="Times New Roman" w:hAnsi="Times New Roman" w:cs="Times New Roman"/>
          <w:sz w:val="24"/>
          <w:szCs w:val="24"/>
        </w:rPr>
        <w:t>)</w:t>
      </w:r>
      <w:r w:rsidR="00C7141E" w:rsidRPr="008D2943">
        <w:rPr>
          <w:rFonts w:ascii="Times New Roman" w:hAnsi="Times New Roman" w:cs="Times New Roman"/>
          <w:sz w:val="24"/>
          <w:szCs w:val="24"/>
        </w:rPr>
        <w:t>. Yield response to temperature depended on local site-year weather</w:t>
      </w:r>
      <w:r w:rsidR="0078439E">
        <w:rPr>
          <w:rFonts w:ascii="Times New Roman" w:hAnsi="Times New Roman" w:cs="Times New Roman"/>
          <w:sz w:val="24"/>
          <w:szCs w:val="24"/>
        </w:rPr>
        <w:t xml:space="preserve"> conditions</w:t>
      </w:r>
      <w:r w:rsidR="00C7141E" w:rsidRPr="008D2943">
        <w:rPr>
          <w:rFonts w:ascii="Times New Roman" w:hAnsi="Times New Roman" w:cs="Times New Roman"/>
          <w:sz w:val="24"/>
          <w:szCs w:val="24"/>
        </w:rPr>
        <w:t xml:space="preserve">, </w:t>
      </w:r>
      <w:r w:rsidR="000D5ABE">
        <w:rPr>
          <w:rFonts w:ascii="Times New Roman" w:hAnsi="Times New Roman" w:cs="Times New Roman"/>
          <w:sz w:val="24"/>
          <w:szCs w:val="24"/>
        </w:rPr>
        <w:t xml:space="preserve">with </w:t>
      </w:r>
      <w:r w:rsidR="00C7141E" w:rsidRPr="008D2943">
        <w:rPr>
          <w:rFonts w:ascii="Times New Roman" w:hAnsi="Times New Roman" w:cs="Times New Roman"/>
          <w:sz w:val="24"/>
          <w:szCs w:val="24"/>
        </w:rPr>
        <w:t xml:space="preserve">a reduction of </w:t>
      </w:r>
      <w:r w:rsidR="000D5ABE">
        <w:rPr>
          <w:rFonts w:ascii="Times New Roman" w:hAnsi="Times New Roman" w:cs="Times New Roman"/>
          <w:sz w:val="24"/>
          <w:szCs w:val="24"/>
        </w:rPr>
        <w:t>167</w:t>
      </w:r>
      <w:r w:rsidR="00C7141E" w:rsidRPr="008D2943">
        <w:rPr>
          <w:rFonts w:ascii="Times New Roman" w:hAnsi="Times New Roman" w:cs="Times New Roman"/>
          <w:sz w:val="24"/>
          <w:szCs w:val="24"/>
        </w:rPr>
        <w:t xml:space="preserve"> kg </w:t>
      </w:r>
      <w:r w:rsidR="00F86BC3" w:rsidRPr="008D2943">
        <w:rPr>
          <w:rFonts w:ascii="Times New Roman" w:hAnsi="Times New Roman" w:cs="Times New Roman"/>
          <w:sz w:val="24"/>
          <w:szCs w:val="24"/>
        </w:rPr>
        <w:t>ha</w:t>
      </w:r>
      <w:r w:rsidR="00F86BC3" w:rsidRPr="008D2943">
        <w:rPr>
          <w:rFonts w:ascii="Times New Roman" w:hAnsi="Times New Roman" w:cs="Times New Roman"/>
          <w:sz w:val="24"/>
          <w:szCs w:val="24"/>
          <w:vertAlign w:val="superscript"/>
        </w:rPr>
        <w:t>-1</w:t>
      </w:r>
      <w:r w:rsidR="00F86BC3">
        <w:rPr>
          <w:rFonts w:ascii="Times New Roman" w:hAnsi="Times New Roman" w:cs="Times New Roman"/>
          <w:sz w:val="24"/>
          <w:szCs w:val="24"/>
          <w:vertAlign w:val="superscript"/>
        </w:rPr>
        <w:t xml:space="preserve"> </w:t>
      </w:r>
      <w:r w:rsidR="00F86BC3">
        <w:rPr>
          <w:rFonts w:ascii="Times New Roman" w:hAnsi="Times New Roman" w:cs="Times New Roman"/>
          <w:sz w:val="24"/>
          <w:szCs w:val="24"/>
        </w:rPr>
        <w:t>in seed yield for every degree increase in temperature under warm and</w:t>
      </w:r>
      <w:r w:rsidR="000D5ABE">
        <w:rPr>
          <w:rFonts w:ascii="Times New Roman" w:hAnsi="Times New Roman" w:cs="Times New Roman"/>
          <w:sz w:val="24"/>
          <w:szCs w:val="24"/>
        </w:rPr>
        <w:t xml:space="preserve"> dry </w:t>
      </w:r>
      <w:r w:rsidR="00F86BC3">
        <w:rPr>
          <w:rFonts w:ascii="Times New Roman" w:hAnsi="Times New Roman" w:cs="Times New Roman"/>
          <w:sz w:val="24"/>
          <w:szCs w:val="24"/>
        </w:rPr>
        <w:t>conditions</w:t>
      </w:r>
      <w:del w:id="85" w:author="Elvis F. Elli" w:date="2026-06-11T10:32:00Z" w16du:dateUtc="2026-06-11T15:32:00Z">
        <w:r w:rsidR="00F86BC3" w:rsidDel="00F30C77">
          <w:rPr>
            <w:rFonts w:ascii="Times New Roman" w:hAnsi="Times New Roman" w:cs="Times New Roman"/>
            <w:sz w:val="24"/>
            <w:szCs w:val="24"/>
          </w:rPr>
          <w:delText xml:space="preserve"> (Figure 2)</w:delText>
        </w:r>
      </w:del>
      <w:r w:rsidR="00C7141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311D3E">
        <w:rPr>
          <w:rFonts w:ascii="Times New Roman" w:hAnsi="Times New Roman" w:cs="Times New Roman"/>
          <w:sz w:val="24"/>
          <w:szCs w:val="24"/>
        </w:rPr>
        <w:t>increased</w:t>
      </w:r>
      <w:r w:rsidR="005F71DC" w:rsidRPr="008D2943">
        <w:rPr>
          <w:rFonts w:ascii="Times New Roman" w:hAnsi="Times New Roman" w:cs="Times New Roman"/>
          <w:sz w:val="24"/>
          <w:szCs w:val="24"/>
        </w:rPr>
        <w:t xml:space="preserve"> </w:t>
      </w:r>
      <w:r w:rsidR="00EA3CEB">
        <w:rPr>
          <w:rFonts w:ascii="Times New Roman" w:hAnsi="Times New Roman" w:cs="Times New Roman"/>
          <w:sz w:val="24"/>
          <w:szCs w:val="24"/>
        </w:rPr>
        <w:t>seed yields</w:t>
      </w:r>
      <w:r w:rsidR="00810FCB">
        <w:rPr>
          <w:rFonts w:ascii="Times New Roman" w:hAnsi="Times New Roman" w:cs="Times New Roman"/>
          <w:sz w:val="24"/>
          <w:szCs w:val="24"/>
        </w:rPr>
        <w:t xml:space="preserve"> and</w:t>
      </w:r>
      <w:r w:rsidR="00C7141E" w:rsidRPr="008D2943">
        <w:rPr>
          <w:rFonts w:ascii="Times New Roman" w:hAnsi="Times New Roman" w:cs="Times New Roman"/>
          <w:sz w:val="24"/>
          <w:szCs w:val="24"/>
        </w:rPr>
        <w:t xml:space="preserve"> 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 with yield</w:t>
      </w:r>
      <w:r w:rsidR="00485C94">
        <w:rPr>
          <w:rFonts w:ascii="Times New Roman" w:hAnsi="Times New Roman" w:cs="Times New Roman"/>
          <w:sz w:val="24"/>
          <w:szCs w:val="24"/>
        </w:rPr>
        <w:t>s</w:t>
      </w:r>
      <w:r w:rsidR="00F86BC3">
        <w:rPr>
          <w:rFonts w:ascii="Times New Roman" w:hAnsi="Times New Roman" w:cs="Times New Roman"/>
          <w:sz w:val="24"/>
          <w:szCs w:val="24"/>
        </w:rPr>
        <w:t xml:space="preserve"> </w:t>
      </w:r>
      <w:r w:rsidR="00485C94">
        <w:rPr>
          <w:rFonts w:ascii="Times New Roman" w:hAnsi="Times New Roman" w:cs="Times New Roman"/>
          <w:sz w:val="24"/>
          <w:szCs w:val="24"/>
        </w:rPr>
        <w:t>12.4</w:t>
      </w:r>
      <w:r w:rsidR="00F86BC3">
        <w:rPr>
          <w:rFonts w:ascii="Times New Roman" w:hAnsi="Times New Roman" w:cs="Times New Roman"/>
          <w:sz w:val="24"/>
          <w:szCs w:val="24"/>
        </w:rPr>
        <w:t xml:space="preserve">% greater </w:t>
      </w:r>
      <w:r w:rsidR="00AB1402">
        <w:rPr>
          <w:rFonts w:ascii="Times New Roman" w:hAnsi="Times New Roman" w:cs="Times New Roman"/>
          <w:sz w:val="24"/>
          <w:szCs w:val="24"/>
        </w:rPr>
        <w:t xml:space="preserve">under </w:t>
      </w:r>
      <w:r w:rsidR="00B16B98">
        <w:rPr>
          <w:rFonts w:ascii="Times New Roman" w:hAnsi="Times New Roman" w:cs="Times New Roman"/>
          <w:sz w:val="24"/>
          <w:szCs w:val="24"/>
        </w:rPr>
        <w:t>combined elevated temperature and [</w:t>
      </w:r>
      <w:r w:rsidR="00B16B98" w:rsidRPr="008D2943">
        <w:rPr>
          <w:rFonts w:ascii="Times New Roman" w:hAnsi="Times New Roman" w:cs="Times New Roman"/>
          <w:sz w:val="24"/>
          <w:szCs w:val="24"/>
        </w:rPr>
        <w:t>CO</w:t>
      </w:r>
      <w:r w:rsidR="00B16B98" w:rsidRPr="008D2943">
        <w:rPr>
          <w:rFonts w:ascii="Times New Roman" w:hAnsi="Times New Roman" w:cs="Times New Roman"/>
          <w:sz w:val="24"/>
          <w:szCs w:val="24"/>
          <w:vertAlign w:val="subscript"/>
        </w:rPr>
        <w:t>2</w:t>
      </w:r>
      <w:r w:rsidR="00B16B98">
        <w:rPr>
          <w:rFonts w:ascii="Times New Roman" w:hAnsi="Times New Roman" w:cs="Times New Roman"/>
          <w:sz w:val="24"/>
          <w:szCs w:val="24"/>
        </w:rPr>
        <w:t>]</w:t>
      </w:r>
      <w:r w:rsidR="001E40CD">
        <w:rPr>
          <w:rFonts w:ascii="Times New Roman" w:hAnsi="Times New Roman" w:cs="Times New Roman"/>
          <w:sz w:val="24"/>
          <w:szCs w:val="24"/>
        </w:rPr>
        <w:t xml:space="preserve">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1E40CD">
        <w:rPr>
          <w:rFonts w:ascii="Times New Roman" w:hAnsi="Times New Roman" w:cs="Times New Roman"/>
          <w:sz w:val="24"/>
          <w:szCs w:val="24"/>
        </w:rPr>
        <w:t>increases</w:t>
      </w:r>
      <w:r w:rsidR="00485C94">
        <w:rPr>
          <w:rFonts w:ascii="Times New Roman" w:hAnsi="Times New Roman" w:cs="Times New Roman"/>
          <w:sz w:val="24"/>
          <w:szCs w:val="24"/>
        </w:rPr>
        <w:t xml:space="preserve"> ranging f</w:t>
      </w:r>
      <w:r w:rsidR="00F86BC3">
        <w:rPr>
          <w:rFonts w:ascii="Times New Roman" w:hAnsi="Times New Roman" w:cs="Times New Roman"/>
          <w:sz w:val="24"/>
          <w:szCs w:val="24"/>
        </w:rPr>
        <w:t xml:space="preserve">rom </w:t>
      </w:r>
      <w:r w:rsidR="00485C94">
        <w:rPr>
          <w:rFonts w:ascii="Times New Roman" w:hAnsi="Times New Roman" w:cs="Times New Roman"/>
          <w:sz w:val="24"/>
          <w:szCs w:val="24"/>
        </w:rPr>
        <w:t>5.4</w:t>
      </w:r>
      <w:r w:rsidR="00F86BC3">
        <w:rPr>
          <w:rFonts w:ascii="Times New Roman" w:hAnsi="Times New Roman" w:cs="Times New Roman"/>
          <w:sz w:val="24"/>
          <w:szCs w:val="24"/>
        </w:rPr>
        <w:t xml:space="preserve"> to </w:t>
      </w:r>
      <w:r w:rsidR="00485C94">
        <w:rPr>
          <w:rFonts w:ascii="Times New Roman" w:hAnsi="Times New Roman" w:cs="Times New Roman"/>
          <w:sz w:val="24"/>
          <w:szCs w:val="24"/>
        </w:rPr>
        <w:t>19.</w:t>
      </w:r>
      <w:r w:rsidR="00A52BAE">
        <w:rPr>
          <w:rFonts w:ascii="Times New Roman" w:hAnsi="Times New Roman" w:cs="Times New Roman"/>
          <w:sz w:val="24"/>
          <w:szCs w:val="24"/>
        </w:rPr>
        <w:t>3%</w:t>
      </w:r>
      <w:r w:rsidR="00F86BC3">
        <w:rPr>
          <w:rFonts w:ascii="Times New Roman" w:hAnsi="Times New Roman" w:cs="Times New Roman"/>
          <w:sz w:val="24"/>
          <w:szCs w:val="24"/>
        </w:rPr>
        <w:t xml:space="preserve"> </w:t>
      </w:r>
      <w:r w:rsidR="00A52BAE">
        <w:rPr>
          <w:rFonts w:ascii="Times New Roman" w:hAnsi="Times New Roman" w:cs="Times New Roman"/>
          <w:sz w:val="24"/>
          <w:szCs w:val="24"/>
        </w:rPr>
        <w:t>across site-years (</w:t>
      </w:r>
      <w:r w:rsidR="00A52BAE" w:rsidRPr="008D2943">
        <w:rPr>
          <w:rFonts w:ascii="Times New Roman" w:hAnsi="Times New Roman" w:cs="Times New Roman"/>
          <w:sz w:val="24"/>
          <w:szCs w:val="24"/>
        </w:rPr>
        <w:t>Figure 1)</w:t>
      </w:r>
      <w:r w:rsidR="00A52BAE">
        <w:rPr>
          <w:rFonts w:ascii="Times New Roman" w:hAnsi="Times New Roman" w:cs="Times New Roman"/>
          <w:sz w:val="24"/>
          <w:szCs w:val="24"/>
        </w:rPr>
        <w:t>.</w:t>
      </w:r>
      <w:ins w:id="86" w:author="Elvis F. Elli" w:date="2026-06-11T10:32:00Z" w16du:dateUtc="2026-06-11T15:32:00Z">
        <w:r w:rsidR="00F30C77">
          <w:rPr>
            <w:rFonts w:ascii="Times New Roman" w:hAnsi="Times New Roman" w:cs="Times New Roman"/>
            <w:sz w:val="24"/>
            <w:szCs w:val="24"/>
          </w:rPr>
          <w:t xml:space="preserve"> </w:t>
        </w:r>
      </w:ins>
      <w:ins w:id="87" w:author="Elvis F. Elli" w:date="2026-06-11T11:24:00Z" w16du:dateUtc="2026-06-11T16:24:00Z">
        <w:r w:rsidR="009C5E7A">
          <w:rPr>
            <w:rFonts w:ascii="Times New Roman" w:hAnsi="Times New Roman" w:cs="Times New Roman"/>
            <w:sz w:val="24"/>
            <w:szCs w:val="24"/>
          </w:rPr>
          <w:t xml:space="preserve">A shortening of the total crop cycle was observed in </w:t>
        </w:r>
      </w:ins>
      <w:r w:rsidR="00DC5B67">
        <w:rPr>
          <w:rFonts w:ascii="Times New Roman" w:hAnsi="Times New Roman" w:cs="Times New Roman"/>
          <w:sz w:val="24"/>
          <w:szCs w:val="24"/>
        </w:rPr>
        <w:t>61</w:t>
      </w:r>
      <w:ins w:id="88" w:author="Elvis F. Elli" w:date="2026-06-11T11:32:00Z" w16du:dateUtc="2026-06-11T16:32:00Z">
        <w:r w:rsidR="008E41D4">
          <w:rPr>
            <w:rFonts w:ascii="Times New Roman" w:hAnsi="Times New Roman" w:cs="Times New Roman"/>
            <w:sz w:val="24"/>
            <w:szCs w:val="24"/>
          </w:rPr>
          <w:t>%</w:t>
        </w:r>
      </w:ins>
      <w:ins w:id="89" w:author="Elvis F. Elli" w:date="2026-06-11T11:24:00Z" w16du:dateUtc="2026-06-11T16:24:00Z">
        <w:r w:rsidR="009C5E7A">
          <w:rPr>
            <w:rFonts w:ascii="Times New Roman" w:hAnsi="Times New Roman" w:cs="Times New Roman"/>
            <w:sz w:val="24"/>
            <w:szCs w:val="24"/>
          </w:rPr>
          <w:t xml:space="preserve"> of the 4,651 fields (Figure 2A)</w:t>
        </w:r>
      </w:ins>
      <w:ins w:id="90" w:author="Elvis F. Elli" w:date="2026-06-11T11:26:00Z" w16du:dateUtc="2026-06-11T16:26:00Z">
        <w:r w:rsidR="009C5E7A">
          <w:rPr>
            <w:rFonts w:ascii="Times New Roman" w:hAnsi="Times New Roman" w:cs="Times New Roman"/>
            <w:sz w:val="24"/>
            <w:szCs w:val="24"/>
          </w:rPr>
          <w:t xml:space="preserve">. The total crop cycle length decreased by up to </w:t>
        </w:r>
      </w:ins>
      <w:ins w:id="91" w:author="Elvis F. Elli" w:date="2026-06-11T11:32:00Z" w16du:dateUtc="2026-06-11T16:32:00Z">
        <w:r w:rsidR="008E41D4">
          <w:rPr>
            <w:rFonts w:ascii="Times New Roman" w:hAnsi="Times New Roman" w:cs="Times New Roman"/>
            <w:sz w:val="24"/>
            <w:szCs w:val="24"/>
          </w:rPr>
          <w:t>2</w:t>
        </w:r>
      </w:ins>
      <w:r w:rsidR="00DC5B67">
        <w:rPr>
          <w:rFonts w:ascii="Times New Roman" w:hAnsi="Times New Roman" w:cs="Times New Roman"/>
          <w:sz w:val="24"/>
          <w:szCs w:val="24"/>
        </w:rPr>
        <w:t>.1</w:t>
      </w:r>
      <w:ins w:id="92" w:author="Elvis F. Elli" w:date="2026-06-11T11:26:00Z" w16du:dateUtc="2026-06-11T16:26:00Z">
        <w:r w:rsidR="009C5E7A">
          <w:rPr>
            <w:rFonts w:ascii="Times New Roman" w:hAnsi="Times New Roman" w:cs="Times New Roman"/>
            <w:sz w:val="24"/>
            <w:szCs w:val="24"/>
          </w:rPr>
          <w:t xml:space="preserve"> weeks across all site-years. The</w:t>
        </w:r>
      </w:ins>
      <w:ins w:id="93" w:author="Elvis F. Elli" w:date="2026-06-11T11:24:00Z" w16du:dateUtc="2026-06-11T16:24:00Z">
        <w:r w:rsidR="009C5E7A">
          <w:rPr>
            <w:rFonts w:ascii="Times New Roman" w:hAnsi="Times New Roman" w:cs="Times New Roman"/>
            <w:sz w:val="24"/>
            <w:szCs w:val="24"/>
          </w:rPr>
          <w:t xml:space="preserve"> seed </w:t>
        </w:r>
      </w:ins>
      <w:ins w:id="94" w:author="Elvis F. Elli" w:date="2026-06-11T11:25:00Z" w16du:dateUtc="2026-06-11T16:25:00Z">
        <w:r w:rsidR="009C5E7A">
          <w:rPr>
            <w:rFonts w:ascii="Times New Roman" w:hAnsi="Times New Roman" w:cs="Times New Roman"/>
            <w:sz w:val="24"/>
            <w:szCs w:val="24"/>
          </w:rPr>
          <w:t>filling</w:t>
        </w:r>
      </w:ins>
      <w:ins w:id="95" w:author="Elvis F. Elli" w:date="2026-06-11T11:24:00Z" w16du:dateUtc="2026-06-11T16:24:00Z">
        <w:r w:rsidR="009C5E7A">
          <w:rPr>
            <w:rFonts w:ascii="Times New Roman" w:hAnsi="Times New Roman" w:cs="Times New Roman"/>
            <w:sz w:val="24"/>
            <w:szCs w:val="24"/>
          </w:rPr>
          <w:t xml:space="preserve"> </w:t>
        </w:r>
      </w:ins>
      <w:ins w:id="96" w:author="Elvis F. Elli" w:date="2026-06-11T11:25:00Z" w16du:dateUtc="2026-06-11T16:25:00Z">
        <w:r w:rsidR="009C5E7A">
          <w:rPr>
            <w:rFonts w:ascii="Times New Roman" w:hAnsi="Times New Roman" w:cs="Times New Roman"/>
            <w:sz w:val="24"/>
            <w:szCs w:val="24"/>
          </w:rPr>
          <w:t xml:space="preserve">period </w:t>
        </w:r>
      </w:ins>
      <w:ins w:id="97" w:author="Elvis F. Elli" w:date="2026-06-11T11:24:00Z" w16du:dateUtc="2026-06-11T16:24:00Z">
        <w:r w:rsidR="009C5E7A">
          <w:rPr>
            <w:rFonts w:ascii="Times New Roman" w:hAnsi="Times New Roman" w:cs="Times New Roman"/>
            <w:sz w:val="24"/>
            <w:szCs w:val="24"/>
          </w:rPr>
          <w:t xml:space="preserve">was shortened </w:t>
        </w:r>
      </w:ins>
      <w:r w:rsidR="00DC5B67">
        <w:rPr>
          <w:rFonts w:ascii="Times New Roman" w:hAnsi="Times New Roman" w:cs="Times New Roman"/>
          <w:sz w:val="24"/>
          <w:szCs w:val="24"/>
        </w:rPr>
        <w:t>by up to 9 days across all site years, with more pronounces changes</w:t>
      </w:r>
      <w:ins w:id="98" w:author="Elvis F. Elli" w:date="2026-06-11T11:24:00Z" w16du:dateUtc="2026-06-11T16:24:00Z">
        <w:r w:rsidR="009C5E7A">
          <w:rPr>
            <w:rFonts w:ascii="Times New Roman" w:hAnsi="Times New Roman" w:cs="Times New Roman"/>
            <w:sz w:val="24"/>
            <w:szCs w:val="24"/>
          </w:rPr>
          <w:t xml:space="preserve"> </w:t>
        </w:r>
      </w:ins>
      <w:ins w:id="99" w:author="Elvis F. Elli" w:date="2026-06-11T11:25:00Z" w16du:dateUtc="2026-06-11T16:25:00Z">
        <w:r w:rsidR="009C5E7A">
          <w:rPr>
            <w:rFonts w:ascii="Times New Roman" w:hAnsi="Times New Roman" w:cs="Times New Roman"/>
            <w:sz w:val="24"/>
            <w:szCs w:val="24"/>
          </w:rPr>
          <w:t>in northern environments</w:t>
        </w:r>
      </w:ins>
      <w:ins w:id="100" w:author="Elvis F. Elli" w:date="2026-06-12T08:21:00Z" w16du:dateUtc="2026-06-12T13:21:00Z">
        <w:r w:rsidR="007067CE">
          <w:rPr>
            <w:rFonts w:ascii="Times New Roman" w:hAnsi="Times New Roman" w:cs="Times New Roman"/>
            <w:sz w:val="24"/>
            <w:szCs w:val="24"/>
          </w:rPr>
          <w:t xml:space="preserve"> (Figure 2B)</w:t>
        </w:r>
      </w:ins>
      <w:ins w:id="101" w:author="Elvis F. Elli" w:date="2026-06-11T11:25:00Z" w16du:dateUtc="2026-06-11T16:25:00Z">
        <w:r w:rsidR="009C5E7A">
          <w:rPr>
            <w:rFonts w:ascii="Times New Roman" w:hAnsi="Times New Roman" w:cs="Times New Roman"/>
            <w:sz w:val="24"/>
            <w:szCs w:val="24"/>
          </w:rPr>
          <w:t>, where baseline temperatures are lower</w:t>
        </w:r>
      </w:ins>
      <w:ins w:id="102" w:author="Elvis F. Elli" w:date="2026-06-12T08:21:00Z" w16du:dateUtc="2026-06-12T13:21:00Z">
        <w:r w:rsidR="007067CE">
          <w:rPr>
            <w:rFonts w:ascii="Times New Roman" w:hAnsi="Times New Roman" w:cs="Times New Roman"/>
            <w:sz w:val="24"/>
            <w:szCs w:val="24"/>
          </w:rPr>
          <w:t>.</w:t>
        </w:r>
      </w:ins>
    </w:p>
    <w:p w14:paraId="4F581694" w14:textId="2833E12F" w:rsidR="00CB58A0" w:rsidRPr="008D2943" w:rsidRDefault="005B64B0" w:rsidP="00AF06CE">
      <w:pPr>
        <w:spacing w:before="120" w:after="0" w:line="480" w:lineRule="auto"/>
        <w:jc w:val="center"/>
        <w:rPr>
          <w:rFonts w:ascii="Times New Roman" w:hAnsi="Times New Roman" w:cs="Times New Roman"/>
          <w:sz w:val="24"/>
          <w:szCs w:val="24"/>
        </w:rPr>
      </w:pPr>
      <w:r>
        <w:rPr>
          <w:noProof/>
        </w:rPr>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6B46F93F" w:rsidR="00F86BC3" w:rsidRDefault="00CB58A0" w:rsidP="00BE4525">
      <w:pPr>
        <w:spacing w:before="120" w:after="0" w:line="480" w:lineRule="auto"/>
        <w:rPr>
          <w:ins w:id="103" w:author="Elvis F. Elli" w:date="2026-06-11T10:33:00Z" w16du:dateUtc="2026-06-11T15:33:00Z"/>
          <w:rFonts w:ascii="Times New Roman" w:hAnsi="Times New Roman" w:cs="Times New Roman"/>
          <w:sz w:val="24"/>
          <w:szCs w:val="24"/>
        </w:rPr>
      </w:pPr>
      <w:r w:rsidRPr="008D2943">
        <w:rPr>
          <w:rFonts w:ascii="Times New Roman" w:hAnsi="Times New Roman" w:cs="Times New Roman"/>
          <w:b/>
          <w:bCs/>
          <w:sz w:val="24"/>
          <w:szCs w:val="24"/>
        </w:rPr>
        <w:t xml:space="preserve">Figure </w:t>
      </w:r>
      <w:r w:rsidR="005B3ECE">
        <w:rPr>
          <w:rFonts w:ascii="Times New Roman" w:hAnsi="Times New Roman" w:cs="Times New Roman"/>
          <w:b/>
          <w:bCs/>
          <w:sz w:val="24"/>
          <w:szCs w:val="24"/>
        </w:rPr>
        <w:t>1</w:t>
      </w:r>
      <w:r w:rsidRPr="008D2943">
        <w:rPr>
          <w:rFonts w:ascii="Times New Roman" w:hAnsi="Times New Roman" w:cs="Times New Roman"/>
          <w:b/>
          <w:bCs/>
          <w:sz w:val="24"/>
          <w:szCs w:val="24"/>
        </w:rPr>
        <w:t>.</w:t>
      </w:r>
      <w:r w:rsidRPr="008D2943">
        <w:rPr>
          <w:rFonts w:ascii="Times New Roman" w:hAnsi="Times New Roman" w:cs="Times New Roman"/>
          <w:sz w:val="24"/>
          <w:szCs w:val="24"/>
        </w:rPr>
        <w:t xml:space="preserve"> </w:t>
      </w:r>
      <w:r>
        <w:rPr>
          <w:rFonts w:ascii="Times New Roman" w:hAnsi="Times New Roman" w:cs="Times New Roman"/>
          <w:sz w:val="24"/>
          <w:szCs w:val="24"/>
        </w:rPr>
        <w:t>Overall r</w:t>
      </w:r>
      <w:r w:rsidRPr="008D2943">
        <w:rPr>
          <w:rFonts w:ascii="Times New Roman" w:hAnsi="Times New Roman" w:cs="Times New Roman"/>
          <w:sz w:val="24"/>
          <w:szCs w:val="24"/>
        </w:rPr>
        <w:t xml:space="preserve">elative effects of rising temperatures and </w:t>
      </w:r>
      <w:r>
        <w:rPr>
          <w:rFonts w:ascii="Times New Roman" w:hAnsi="Times New Roman" w:cs="Times New Roman"/>
          <w:sz w:val="24"/>
          <w:szCs w:val="24"/>
        </w:rPr>
        <w:t>adaptive</w:t>
      </w:r>
      <w:r w:rsidR="007D01C1">
        <w:rPr>
          <w:rFonts w:ascii="Times New Roman" w:hAnsi="Times New Roman" w:cs="Times New Roman"/>
          <w:sz w:val="24"/>
          <w:szCs w:val="24"/>
        </w:rPr>
        <w:t xml:space="preserve"> genotypic and</w:t>
      </w:r>
      <w:r>
        <w:rPr>
          <w:rFonts w:ascii="Times New Roman" w:hAnsi="Times New Roman" w:cs="Times New Roman"/>
          <w:sz w:val="24"/>
          <w:szCs w:val="24"/>
        </w:rPr>
        <w:t xml:space="preserve"> agronomic management strategies</w:t>
      </w:r>
      <w:r w:rsidR="00714B2D">
        <w:rPr>
          <w:rFonts w:ascii="Times New Roman" w:hAnsi="Times New Roman" w:cs="Times New Roman"/>
          <w:sz w:val="24"/>
          <w:szCs w:val="24"/>
        </w:rPr>
        <w:t xml:space="preserve"> </w:t>
      </w:r>
      <w:r w:rsidR="00BE4525" w:rsidRPr="008D2943">
        <w:rPr>
          <w:rFonts w:ascii="Times New Roman" w:hAnsi="Times New Roman" w:cs="Times New Roman"/>
          <w:sz w:val="24"/>
          <w:szCs w:val="24"/>
        </w:rPr>
        <w:t xml:space="preserve">on soybean seed yield </w:t>
      </w:r>
      <w:r w:rsidR="00714B2D">
        <w:rPr>
          <w:rFonts w:ascii="Times New Roman" w:hAnsi="Times New Roman" w:cs="Times New Roman"/>
          <w:sz w:val="24"/>
          <w:szCs w:val="24"/>
        </w:rPr>
        <w:t>across 4,651</w:t>
      </w:r>
      <w:r w:rsidR="00BE4525">
        <w:rPr>
          <w:rFonts w:ascii="Times New Roman" w:hAnsi="Times New Roman" w:cs="Times New Roman"/>
          <w:sz w:val="24"/>
          <w:szCs w:val="24"/>
        </w:rPr>
        <w:t xml:space="preserve"> soybean fields and 40 weather years </w:t>
      </w:r>
      <w:r w:rsidRPr="008D2943">
        <w:rPr>
          <w:rFonts w:ascii="Times New Roman" w:hAnsi="Times New Roman" w:cs="Times New Roman"/>
          <w:sz w:val="24"/>
          <w:szCs w:val="24"/>
        </w:rPr>
        <w:t>in the US Mid-South</w:t>
      </w:r>
      <w:ins w:id="104" w:author="Elvis F. Elli" w:date="2026-06-09T11:01:00Z" w16du:dateUtc="2026-06-09T16:01:00Z">
        <w:r w:rsidR="003563B3">
          <w:rPr>
            <w:rFonts w:ascii="Times New Roman" w:hAnsi="Times New Roman" w:cs="Times New Roman"/>
            <w:sz w:val="24"/>
            <w:szCs w:val="24"/>
          </w:rPr>
          <w:t xml:space="preserve"> (A), and their </w:t>
        </w:r>
        <w:r w:rsidR="003563B3">
          <w:rPr>
            <w:rFonts w:ascii="Times New Roman" w:hAnsi="Times New Roman" w:cs="Times New Roman"/>
          </w:rPr>
          <w:t>g</w:t>
        </w:r>
        <w:r w:rsidR="003563B3" w:rsidRPr="00BD4AE4">
          <w:rPr>
            <w:rFonts w:ascii="Times New Roman" w:hAnsi="Times New Roman" w:cs="Times New Roman"/>
          </w:rPr>
          <w:t xml:space="preserve">eographical distribution </w:t>
        </w:r>
        <w:r w:rsidR="003563B3">
          <w:rPr>
            <w:rFonts w:ascii="Times New Roman" w:hAnsi="Times New Roman" w:cs="Times New Roman"/>
          </w:rPr>
          <w:t>(B)</w:t>
        </w:r>
        <w:r w:rsidR="003563B3" w:rsidRPr="00BD4AE4">
          <w:rPr>
            <w:rFonts w:ascii="Times New Roman" w:hAnsi="Times New Roman" w:cs="Times New Roman"/>
          </w:rPr>
          <w:t xml:space="preserve">. Values per pixel in panel B are </w:t>
        </w:r>
        <w:r w:rsidR="003563B3" w:rsidRPr="00BD4AE4">
          <w:rPr>
            <w:rFonts w:ascii="Times New Roman" w:hAnsi="Times New Roman" w:cs="Times New Roman"/>
          </w:rPr>
          <w:lastRenderedPageBreak/>
          <w:t>averages across 40 weather years.</w:t>
        </w:r>
        <w:r w:rsidR="003563B3">
          <w:rPr>
            <w:rFonts w:ascii="Times New Roman" w:hAnsi="Times New Roman" w:cs="Times New Roman"/>
          </w:rPr>
          <w:t xml:space="preserve"> LM &amp; ES represent the combined effect of a late-maturing variety and early sowing.</w:t>
        </w:r>
      </w:ins>
      <w:del w:id="105" w:author="Elvis F. Elli" w:date="2026-06-09T11:01:00Z" w16du:dateUtc="2026-06-09T16:01:00Z">
        <w:r w:rsidRPr="008D2943" w:rsidDel="003563B3">
          <w:rPr>
            <w:rFonts w:ascii="Times New Roman" w:hAnsi="Times New Roman" w:cs="Times New Roman"/>
            <w:sz w:val="24"/>
            <w:szCs w:val="24"/>
          </w:rPr>
          <w:delText>.</w:delText>
        </w:r>
      </w:del>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4C71FB5E" w:rsidR="00220C64" w:rsidRPr="008D2943" w:rsidRDefault="00DC5B67" w:rsidP="00220C64">
      <w:pPr>
        <w:spacing w:before="120" w:after="0" w:line="480" w:lineRule="auto"/>
        <w:jc w:val="center"/>
        <w:rPr>
          <w:ins w:id="106" w:author="Elvis F. Elli" w:date="2026-06-11T10:26:00Z" w16du:dateUtc="2026-06-11T15:26:00Z"/>
          <w:rFonts w:ascii="Times New Roman" w:hAnsi="Times New Roman" w:cs="Times New Roman"/>
          <w:sz w:val="24"/>
          <w:szCs w:val="24"/>
        </w:rPr>
      </w:pPr>
      <w:r>
        <w:rPr>
          <w:noProof/>
        </w:rPr>
        <w:drawing>
          <wp:inline distT="0" distB="0" distL="0" distR="0" wp14:anchorId="7AFA7E85" wp14:editId="2C9C4F08">
            <wp:extent cx="5943600" cy="5943600"/>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5F6B9D27" w:rsidR="00220C64" w:rsidRDefault="00220C64" w:rsidP="00220C64">
      <w:pPr>
        <w:spacing w:before="120" w:after="0" w:line="480" w:lineRule="auto"/>
        <w:rPr>
          <w:ins w:id="107" w:author="Elvis F. Elli" w:date="2026-06-11T10:26:00Z" w16du:dateUtc="2026-06-11T15:26:00Z"/>
          <w:rFonts w:ascii="Times New Roman" w:hAnsi="Times New Roman" w:cs="Times New Roman"/>
          <w:sz w:val="24"/>
          <w:szCs w:val="24"/>
        </w:rPr>
      </w:pPr>
      <w:ins w:id="108" w:author="Elvis F. Elli" w:date="2026-06-11T10:26:00Z" w16du:dateUtc="2026-06-11T15:26:00Z">
        <w:r w:rsidRPr="008D2943">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8D2943">
          <w:rPr>
            <w:rFonts w:ascii="Times New Roman" w:hAnsi="Times New Roman" w:cs="Times New Roman"/>
            <w:b/>
            <w:bCs/>
            <w:sz w:val="24"/>
            <w:szCs w:val="24"/>
          </w:rPr>
          <w:t>.</w:t>
        </w:r>
        <w:r w:rsidRPr="008D2943">
          <w:rPr>
            <w:rFonts w:ascii="Times New Roman" w:hAnsi="Times New Roman" w:cs="Times New Roman"/>
            <w:sz w:val="24"/>
            <w:szCs w:val="24"/>
          </w:rPr>
          <w:t xml:space="preserve"> </w:t>
        </w:r>
        <w:r>
          <w:rPr>
            <w:rFonts w:ascii="Times New Roman" w:hAnsi="Times New Roman" w:cs="Times New Roman"/>
          </w:rPr>
          <w:t>G</w:t>
        </w:r>
        <w:r w:rsidRPr="00BD4AE4">
          <w:rPr>
            <w:rFonts w:ascii="Times New Roman" w:hAnsi="Times New Roman" w:cs="Times New Roman"/>
          </w:rPr>
          <w:t xml:space="preserve">eographical distribution </w:t>
        </w:r>
        <w:r>
          <w:rPr>
            <w:rFonts w:ascii="Times New Roman" w:hAnsi="Times New Roman" w:cs="Times New Roman"/>
          </w:rPr>
          <w:t>of the</w:t>
        </w:r>
        <w:r>
          <w:rPr>
            <w:rFonts w:ascii="Times New Roman" w:hAnsi="Times New Roman" w:cs="Times New Roman"/>
            <w:sz w:val="24"/>
            <w:szCs w:val="24"/>
          </w:rPr>
          <w:t xml:space="preserve"> r</w:t>
        </w:r>
        <w:r w:rsidRPr="008D2943">
          <w:rPr>
            <w:rFonts w:ascii="Times New Roman" w:hAnsi="Times New Roman" w:cs="Times New Roman"/>
            <w:sz w:val="24"/>
            <w:szCs w:val="24"/>
          </w:rPr>
          <w:t xml:space="preserve">elative effects of rising temperatures and </w:t>
        </w:r>
        <w:r>
          <w:rPr>
            <w:rFonts w:ascii="Times New Roman" w:hAnsi="Times New Roman" w:cs="Times New Roman"/>
            <w:sz w:val="24"/>
            <w:szCs w:val="24"/>
          </w:rPr>
          <w:t xml:space="preserve">adaptive genotypic and agronomic management strategies </w:t>
        </w:r>
        <w:r w:rsidRPr="008D2943">
          <w:rPr>
            <w:rFonts w:ascii="Times New Roman" w:hAnsi="Times New Roman" w:cs="Times New Roman"/>
            <w:sz w:val="24"/>
            <w:szCs w:val="24"/>
          </w:rPr>
          <w:t xml:space="preserve">on </w:t>
        </w:r>
      </w:ins>
      <w:ins w:id="109" w:author="Elvis F. Elli" w:date="2026-06-12T08:28:00Z" w16du:dateUtc="2026-06-12T13:28:00Z">
        <w:r w:rsidR="0078289A">
          <w:rPr>
            <w:rFonts w:ascii="Times New Roman" w:hAnsi="Times New Roman" w:cs="Times New Roman"/>
            <w:sz w:val="24"/>
            <w:szCs w:val="24"/>
          </w:rPr>
          <w:t xml:space="preserve">changes in </w:t>
        </w:r>
      </w:ins>
      <w:ins w:id="110" w:author="Elvis F. Elli" w:date="2026-06-11T10:26:00Z" w16du:dateUtc="2026-06-11T15:26:00Z">
        <w:r w:rsidRPr="008D2943">
          <w:rPr>
            <w:rFonts w:ascii="Times New Roman" w:hAnsi="Times New Roman" w:cs="Times New Roman"/>
            <w:sz w:val="24"/>
            <w:szCs w:val="24"/>
          </w:rPr>
          <w:t xml:space="preserve">soybean </w:t>
        </w:r>
        <w:r>
          <w:rPr>
            <w:rFonts w:ascii="Times New Roman" w:hAnsi="Times New Roman" w:cs="Times New Roman"/>
            <w:sz w:val="24"/>
            <w:szCs w:val="24"/>
          </w:rPr>
          <w:t xml:space="preserve">total crop cycle and </w:t>
        </w:r>
        <w:r>
          <w:rPr>
            <w:rFonts w:ascii="Times New Roman" w:hAnsi="Times New Roman" w:cs="Times New Roman"/>
            <w:sz w:val="24"/>
            <w:szCs w:val="24"/>
          </w:rPr>
          <w:lastRenderedPageBreak/>
          <w:t xml:space="preserve">seed-filling period across 4,651 soybean fields </w:t>
        </w:r>
        <w:r w:rsidRPr="008D2943">
          <w:rPr>
            <w:rFonts w:ascii="Times New Roman" w:hAnsi="Times New Roman" w:cs="Times New Roman"/>
            <w:sz w:val="24"/>
            <w:szCs w:val="24"/>
          </w:rPr>
          <w:t>in the US Mid-South</w:t>
        </w:r>
        <w:r>
          <w:rPr>
            <w:rFonts w:ascii="Times New Roman" w:hAnsi="Times New Roman" w:cs="Times New Roman"/>
            <w:sz w:val="24"/>
            <w:szCs w:val="24"/>
          </w:rPr>
          <w:t xml:space="preserve">. </w:t>
        </w:r>
        <w:r w:rsidRPr="00BD4AE4">
          <w:rPr>
            <w:rFonts w:ascii="Times New Roman" w:hAnsi="Times New Roman" w:cs="Times New Roman"/>
          </w:rPr>
          <w:t>Values per pixel are averages across 40 weather years.</w:t>
        </w:r>
        <w:r>
          <w:rPr>
            <w:rFonts w:ascii="Times New Roman" w:hAnsi="Times New Roman" w:cs="Times New Roman"/>
          </w:rPr>
          <w:t xml:space="preserve"> LM &amp; ES represent the combined effect of a late-maturing variety and early sowing.</w:t>
        </w:r>
      </w:ins>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64402696" w14:textId="0E1CEA1D" w:rsidR="002D213C" w:rsidRPr="008D2943" w:rsidRDefault="0035277E" w:rsidP="00CE471C">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options to increase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the</w:t>
      </w:r>
      <w:r w:rsidR="00766DB5">
        <w:rPr>
          <w:rFonts w:ascii="Times New Roman" w:hAnsi="Times New Roman" w:cs="Times New Roman"/>
          <w:color w:val="000000" w:themeColor="text1"/>
          <w:sz w:val="24"/>
          <w:szCs w:val="24"/>
        </w:rPr>
        <w:t xml:space="preserve"> </w:t>
      </w:r>
      <w:ins w:id="111" w:author="Elvis F. Elli" w:date="2026-06-12T08:52:00Z" w16du:dateUtc="2026-06-12T13:52:00Z">
        <w:r w:rsidR="00EB3BD7">
          <w:rPr>
            <w:rFonts w:ascii="Times New Roman" w:hAnsi="Times New Roman" w:cs="Times New Roman"/>
            <w:color w:val="000000" w:themeColor="text1"/>
            <w:sz w:val="24"/>
            <w:szCs w:val="24"/>
          </w:rPr>
          <w:t>+2</w:t>
        </w:r>
        <w:r w:rsidR="00EB3BD7">
          <w:rPr>
            <w:rFonts w:ascii="Times New Roman" w:hAnsi="Times New Roman" w:cs="Times New Roman"/>
            <w:sz w:val="24"/>
            <w:szCs w:val="24"/>
          </w:rPr>
          <w:t xml:space="preserve">°C </w:t>
        </w:r>
      </w:ins>
      <w:del w:id="112" w:author="Elvis F. Elli" w:date="2026-06-12T08:52:00Z" w16du:dateUtc="2026-06-12T13:52:00Z">
        <w:r w:rsidR="009E2698" w:rsidRPr="008D2943" w:rsidDel="00EB3BD7">
          <w:rPr>
            <w:rFonts w:ascii="Times New Roman" w:hAnsi="Times New Roman" w:cs="Times New Roman"/>
            <w:color w:val="000000" w:themeColor="text1"/>
            <w:sz w:val="24"/>
            <w:szCs w:val="24"/>
          </w:rPr>
          <w:delText>high-</w:delText>
        </w:r>
      </w:del>
      <w:r w:rsidR="009E2698" w:rsidRPr="008D2943">
        <w:rPr>
          <w:rFonts w:ascii="Times New Roman" w:hAnsi="Times New Roman" w:cs="Times New Roman"/>
          <w:color w:val="000000" w:themeColor="text1"/>
          <w:sz w:val="24"/>
          <w:szCs w:val="24"/>
        </w:rPr>
        <w:t xml:space="preserve">temperature </w:t>
      </w:r>
      <w:r w:rsidR="003551F2">
        <w:rPr>
          <w:rFonts w:ascii="Times New Roman" w:hAnsi="Times New Roman" w:cs="Times New Roman"/>
          <w:color w:val="000000" w:themeColor="text1"/>
          <w:sz w:val="24"/>
          <w:szCs w:val="24"/>
        </w:rPr>
        <w:t>scenario</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0E4E1B">
        <w:rPr>
          <w:rFonts w:ascii="Times New Roman" w:hAnsi="Times New Roman" w:cs="Times New Roman"/>
          <w:sz w:val="24"/>
          <w:szCs w:val="24"/>
        </w:rPr>
        <w:t>genotype</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9% under the </w:t>
      </w:r>
      <w:ins w:id="113" w:author="Elvis F. Elli" w:date="2026-06-12T08:52:00Z" w16du:dateUtc="2026-06-12T13:52:00Z">
        <w:r w:rsidR="00EB3BD7">
          <w:rPr>
            <w:rFonts w:ascii="Times New Roman" w:hAnsi="Times New Roman" w:cs="Times New Roman"/>
            <w:sz w:val="24"/>
            <w:szCs w:val="24"/>
          </w:rPr>
          <w:t>+</w:t>
        </w:r>
      </w:ins>
      <w:r w:rsidR="00D50BFC">
        <w:rPr>
          <w:rFonts w:ascii="Times New Roman" w:hAnsi="Times New Roman" w:cs="Times New Roman"/>
          <w:sz w:val="24"/>
          <w:szCs w:val="24"/>
        </w:rPr>
        <w:t xml:space="preserve">2°C temperature </w:t>
      </w:r>
      <w:del w:id="114" w:author="Elvis F. Elli" w:date="2026-06-12T08:52:00Z" w16du:dateUtc="2026-06-12T13:52:00Z">
        <w:r w:rsidR="00D50BFC" w:rsidDel="00EB3BD7">
          <w:rPr>
            <w:rFonts w:ascii="Times New Roman" w:hAnsi="Times New Roman" w:cs="Times New Roman"/>
            <w:sz w:val="24"/>
            <w:szCs w:val="24"/>
          </w:rPr>
          <w:delText xml:space="preserve">increase </w:delText>
        </w:r>
      </w:del>
      <w:r w:rsidR="00D50BFC">
        <w:rPr>
          <w:rFonts w:ascii="Times New Roman" w:hAnsi="Times New Roman" w:cs="Times New Roman"/>
          <w:sz w:val="24"/>
          <w:szCs w:val="24"/>
        </w:rPr>
        <w:t>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ins w:id="115" w:author="Elvis F. Elli" w:date="2026-06-11T12:06:00Z" w16du:dateUtc="2026-06-11T17:06:00Z">
        <w:r w:rsidR="00120C66">
          <w:rPr>
            <w:rFonts w:ascii="Times New Roman" w:hAnsi="Times New Roman" w:cs="Times New Roman"/>
            <w:sz w:val="24"/>
            <w:szCs w:val="24"/>
          </w:rPr>
          <w:t xml:space="preserve">The combined adaptive scenario extended </w:t>
        </w:r>
      </w:ins>
      <w:ins w:id="116" w:author="Elvis F. Elli" w:date="2026-06-12T08:29:00Z" w16du:dateUtc="2026-06-12T13:29:00Z">
        <w:r w:rsidR="007579F7">
          <w:rPr>
            <w:rFonts w:ascii="Times New Roman" w:hAnsi="Times New Roman" w:cs="Times New Roman"/>
            <w:sz w:val="24"/>
            <w:szCs w:val="24"/>
          </w:rPr>
          <w:t xml:space="preserve">the </w:t>
        </w:r>
      </w:ins>
      <w:ins w:id="117" w:author="Elvis F. Elli" w:date="2026-06-11T12:06:00Z" w16du:dateUtc="2026-06-11T17:06:00Z">
        <w:r w:rsidR="00120C66">
          <w:rPr>
            <w:rFonts w:ascii="Times New Roman" w:hAnsi="Times New Roman" w:cs="Times New Roman"/>
            <w:sz w:val="24"/>
            <w:szCs w:val="24"/>
          </w:rPr>
          <w:t xml:space="preserve">seed-filling period on average by 12 </w:t>
        </w:r>
      </w:ins>
      <w:ins w:id="118" w:author="Elvis F. Elli" w:date="2026-06-11T12:07:00Z" w16du:dateUtc="2026-06-11T17:07:00Z">
        <w:r w:rsidR="00120C66">
          <w:rPr>
            <w:rFonts w:ascii="Times New Roman" w:hAnsi="Times New Roman" w:cs="Times New Roman"/>
            <w:sz w:val="24"/>
            <w:szCs w:val="24"/>
          </w:rPr>
          <w:t xml:space="preserve">days (Figure 2). </w:t>
        </w:r>
      </w:ins>
      <w:r w:rsidR="009E2698" w:rsidRPr="008D2943">
        <w:rPr>
          <w:rFonts w:ascii="Times New Roman" w:hAnsi="Times New Roman" w:cs="Times New Roman"/>
          <w:sz w:val="24"/>
          <w:szCs w:val="24"/>
        </w:rPr>
        <w:t xml:space="preserve">The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2°C temperature increase yielded median yields comparable </w:t>
      </w:r>
      <w:r w:rsidR="001A382A">
        <w:rPr>
          <w:rFonts w:ascii="Times New Roman" w:hAnsi="Times New Roman" w:cs="Times New Roman"/>
          <w:sz w:val="24"/>
          <w:szCs w:val="24"/>
        </w:rPr>
        <w:t xml:space="preserve">to the </w:t>
      </w:r>
      <w:r w:rsidR="00C36AC5">
        <w:rPr>
          <w:rFonts w:ascii="Times New Roman" w:hAnsi="Times New Roman" w:cs="Times New Roman"/>
          <w:sz w:val="24"/>
          <w:szCs w:val="24"/>
        </w:rPr>
        <w:t xml:space="preserve">historical </w:t>
      </w:r>
      <w:r w:rsidR="001A382A">
        <w:rPr>
          <w:rFonts w:ascii="Times New Roman" w:hAnsi="Times New Roman" w:cs="Times New Roman"/>
          <w:sz w:val="24"/>
          <w:szCs w:val="24"/>
        </w:rPr>
        <w:t>baseline</w:t>
      </w:r>
      <w:r w:rsidR="009E2698" w:rsidRPr="008D2943">
        <w:rPr>
          <w:rFonts w:ascii="Times New Roman" w:hAnsi="Times New Roman" w:cs="Times New Roman"/>
          <w:sz w:val="24"/>
          <w:szCs w:val="24"/>
        </w:rPr>
        <w:t>.</w:t>
      </w:r>
      <w:r w:rsidR="002829AC">
        <w:rPr>
          <w:rFonts w:ascii="Times New Roman" w:hAnsi="Times New Roman" w:cs="Times New Roman"/>
          <w:sz w:val="24"/>
          <w:szCs w:val="24"/>
        </w:rPr>
        <w:t xml:space="preserve"> Thi</w:t>
      </w:r>
      <w:r w:rsidR="00823618">
        <w:rPr>
          <w:rFonts w:ascii="Times New Roman" w:hAnsi="Times New Roman" w:cs="Times New Roman"/>
          <w:sz w:val="24"/>
          <w:szCs w:val="24"/>
        </w:rPr>
        <w:t xml:space="preserve">s practice increased yields in </w:t>
      </w:r>
      <w:r w:rsidR="00BA5ABD">
        <w:rPr>
          <w:rFonts w:ascii="Times New Roman" w:hAnsi="Times New Roman" w:cs="Times New Roman"/>
          <w:sz w:val="24"/>
          <w:szCs w:val="24"/>
        </w:rPr>
        <w:t xml:space="preserve">61% of the </w:t>
      </w:r>
      <w:r w:rsidR="005113C1">
        <w:rPr>
          <w:rFonts w:ascii="Times New Roman" w:hAnsi="Times New Roman" w:cs="Times New Roman"/>
          <w:sz w:val="24"/>
          <w:szCs w:val="24"/>
        </w:rPr>
        <w:t>4</w:t>
      </w:r>
      <w:r w:rsidR="002829AC">
        <w:rPr>
          <w:rFonts w:ascii="Times New Roman" w:hAnsi="Times New Roman" w:cs="Times New Roman"/>
          <w:sz w:val="24"/>
          <w:szCs w:val="24"/>
        </w:rPr>
        <w:t>,</w:t>
      </w:r>
      <w:r w:rsidR="00C77770">
        <w:rPr>
          <w:rFonts w:ascii="Times New Roman" w:hAnsi="Times New Roman" w:cs="Times New Roman"/>
          <w:sz w:val="24"/>
          <w:szCs w:val="24"/>
        </w:rPr>
        <w:t xml:space="preserve">651 </w:t>
      </w:r>
      <w:r w:rsidR="009E2698" w:rsidRPr="008D2943">
        <w:rPr>
          <w:rFonts w:ascii="Times New Roman" w:hAnsi="Times New Roman" w:cs="Times New Roman"/>
          <w:sz w:val="24"/>
          <w:szCs w:val="24"/>
        </w:rPr>
        <w:t>fields</w:t>
      </w:r>
      <w:r w:rsidR="00C36AC5">
        <w:rPr>
          <w:rFonts w:ascii="Times New Roman" w:hAnsi="Times New Roman" w:cs="Times New Roman"/>
          <w:sz w:val="24"/>
          <w:szCs w:val="24"/>
        </w:rPr>
        <w:t xml:space="preserve"> </w:t>
      </w:r>
      <w:r w:rsidR="00BA5ABD">
        <w:rPr>
          <w:rFonts w:ascii="Times New Roman" w:hAnsi="Times New Roman" w:cs="Times New Roman"/>
          <w:sz w:val="24"/>
          <w:szCs w:val="24"/>
        </w:rPr>
        <w:t>simulated</w:t>
      </w:r>
      <w:r w:rsidR="009E2698" w:rsidRPr="008D2943">
        <w:rPr>
          <w:rFonts w:ascii="Times New Roman" w:hAnsi="Times New Roman" w:cs="Times New Roman"/>
          <w:sz w:val="24"/>
          <w:szCs w:val="24"/>
        </w:rPr>
        <w:t xml:space="preserve">, particularly those located in the central-north region (Figure </w:t>
      </w:r>
      <w:del w:id="119" w:author="Elvis F. Elli" w:date="2026-06-09T11:02:00Z" w16du:dateUtc="2026-06-09T16:02:00Z">
        <w:r w:rsidR="00947F48" w:rsidDel="003563B3">
          <w:rPr>
            <w:rFonts w:ascii="Times New Roman" w:hAnsi="Times New Roman" w:cs="Times New Roman"/>
            <w:sz w:val="24"/>
            <w:szCs w:val="24"/>
          </w:rPr>
          <w:delText>S</w:delText>
        </w:r>
        <w:r w:rsidR="00DE043B" w:rsidDel="003563B3">
          <w:rPr>
            <w:rFonts w:ascii="Times New Roman" w:hAnsi="Times New Roman" w:cs="Times New Roman"/>
            <w:sz w:val="24"/>
            <w:szCs w:val="24"/>
          </w:rPr>
          <w:delText>5</w:delText>
        </w:r>
      </w:del>
      <w:ins w:id="120" w:author="Elvis F. Elli" w:date="2026-06-09T11:02:00Z" w16du:dateUtc="2026-06-09T16:02:00Z">
        <w:r w:rsidR="003563B3">
          <w:rPr>
            <w:rFonts w:ascii="Times New Roman" w:hAnsi="Times New Roman" w:cs="Times New Roman"/>
            <w:sz w:val="24"/>
            <w:szCs w:val="24"/>
          </w:rPr>
          <w:t>1B</w:t>
        </w:r>
      </w:ins>
      <w:r w:rsidR="009E2698" w:rsidRPr="008D2943">
        <w:rPr>
          <w:rFonts w:ascii="Times New Roman" w:hAnsi="Times New Roman" w:cs="Times New Roman"/>
          <w:sz w:val="24"/>
          <w:szCs w:val="24"/>
        </w:rPr>
        <w:t xml:space="preserve">). Early sowing </w:t>
      </w:r>
      <w:r w:rsidR="00170B2A">
        <w:rPr>
          <w:rFonts w:ascii="Times New Roman" w:hAnsi="Times New Roman" w:cs="Times New Roman"/>
          <w:sz w:val="24"/>
          <w:szCs w:val="24"/>
        </w:rPr>
        <w:t xml:space="preserve">increased yields </w:t>
      </w:r>
      <w:r w:rsidR="009E2698" w:rsidRPr="008D2943">
        <w:rPr>
          <w:rFonts w:ascii="Times New Roman" w:hAnsi="Times New Roman" w:cs="Times New Roman"/>
          <w:sz w:val="24"/>
          <w:szCs w:val="24"/>
        </w:rPr>
        <w:t xml:space="preserve">in </w:t>
      </w:r>
      <w:r w:rsidR="007B4ED9">
        <w:rPr>
          <w:rFonts w:ascii="Times New Roman" w:hAnsi="Times New Roman" w:cs="Times New Roman"/>
          <w:sz w:val="24"/>
          <w:szCs w:val="24"/>
        </w:rPr>
        <w:t>22</w:t>
      </w:r>
      <w:r w:rsidR="009E2698" w:rsidRPr="008D2943">
        <w:rPr>
          <w:rFonts w:ascii="Times New Roman" w:hAnsi="Times New Roman" w:cs="Times New Roman"/>
          <w:sz w:val="24"/>
          <w:szCs w:val="24"/>
        </w:rPr>
        <w:t>% of the fields</w:t>
      </w:r>
      <w:r w:rsidR="007B4ED9">
        <w:rPr>
          <w:rFonts w:ascii="Times New Roman" w:hAnsi="Times New Roman" w:cs="Times New Roman"/>
          <w:sz w:val="24"/>
          <w:szCs w:val="24"/>
        </w:rPr>
        <w:t>, mostly located in the Northeast</w:t>
      </w:r>
      <w:r w:rsidR="003B4FC1">
        <w:rPr>
          <w:rFonts w:ascii="Times New Roman" w:hAnsi="Times New Roman" w:cs="Times New Roman"/>
          <w:sz w:val="24"/>
          <w:szCs w:val="24"/>
        </w:rPr>
        <w:t xml:space="preserve"> region,</w:t>
      </w:r>
      <w:r w:rsidR="009E2698" w:rsidRPr="008D2943">
        <w:rPr>
          <w:rFonts w:ascii="Times New Roman" w:hAnsi="Times New Roman" w:cs="Times New Roman"/>
          <w:sz w:val="24"/>
          <w:szCs w:val="24"/>
        </w:rPr>
        <w:t xml:space="preserve"> </w:t>
      </w:r>
      <w:r w:rsidR="00D74A3C">
        <w:rPr>
          <w:rFonts w:ascii="Times New Roman" w:hAnsi="Times New Roman" w:cs="Times New Roman"/>
          <w:sz w:val="24"/>
          <w:szCs w:val="24"/>
        </w:rPr>
        <w:t xml:space="preserve">compared to the </w:t>
      </w:r>
      <w:ins w:id="121" w:author="Elvis F. Elli" w:date="2026-06-12T08:52:00Z" w16du:dateUtc="2026-06-12T13:52:00Z">
        <w:r w:rsidR="00EB3BD7">
          <w:rPr>
            <w:rFonts w:ascii="Times New Roman" w:hAnsi="Times New Roman" w:cs="Times New Roman"/>
            <w:sz w:val="24"/>
            <w:szCs w:val="24"/>
          </w:rPr>
          <w:t>+</w:t>
        </w:r>
      </w:ins>
      <w:r w:rsidR="00D74A3C" w:rsidRPr="008D2943">
        <w:rPr>
          <w:rFonts w:ascii="Times New Roman" w:hAnsi="Times New Roman" w:cs="Times New Roman"/>
          <w:sz w:val="24"/>
          <w:szCs w:val="24"/>
        </w:rPr>
        <w:t xml:space="preserve">2°C temperature </w:t>
      </w:r>
      <w:del w:id="122" w:author="Elvis F. Elli" w:date="2026-06-12T08:52:00Z" w16du:dateUtc="2026-06-12T13:52:00Z">
        <w:r w:rsidR="00D74A3C" w:rsidRPr="008D2943" w:rsidDel="00EB3BD7">
          <w:rPr>
            <w:rFonts w:ascii="Times New Roman" w:hAnsi="Times New Roman" w:cs="Times New Roman"/>
            <w:sz w:val="24"/>
            <w:szCs w:val="24"/>
          </w:rPr>
          <w:delText xml:space="preserve">increase </w:delText>
        </w:r>
      </w:del>
      <w:r w:rsidR="00D74A3C">
        <w:rPr>
          <w:rFonts w:ascii="Times New Roman" w:hAnsi="Times New Roman" w:cs="Times New Roman"/>
          <w:sz w:val="24"/>
          <w:szCs w:val="24"/>
        </w:rPr>
        <w:t>scenario</w:t>
      </w:r>
      <w:r w:rsidR="009E2698" w:rsidRPr="008D2943">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 w</w:t>
      </w:r>
      <w:r w:rsidR="008F7DB9">
        <w:rPr>
          <w:rFonts w:ascii="Times New Roman" w:hAnsi="Times New Roman" w:cs="Times New Roman"/>
          <w:sz w:val="24"/>
          <w:szCs w:val="24"/>
        </w:rPr>
        <w:t>ith</w:t>
      </w:r>
      <w:r w:rsidR="009E2698" w:rsidRPr="008D2943">
        <w:rPr>
          <w:rFonts w:ascii="Times New Roman" w:hAnsi="Times New Roman" w:cs="Times New Roman"/>
          <w:sz w:val="24"/>
          <w:szCs w:val="24"/>
        </w:rPr>
        <w:t xml:space="preserve"> the combination of genetic and management strategies </w:t>
      </w:r>
      <w:r w:rsidR="008F7DB9">
        <w:rPr>
          <w:rFonts w:ascii="Times New Roman" w:hAnsi="Times New Roman" w:cs="Times New Roman"/>
          <w:sz w:val="24"/>
          <w:szCs w:val="24"/>
        </w:rPr>
        <w:t xml:space="preserve">being </w:t>
      </w:r>
      <w:r w:rsidR="009E2698" w:rsidRPr="008D2943">
        <w:rPr>
          <w:rFonts w:ascii="Times New Roman" w:hAnsi="Times New Roman" w:cs="Times New Roman"/>
          <w:sz w:val="24"/>
          <w:szCs w:val="24"/>
        </w:rPr>
        <w:t xml:space="preserve">the most promising regardless of </w:t>
      </w:r>
      <w:r w:rsidR="00E13798">
        <w:rPr>
          <w:rFonts w:ascii="Times New Roman" w:hAnsi="Times New Roman" w:cs="Times New Roman"/>
          <w:sz w:val="24"/>
          <w:szCs w:val="24"/>
        </w:rPr>
        <w:t>the [</w:t>
      </w:r>
      <w:r w:rsidR="009E2698" w:rsidRPr="008D2943">
        <w:rPr>
          <w:rFonts w:ascii="Times New Roman" w:hAnsi="Times New Roman" w:cs="Times New Roman"/>
          <w:sz w:val="24"/>
          <w:szCs w:val="24"/>
        </w:rPr>
        <w:t>CO</w:t>
      </w:r>
      <w:r w:rsidR="009E2698" w:rsidRPr="00D400D9">
        <w:rPr>
          <w:rFonts w:ascii="Times New Roman" w:hAnsi="Times New Roman" w:cs="Times New Roman"/>
          <w:sz w:val="24"/>
          <w:szCs w:val="24"/>
          <w:vertAlign w:val="subscript"/>
        </w:rPr>
        <w:t>2</w:t>
      </w:r>
      <w:r w:rsidR="00E13798" w:rsidRPr="00E13798">
        <w:rPr>
          <w:rFonts w:ascii="Times New Roman" w:hAnsi="Times New Roman" w:cs="Times New Roman"/>
          <w:sz w:val="24"/>
          <w:szCs w:val="24"/>
        </w:rPr>
        <w:t>]</w:t>
      </w:r>
      <w:r w:rsidR="00D50BFC">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strategies increased yields by 30%</w:t>
      </w:r>
      <w:r w:rsidR="009513EE">
        <w:rPr>
          <w:rFonts w:ascii="Times New Roman" w:hAnsi="Times New Roman" w:cs="Times New Roman"/>
          <w:sz w:val="24"/>
          <w:szCs w:val="24"/>
        </w:rPr>
        <w:t xml:space="preserve"> on average</w:t>
      </w:r>
      <w:r w:rsidR="00D50BFC">
        <w:rPr>
          <w:rFonts w:ascii="Times New Roman" w:hAnsi="Times New Roman" w:cs="Times New Roman"/>
          <w:sz w:val="24"/>
          <w:szCs w:val="24"/>
        </w:rPr>
        <w:t xml:space="preserve">, with values ranging from 16% to 44%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386DA484" w14:textId="3224C041" w:rsidR="001F7972" w:rsidDel="005F265D" w:rsidRDefault="00C7141E" w:rsidP="00CE471C">
      <w:pPr>
        <w:spacing w:before="120" w:after="0" w:line="480" w:lineRule="auto"/>
        <w:rPr>
          <w:del w:id="123" w:author="Elvis F. Elli" w:date="2026-06-15T10:14:00Z" w16du:dateUtc="2026-06-15T15:14:00Z"/>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adjusting </w:t>
      </w:r>
      <w:r w:rsidR="0075267E">
        <w:rPr>
          <w:rFonts w:ascii="Times New Roman" w:hAnsi="Times New Roman" w:cs="Times New Roman"/>
          <w:sz w:val="24"/>
          <w:szCs w:val="24"/>
        </w:rPr>
        <w:t xml:space="preserve">soybean </w:t>
      </w:r>
      <w:r w:rsidR="008F3CF9">
        <w:rPr>
          <w:rFonts w:ascii="Times New Roman" w:hAnsi="Times New Roman" w:cs="Times New Roman"/>
          <w:sz w:val="24"/>
          <w:szCs w:val="24"/>
        </w:rPr>
        <w:t>phenology</w:t>
      </w:r>
      <w:r w:rsidRPr="008D2943">
        <w:rPr>
          <w:rFonts w:ascii="Times New Roman" w:hAnsi="Times New Roman" w:cs="Times New Roman"/>
          <w:sz w:val="24"/>
          <w:szCs w:val="24"/>
        </w:rPr>
        <w:t xml:space="preserve"> </w:t>
      </w:r>
      <w:r w:rsidR="00F64D38">
        <w:rPr>
          <w:rFonts w:ascii="Times New Roman" w:hAnsi="Times New Roman" w:cs="Times New Roman"/>
          <w:sz w:val="24"/>
          <w:szCs w:val="24"/>
        </w:rPr>
        <w:t xml:space="preserve">through </w:t>
      </w:r>
      <w:r w:rsidR="003319B1">
        <w:rPr>
          <w:rFonts w:ascii="Times New Roman" w:hAnsi="Times New Roman" w:cs="Times New Roman"/>
          <w:sz w:val="24"/>
          <w:szCs w:val="24"/>
        </w:rPr>
        <w:t>cultivar maturity and planting date shifts</w:t>
      </w:r>
      <w:r w:rsidR="007E164B" w:rsidRPr="008D2943">
        <w:rPr>
          <w:rFonts w:ascii="Times New Roman" w:hAnsi="Times New Roman" w:cs="Times New Roman"/>
          <w:sz w:val="24"/>
          <w:szCs w:val="24"/>
        </w:rPr>
        <w:t xml:space="preserve">. </w:t>
      </w:r>
      <w:r w:rsidR="005771D5">
        <w:rPr>
          <w:rFonts w:ascii="Times New Roman" w:hAnsi="Times New Roman" w:cs="Times New Roman"/>
          <w:sz w:val="24"/>
          <w:szCs w:val="24"/>
        </w:rPr>
        <w:t>Combined</w:t>
      </w:r>
      <w:r w:rsidRPr="008D2943">
        <w:rPr>
          <w:rFonts w:ascii="Times New Roman" w:hAnsi="Times New Roman" w:cs="Times New Roman"/>
          <w:sz w:val="24"/>
          <w:szCs w:val="24"/>
        </w:rPr>
        <w:t xml:space="preserve"> </w:t>
      </w:r>
      <w:r w:rsidR="00624C40">
        <w:rPr>
          <w:rFonts w:ascii="Times New Roman" w:hAnsi="Times New Roman" w:cs="Times New Roman"/>
          <w:sz w:val="24"/>
          <w:szCs w:val="24"/>
        </w:rPr>
        <w:t xml:space="preserve">genotypic and </w:t>
      </w:r>
      <w:r w:rsidRPr="008D2943">
        <w:rPr>
          <w:rFonts w:ascii="Times New Roman" w:hAnsi="Times New Roman" w:cs="Times New Roman"/>
          <w:sz w:val="24"/>
          <w:szCs w:val="24"/>
        </w:rPr>
        <w:t xml:space="preserve">agronomic strategies </w:t>
      </w:r>
      <w:r w:rsidR="00703FB9">
        <w:rPr>
          <w:rFonts w:ascii="Times New Roman" w:hAnsi="Times New Roman" w:cs="Times New Roman"/>
          <w:sz w:val="24"/>
          <w:szCs w:val="24"/>
        </w:rPr>
        <w:t>emerged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for designing more resilient soybean production systems under </w:t>
      </w:r>
      <w:r w:rsidR="00066C85">
        <w:rPr>
          <w:rFonts w:ascii="Times New Roman" w:hAnsi="Times New Roman" w:cs="Times New Roman"/>
          <w:sz w:val="24"/>
          <w:szCs w:val="24"/>
        </w:rPr>
        <w:t xml:space="preserve">a </w:t>
      </w:r>
      <w:ins w:id="124" w:author="Elvis F. Elli" w:date="2026-06-12T08:52:00Z" w16du:dateUtc="2026-06-12T13:52:00Z">
        <w:r w:rsidR="00EB3BD7">
          <w:rPr>
            <w:rFonts w:ascii="Times New Roman" w:hAnsi="Times New Roman" w:cs="Times New Roman"/>
            <w:sz w:val="24"/>
            <w:szCs w:val="24"/>
          </w:rPr>
          <w:t>+</w:t>
        </w:r>
      </w:ins>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ins w:id="125" w:author="Elvis F. Elli" w:date="2026-06-08T12:30:00Z" w16du:dateUtc="2026-06-08T17:30:00Z">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ins>
      <w:customXmlInsRangeStart w:id="126" w:author="Elvis F. Elli" w:date="2026-06-08T12:30:00Z"/>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"/>
          <w:id w:val="-460646199"/>
          <w:placeholder>
            <w:docPart w:val="4A39D4780C514A8DB55B7351CDBABE6E"/>
          </w:placeholder>
        </w:sdtPr>
        <w:sdtContent>
          <w:customXmlInsRangeEnd w:id="126"/>
          <w:r w:rsidR="0045214D" w:rsidRPr="0045214D">
            <w:rPr>
              <w:rFonts w:ascii="Times New Roman" w:hAnsi="Times New Roman" w:cs="Times New Roman"/>
              <w:color w:val="000000"/>
              <w:sz w:val="24"/>
              <w:szCs w:val="24"/>
            </w:rPr>
            <w:t xml:space="preserve">(Elli et al., </w:t>
          </w:r>
          <w:r w:rsidR="0045214D" w:rsidRPr="0045214D">
            <w:rPr>
              <w:rFonts w:ascii="Times New Roman" w:hAnsi="Times New Roman" w:cs="Times New Roman"/>
              <w:color w:val="000000"/>
              <w:sz w:val="24"/>
              <w:szCs w:val="24"/>
            </w:rPr>
            <w:lastRenderedPageBreak/>
            <w:t>2022; Nendel et al., 2023)</w:t>
          </w:r>
          <w:customXmlInsRangeStart w:id="127" w:author="Elvis F. Elli" w:date="2026-06-08T12:30:00Z"/>
        </w:sdtContent>
      </w:sdt>
      <w:customXmlInsRangeEnd w:id="127"/>
      <w:ins w:id="128" w:author="Elvis F. Elli" w:date="2026-06-08T12:30:00Z" w16du:dateUtc="2026-06-08T17:30:00Z">
        <w:r w:rsidR="00B01EF9" w:rsidRPr="00703FB9">
          <w:rPr>
            <w:rFonts w:ascii="Times New Roman" w:hAnsi="Times New Roman" w:cs="Times New Roman"/>
            <w:sz w:val="24"/>
            <w:szCs w:val="24"/>
          </w:rPr>
          <w:t xml:space="preserve"> by quantifying the </w:t>
        </w:r>
        <w:r w:rsidR="00B01EF9">
          <w:rPr>
            <w:rFonts w:ascii="Times New Roman" w:hAnsi="Times New Roman" w:cs="Times New Roman"/>
            <w:sz w:val="24"/>
            <w:szCs w:val="24"/>
          </w:rPr>
          <w:t>interactive effect of 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ins>
      <w:ins w:id="129" w:author="Elvis F. Elli" w:date="2026-06-15T10:13:00Z" w16du:dateUtc="2026-06-15T15:13:00Z">
        <w:r w:rsidR="005F265D">
          <w:rPr>
            <w:rFonts w:ascii="Times New Roman" w:hAnsi="Times New Roman" w:cs="Times New Roman"/>
            <w:sz w:val="24"/>
            <w:szCs w:val="24"/>
          </w:rPr>
          <w:t>s</w:t>
        </w:r>
      </w:ins>
      <w:ins w:id="130" w:author="Elvis F. Elli" w:date="2026-06-08T12:30:00Z" w16du:dateUtc="2026-06-08T17:30:00Z">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across 4,651</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 xml:space="preserve">fields in the </w:t>
        </w:r>
        <w:r w:rsidR="00B01EF9" w:rsidRPr="00703FB9">
          <w:rPr>
            <w:rFonts w:ascii="Times New Roman" w:hAnsi="Times New Roman" w:cs="Times New Roman"/>
            <w:sz w:val="24"/>
            <w:szCs w:val="24"/>
          </w:rPr>
          <w:t>U.S. Mid-South</w:t>
        </w:r>
        <w:r w:rsidR="00B01EF9">
          <w:rPr>
            <w:rFonts w:ascii="Times New Roman" w:hAnsi="Times New Roman" w:cs="Times New Roman"/>
            <w:sz w:val="24"/>
            <w:szCs w:val="24"/>
          </w:rPr>
          <w:t>.</w:t>
        </w:r>
      </w:ins>
      <w:ins w:id="131" w:author="Elvis F. Elli" w:date="2026-06-15T10:15:00Z" w16du:dateUtc="2026-06-15T15:15:00Z">
        <w:r w:rsidR="005F265D">
          <w:rPr>
            <w:rFonts w:ascii="Times New Roman" w:hAnsi="Times New Roman" w:cs="Times New Roman"/>
            <w:sz w:val="24"/>
            <w:szCs w:val="24"/>
          </w:rPr>
          <w:t xml:space="preserve"> </w:t>
        </w:r>
      </w:ins>
      <w:del w:id="132" w:author="Elvis F. Elli" w:date="2026-06-15T10:15:00Z" w16du:dateUtc="2026-06-15T15:15:00Z">
        <w:r w:rsidR="00A738A8" w:rsidDel="005F265D">
          <w:rPr>
            <w:rFonts w:ascii="Times New Roman" w:hAnsi="Times New Roman" w:cs="Times New Roman"/>
            <w:sz w:val="24"/>
            <w:szCs w:val="24"/>
          </w:rPr>
          <w:delText xml:space="preserve"> </w:delText>
        </w:r>
      </w:del>
      <w:del w:id="133" w:author="Elvis F. Elli" w:date="2026-06-15T10:14:00Z" w16du:dateUtc="2026-06-15T15:14:00Z">
        <w:r w:rsidRPr="008D2943" w:rsidDel="005F265D">
          <w:rPr>
            <w:rFonts w:ascii="Times New Roman" w:hAnsi="Times New Roman" w:cs="Times New Roman"/>
            <w:sz w:val="24"/>
            <w:szCs w:val="24"/>
          </w:rPr>
          <w:delText xml:space="preserve">Adjusting soybean maturity group to compensate for altered development rates due to rising temperatures combined with early sowing is likely among the most actionable </w:delText>
        </w:r>
        <w:r w:rsidR="00530AA8" w:rsidRPr="008D2943" w:rsidDel="005F265D">
          <w:rPr>
            <w:rFonts w:ascii="Times New Roman" w:hAnsi="Times New Roman" w:cs="Times New Roman"/>
            <w:sz w:val="24"/>
            <w:szCs w:val="24"/>
          </w:rPr>
          <w:delText>solutions</w:delText>
        </w:r>
        <w:r w:rsidR="00675EEC" w:rsidDel="005F265D">
          <w:rPr>
            <w:rFonts w:ascii="Times New Roman" w:hAnsi="Times New Roman" w:cs="Times New Roman"/>
            <w:sz w:val="24"/>
            <w:szCs w:val="24"/>
          </w:rPr>
          <w:delText>,</w:delText>
        </w:r>
        <w:r w:rsidRPr="008D2943" w:rsidDel="005F265D">
          <w:rPr>
            <w:rFonts w:ascii="Times New Roman" w:hAnsi="Times New Roman" w:cs="Times New Roman"/>
            <w:sz w:val="24"/>
            <w:szCs w:val="24"/>
          </w:rPr>
          <w:delText xml:space="preserve"> </w:delText>
        </w:r>
        <w:r w:rsidR="00675EEC" w:rsidDel="005F265D">
          <w:rPr>
            <w:rFonts w:ascii="Times New Roman" w:hAnsi="Times New Roman" w:cs="Times New Roman"/>
            <w:sz w:val="24"/>
            <w:szCs w:val="24"/>
          </w:rPr>
          <w:delText>as</w:delText>
        </w:r>
        <w:r w:rsidRPr="008D2943" w:rsidDel="005F265D">
          <w:rPr>
            <w:rFonts w:ascii="Times New Roman" w:hAnsi="Times New Roman" w:cs="Times New Roman"/>
            <w:sz w:val="24"/>
            <w:szCs w:val="24"/>
          </w:rPr>
          <w:delText xml:space="preserve"> farmers can rapidly adopt these changed management practices without </w:delText>
        </w:r>
        <w:r w:rsidR="00675EEC" w:rsidDel="005F265D">
          <w:rPr>
            <w:rFonts w:ascii="Times New Roman" w:hAnsi="Times New Roman" w:cs="Times New Roman"/>
            <w:sz w:val="24"/>
            <w:szCs w:val="24"/>
          </w:rPr>
          <w:delText>incurr</w:delText>
        </w:r>
        <w:r w:rsidRPr="008D2943" w:rsidDel="005F265D">
          <w:rPr>
            <w:rFonts w:ascii="Times New Roman" w:hAnsi="Times New Roman" w:cs="Times New Roman"/>
            <w:sz w:val="24"/>
            <w:szCs w:val="24"/>
          </w:rPr>
          <w:delText xml:space="preserve">ing significant production costs. </w:delText>
        </w:r>
      </w:del>
    </w:p>
    <w:p w14:paraId="6EAAE671" w14:textId="50CD2DBC" w:rsidR="000D0E09" w:rsidRDefault="00B829A0" w:rsidP="00CE471C">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O</w:t>
      </w:r>
      <w:r w:rsidR="00E82A86" w:rsidRPr="008D2943">
        <w:rPr>
          <w:rFonts w:ascii="Times New Roman" w:hAnsi="Times New Roman" w:cs="Times New Roman"/>
          <w:sz w:val="24"/>
          <w:szCs w:val="24"/>
        </w:rPr>
        <w:t xml:space="preserve">ur study revealed a </w:t>
      </w:r>
      <w:r w:rsidR="00B93E89">
        <w:rPr>
          <w:rFonts w:ascii="Times New Roman" w:hAnsi="Times New Roman" w:cs="Times New Roman"/>
          <w:sz w:val="24"/>
          <w:szCs w:val="24"/>
        </w:rPr>
        <w:t>5.9% decrease in soybean yield</w:t>
      </w:r>
      <w:r w:rsidR="00BE1CE8">
        <w:rPr>
          <w:rFonts w:ascii="Times New Roman" w:hAnsi="Times New Roman" w:cs="Times New Roman"/>
          <w:sz w:val="24"/>
          <w:szCs w:val="24"/>
        </w:rPr>
        <w:t xml:space="preserve"> 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-14.8% to</w:t>
      </w:r>
      <w:r w:rsidR="00955064" w:rsidRPr="008D2943">
        <w:rPr>
          <w:rFonts w:ascii="Times New Roman" w:hAnsi="Times New Roman" w:cs="Times New Roman"/>
          <w:sz w:val="24"/>
          <w:szCs w:val="24"/>
        </w:rPr>
        <w:t xml:space="preserve"> </w:t>
      </w:r>
      <w:r w:rsidR="00955064">
        <w:rPr>
          <w:rFonts w:ascii="Times New Roman" w:hAnsi="Times New Roman" w:cs="Times New Roman"/>
          <w:sz w:val="24"/>
          <w:szCs w:val="24"/>
        </w:rPr>
        <w:t xml:space="preserve">+2.6% </w:t>
      </w:r>
      <w:r w:rsidR="00BB4F56">
        <w:rPr>
          <w:rFonts w:ascii="Times New Roman" w:hAnsi="Times New Roman" w:cs="Times New Roman"/>
          <w:sz w:val="24"/>
          <w:szCs w:val="24"/>
        </w:rPr>
        <w:t xml:space="preserve">across site-years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reported a 19% average reduction in seed yield across 10 locations</w:t>
      </w:r>
      <w:r w:rsidR="00037E00">
        <w:rPr>
          <w:rFonts w:ascii="Times New Roman" w:hAnsi="Times New Roman" w:cs="Times New Roman"/>
          <w:color w:val="000000"/>
          <w:sz w:val="24"/>
          <w:szCs w:val="24"/>
        </w:rPr>
        <w:t xml:space="preserve"> across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ins w:id="134" w:author="Elvis F. Elli" w:date="2026-06-12T08:52:00Z" w16du:dateUtc="2026-06-12T13:52:00Z">
        <w:r w:rsidR="00EB3BD7">
          <w:rPr>
            <w:rFonts w:ascii="Times New Roman" w:hAnsi="Times New Roman" w:cs="Times New Roman"/>
            <w:sz w:val="24"/>
            <w:szCs w:val="24"/>
          </w:rPr>
          <w:t>+</w:t>
        </w:r>
      </w:ins>
      <w:r w:rsidR="00893141" w:rsidRPr="008D2943">
        <w:rPr>
          <w:rFonts w:ascii="Times New Roman" w:hAnsi="Times New Roman" w:cs="Times New Roman"/>
          <w:sz w:val="24"/>
          <w:szCs w:val="24"/>
        </w:rPr>
        <w:t xml:space="preserve">2°C temperature </w:t>
      </w:r>
      <w:del w:id="135" w:author="Elvis F. Elli" w:date="2026-06-12T09:04:00Z" w16du:dateUtc="2026-06-12T14:04:00Z">
        <w:r w:rsidR="00893141" w:rsidRPr="008D2943" w:rsidDel="004A22E3">
          <w:rPr>
            <w:rFonts w:ascii="Times New Roman" w:hAnsi="Times New Roman" w:cs="Times New Roman"/>
            <w:sz w:val="24"/>
            <w:szCs w:val="24"/>
          </w:rPr>
          <w:delText xml:space="preserve">increase </w:delText>
        </w:r>
      </w:del>
      <w:r w:rsidR="00893141" w:rsidRPr="008D2943">
        <w:rPr>
          <w:rFonts w:ascii="Times New Roman" w:hAnsi="Times New Roman" w:cs="Times New Roman"/>
          <w:sz w:val="24"/>
          <w:szCs w:val="24"/>
        </w:rPr>
        <w:t>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ins w:id="136" w:author="Elvis F. Elli" w:date="2026-06-08T12:31:00Z" w16du:dateUtc="2026-06-08T17:31:00Z">
        <w:r w:rsidR="00B01EF9">
          <w:rPr>
            <w:rFonts w:ascii="Times New Roman" w:hAnsi="Times New Roman" w:cs="Times New Roman"/>
            <w:sz w:val="24"/>
            <w:szCs w:val="24"/>
          </w:rPr>
          <w:t>While Elli et al. (2022) did not quantify the combined impact of high temperatures and agronomic management, they found that the 12-day</w:t>
        </w:r>
        <w:r w:rsidR="00B01EF9" w:rsidRPr="00B01EF9">
          <w:rPr>
            <w:rFonts w:ascii="Times New Roman" w:hAnsi="Times New Roman" w:cs="Times New Roman"/>
            <w:sz w:val="24"/>
            <w:szCs w:val="24"/>
          </w:rPr>
          <w:t xml:space="preserve"> earlier sowing</w:t>
        </w:r>
        <w:r w:rsidR="00B01EF9">
          <w:rPr>
            <w:rFonts w:ascii="Times New Roman" w:hAnsi="Times New Roman" w:cs="Times New Roman"/>
            <w:sz w:val="24"/>
            <w:szCs w:val="24"/>
          </w:rPr>
          <w:t xml:space="preserve"> strategy, when used standalone under current weather conditions, increased soybean seed yield by 4.7% across the 10 locations</w:t>
        </w:r>
      </w:ins>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45214D" w:rsidRPr="0045214D">
            <w:rPr>
              <w:rFonts w:ascii="Times New Roman" w:hAnsi="Times New Roman" w:cs="Times New Roman"/>
              <w:color w:val="000000"/>
              <w:sz w:val="24"/>
              <w:szCs w:val="24"/>
            </w:rPr>
            <w:t>Deryng</w:t>
          </w:r>
          <w:proofErr w:type="spellEnd"/>
          <w:r w:rsidR="0045214D" w:rsidRPr="0045214D">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r w:rsidR="00123CA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
          <w:id w:val="1780989681"/>
          <w:placeholder>
            <w:docPart w:val="DefaultPlaceholder_-1854013440"/>
          </w:placeholder>
        </w:sdtPr>
        <w:sdtContent>
          <w:r w:rsidR="0045214D" w:rsidRPr="0045214D">
            <w:rPr>
              <w:rFonts w:ascii="Times New Roman" w:hAnsi="Times New Roman" w:cs="Times New Roman"/>
              <w:color w:val="000000"/>
              <w:sz w:val="24"/>
              <w:szCs w:val="24"/>
            </w:rPr>
            <w:t>Nendel et al. (2023)</w:t>
          </w:r>
        </w:sdtContent>
      </w:sdt>
      <w:r w:rsidR="00905751">
        <w:rPr>
          <w:rFonts w:ascii="Times New Roman" w:hAnsi="Times New Roman" w:cs="Times New Roman"/>
          <w:color w:val="000000"/>
          <w:sz w:val="24"/>
          <w:szCs w:val="24"/>
        </w:rPr>
        <w:t xml:space="preserve"> </w:t>
      </w:r>
      <w:r w:rsidR="007E3754" w:rsidRPr="007E3754">
        <w:rPr>
          <w:rFonts w:ascii="Times New Roman" w:hAnsi="Times New Roman" w:cs="Times New Roman"/>
          <w:color w:val="000000"/>
          <w:sz w:val="24"/>
          <w:szCs w:val="24"/>
        </w:rPr>
        <w:t>projected that heat stress will increasingly outweigh drought stress as a constraint to soybean production</w:t>
      </w:r>
      <w:r w:rsidR="007E3754">
        <w:rPr>
          <w:rFonts w:ascii="Times New Roman" w:hAnsi="Times New Roman" w:cs="Times New Roman"/>
          <w:color w:val="000000"/>
          <w:sz w:val="24"/>
          <w:szCs w:val="24"/>
        </w:rPr>
        <w:t xml:space="preserve"> in Europe.</w:t>
      </w:r>
      <w:r w:rsidR="00E23CE2">
        <w:rPr>
          <w:rFonts w:ascii="Times New Roman" w:hAnsi="Times New Roman" w:cs="Times New Roman"/>
          <w:color w:val="000000"/>
          <w:sz w:val="24"/>
          <w:szCs w:val="24"/>
        </w:rPr>
        <w:t xml:space="preserve"> </w:t>
      </w:r>
      <w:r w:rsidR="0015236E">
        <w:rPr>
          <w:rFonts w:ascii="Times New Roman" w:hAnsi="Times New Roman" w:cs="Times New Roman"/>
          <w:sz w:val="24"/>
          <w:szCs w:val="24"/>
        </w:rPr>
        <w:t>In our study</w:t>
      </w:r>
      <w:ins w:id="137" w:author="Elvis F. Elli" w:date="2026-06-12T08:54:00Z" w16du:dateUtc="2026-06-12T13:54:00Z">
        <w:r w:rsidR="00EB3BD7">
          <w:rPr>
            <w:rFonts w:ascii="Times New Roman" w:hAnsi="Times New Roman" w:cs="Times New Roman"/>
            <w:sz w:val="24"/>
            <w:szCs w:val="24"/>
          </w:rPr>
          <w:t>,</w:t>
        </w:r>
      </w:ins>
      <w:r w:rsidR="0015236E">
        <w:rPr>
          <w:rFonts w:ascii="Times New Roman" w:hAnsi="Times New Roman" w:cs="Times New Roman"/>
          <w:color w:val="000000"/>
          <w:sz w:val="24"/>
          <w:szCs w:val="24"/>
        </w:rPr>
        <w:t xml:space="preserve"> </w:t>
      </w:r>
      <w:r w:rsidRPr="00CE471C">
        <w:rPr>
          <w:rFonts w:ascii="Times New Roman" w:hAnsi="Times New Roman" w:cs="Times New Roman"/>
          <w:sz w:val="24"/>
          <w:szCs w:val="24"/>
        </w:rPr>
        <w:t xml:space="preserve">soybean yield decreased by </w:t>
      </w:r>
      <w:r w:rsidR="00A36F9B" w:rsidRPr="00CE471C">
        <w:rPr>
          <w:rFonts w:ascii="Times New Roman" w:hAnsi="Times New Roman" w:cs="Times New Roman"/>
          <w:sz w:val="24"/>
          <w:szCs w:val="24"/>
        </w:rPr>
        <w:t>2.8% (</w:t>
      </w:r>
      <w:r w:rsidR="00F6365D" w:rsidRPr="00CE471C">
        <w:rPr>
          <w:rFonts w:ascii="Times New Roman" w:hAnsi="Times New Roman" w:cs="Times New Roman"/>
          <w:sz w:val="24"/>
          <w:szCs w:val="24"/>
        </w:rPr>
        <w:t>117</w:t>
      </w:r>
      <w:r w:rsidRPr="00CE471C">
        <w:rPr>
          <w:rFonts w:ascii="Times New Roman" w:hAnsi="Times New Roman" w:cs="Times New Roman"/>
          <w:sz w:val="24"/>
          <w:szCs w:val="24"/>
        </w:rPr>
        <w:t xml:space="preserve"> kg ha</w:t>
      </w:r>
      <w:r w:rsidRPr="00CE471C">
        <w:rPr>
          <w:rFonts w:ascii="Times New Roman" w:hAnsi="Times New Roman" w:cs="Times New Roman"/>
          <w:sz w:val="24"/>
          <w:szCs w:val="24"/>
          <w:vertAlign w:val="superscript"/>
        </w:rPr>
        <w:t>-1</w:t>
      </w:r>
      <w:r w:rsidR="000E7906">
        <w:rPr>
          <w:rFonts w:ascii="Times New Roman" w:hAnsi="Times New Roman" w:cs="Times New Roman"/>
          <w:sz w:val="24"/>
          <w:szCs w:val="24"/>
        </w:rPr>
        <w:t xml:space="preserve"> </w:t>
      </w:r>
      <w:r w:rsidR="00393FE2">
        <w:rPr>
          <w:rFonts w:ascii="Times New Roman" w:hAnsi="Times New Roman" w:cs="Times New Roman"/>
          <w:sz w:val="24"/>
          <w:szCs w:val="24"/>
        </w:rPr>
        <w:t xml:space="preserve">per </w:t>
      </w:r>
      <w:r w:rsidR="002D3A9B">
        <w:rPr>
          <w:rFonts w:ascii="Times New Roman" w:hAnsi="Times New Roman" w:cs="Times New Roman"/>
          <w:sz w:val="24"/>
          <w:szCs w:val="24"/>
        </w:rPr>
        <w:t>°</w:t>
      </w:r>
      <w:r w:rsidR="00393FE2">
        <w:rPr>
          <w:rFonts w:ascii="Times New Roman" w:hAnsi="Times New Roman" w:cs="Times New Roman"/>
          <w:sz w:val="24"/>
          <w:szCs w:val="24"/>
        </w:rPr>
        <w:t>C</w:t>
      </w:r>
      <w:r w:rsidR="00A36F9B" w:rsidRPr="00CE471C">
        <w:rPr>
          <w:rFonts w:ascii="Times New Roman" w:hAnsi="Times New Roman" w:cs="Times New Roman"/>
          <w:sz w:val="24"/>
          <w:szCs w:val="24"/>
        </w:rPr>
        <w:t>)</w:t>
      </w:r>
      <w:r w:rsidR="0015236E">
        <w:rPr>
          <w:rFonts w:ascii="Times New Roman" w:hAnsi="Times New Roman" w:cs="Times New Roman"/>
          <w:sz w:val="24"/>
          <w:szCs w:val="24"/>
        </w:rPr>
        <w:t xml:space="preserve"> f</w:t>
      </w:r>
      <w:r w:rsidR="0015236E" w:rsidRPr="00CE471C">
        <w:rPr>
          <w:rFonts w:ascii="Times New Roman" w:hAnsi="Times New Roman" w:cs="Times New Roman"/>
          <w:sz w:val="24"/>
          <w:szCs w:val="24"/>
        </w:rPr>
        <w:t xml:space="preserve">or every degree increase in temperature, </w:t>
      </w:r>
      <w:r w:rsidR="00A36F9B" w:rsidRPr="00CE471C">
        <w:rPr>
          <w:rFonts w:ascii="Times New Roman" w:hAnsi="Times New Roman" w:cs="Times New Roman"/>
          <w:sz w:val="24"/>
          <w:szCs w:val="24"/>
        </w:rPr>
        <w:t xml:space="preserve">which is </w:t>
      </w:r>
      <w:r w:rsidR="00C85426" w:rsidRPr="00CE471C">
        <w:rPr>
          <w:rFonts w:ascii="Times New Roman" w:hAnsi="Times New Roman" w:cs="Times New Roman"/>
          <w:sz w:val="24"/>
          <w:szCs w:val="24"/>
        </w:rPr>
        <w:t xml:space="preserve">higher than the </w:t>
      </w:r>
      <w:r w:rsidR="00C85426" w:rsidRPr="00CE471C">
        <w:rPr>
          <w:rFonts w:ascii="Times New Roman" w:hAnsi="Times New Roman" w:cs="Times New Roman"/>
          <w:color w:val="000000"/>
          <w:sz w:val="24"/>
          <w:szCs w:val="24"/>
        </w:rPr>
        <w:t xml:space="preserve">1.3% yield reduction estimated by </w:t>
      </w:r>
      <w:sdt>
        <w:sdtPr>
          <w:rPr>
            <w:rFonts w:ascii="Times New Roman" w:hAnsi="Times New Roman" w:cs="Times New Roman"/>
            <w:color w:val="000000"/>
            <w:sz w:val="24"/>
            <w:szCs w:val="24"/>
          </w:rPr>
          <w:tag w:val="MENDELEY_CITATION_v3_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"/>
          <w:id w:val="930856619"/>
          <w:placeholder>
            <w:docPart w:val="2386C3FDFA9F4142856B7CD1B6CBF4D0"/>
          </w:placeholder>
        </w:sdtPr>
        <w:sdtContent>
          <w:r w:rsidR="0045214D" w:rsidRPr="0045214D">
            <w:rPr>
              <w:rFonts w:ascii="Times New Roman" w:hAnsi="Times New Roman" w:cs="Times New Roman"/>
              <w:color w:val="000000"/>
              <w:sz w:val="24"/>
              <w:szCs w:val="24"/>
            </w:rPr>
            <w:t>Lobell and Field (2007)</w:t>
          </w:r>
        </w:sdtContent>
      </w:sdt>
      <w:r w:rsidR="00C85426" w:rsidRPr="00CE471C">
        <w:rPr>
          <w:rFonts w:ascii="Times New Roman" w:hAnsi="Times New Roman" w:cs="Times New Roman"/>
          <w:color w:val="000000"/>
          <w:sz w:val="24"/>
          <w:szCs w:val="24"/>
        </w:rPr>
        <w:t xml:space="preserve"> on a global scale</w:t>
      </w:r>
      <w:r w:rsidR="00006F5E" w:rsidRPr="00CE471C">
        <w:rPr>
          <w:rFonts w:ascii="Times New Roman" w:hAnsi="Times New Roman" w:cs="Times New Roman"/>
          <w:color w:val="000000"/>
          <w:sz w:val="24"/>
          <w:szCs w:val="24"/>
        </w:rPr>
        <w:t>.</w:t>
      </w:r>
      <w:r w:rsidR="00CE471C" w:rsidRPr="00CE471C">
        <w:rPr>
          <w:rFonts w:ascii="Times New Roman" w:hAnsi="Times New Roman" w:cs="Times New Roman"/>
          <w:color w:val="000000"/>
          <w:sz w:val="24"/>
          <w:szCs w:val="24"/>
        </w:rPr>
        <w:t xml:space="preserve"> </w:t>
      </w:r>
    </w:p>
    <w:p w14:paraId="72D1FD7B" w14:textId="1DC07CBA" w:rsidR="00A03C7F" w:rsidRDefault="00C7141E" w:rsidP="00CE471C">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Pr="00CE471C">
        <w:rPr>
          <w:rFonts w:ascii="Times New Roman" w:hAnsi="Times New Roman" w:cs="Times New Roman"/>
          <w:color w:val="000000"/>
          <w:sz w:val="24"/>
          <w:szCs w:val="24"/>
        </w:rPr>
        <w:t>CO</w:t>
      </w:r>
      <w:r w:rsidRPr="00CE471C">
        <w:rPr>
          <w:rFonts w:ascii="Times New Roman" w:hAnsi="Times New Roman" w:cs="Times New Roman"/>
          <w:color w:val="000000"/>
          <w:sz w:val="24"/>
          <w:szCs w:val="24"/>
          <w:vertAlign w:val="subscript"/>
        </w:rPr>
        <w:t>2</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w:t>
      </w:r>
      <w:r w:rsidR="00084235">
        <w:rPr>
          <w:rFonts w:ascii="Times New Roman" w:hAnsi="Times New Roman" w:cs="Times New Roman"/>
          <w:color w:val="000000"/>
          <w:sz w:val="24"/>
          <w:szCs w:val="24"/>
        </w:rPr>
        <w:t xml:space="preserve"> or </w:t>
      </w:r>
      <w:r w:rsidR="00B61694">
        <w:rPr>
          <w:rFonts w:ascii="Times New Roman" w:hAnsi="Times New Roman" w:cs="Times New Roman"/>
          <w:color w:val="000000"/>
          <w:sz w:val="24"/>
          <w:szCs w:val="24"/>
        </w:rPr>
        <w:t>alleviate</w:t>
      </w:r>
      <w:r w:rsidR="006A18A4">
        <w:rPr>
          <w:rFonts w:ascii="Times New Roman" w:hAnsi="Times New Roman" w:cs="Times New Roman"/>
          <w:color w:val="000000"/>
          <w:sz w:val="24"/>
          <w:szCs w:val="24"/>
        </w:rPr>
        <w:t xml:space="preserve"> the negative impacts of rising temperatures, as also indicated in </w:t>
      </w:r>
      <w:r w:rsidR="007365A9">
        <w:rPr>
          <w:rFonts w:ascii="Times New Roman" w:hAnsi="Times New Roman" w:cs="Times New Roman"/>
          <w:color w:val="000000"/>
          <w:sz w:val="24"/>
          <w:szCs w:val="24"/>
        </w:rPr>
        <w:t xml:space="preserve">experimental studies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pc3N1ZSI6IjgiLCJ2b2x1bWUiOiI4In0sImlzVGVtcG9yYXJ5IjpmYWxzZX1dfQ=="/>
          <w:id w:val="328570607"/>
          <w:placeholder>
            <w:docPart w:val="DefaultPlaceholder_-1854013440"/>
          </w:placeholder>
        </w:sdtPr>
        <w:sdtContent>
          <w:r w:rsidR="0045214D" w:rsidRPr="0045214D">
            <w:rPr>
              <w:rFonts w:ascii="Times New Roman" w:hAnsi="Times New Roman" w:cs="Times New Roman"/>
              <w:color w:val="000000"/>
              <w:sz w:val="24"/>
              <w:szCs w:val="24"/>
            </w:rPr>
            <w:t>(Ainsworth et al., 2002)</w:t>
          </w:r>
        </w:sdtContent>
      </w:sdt>
      <w:r w:rsidRPr="00CE471C">
        <w:rPr>
          <w:rFonts w:ascii="Times New Roman" w:hAnsi="Times New Roman" w:cs="Times New Roman"/>
          <w:color w:val="000000"/>
          <w:sz w:val="24"/>
          <w:szCs w:val="24"/>
        </w:rPr>
        <w:t xml:space="preserve">, </w:t>
      </w:r>
      <w:r w:rsidR="00ED7EC1" w:rsidRPr="00CE471C">
        <w:rPr>
          <w:rFonts w:ascii="Times New Roman" w:hAnsi="Times New Roman" w:cs="Times New Roman"/>
          <w:color w:val="000000"/>
          <w:sz w:val="24"/>
          <w:szCs w:val="24"/>
        </w:rPr>
        <w:t>genotypic differences in CO</w:t>
      </w:r>
      <w:r w:rsidR="00ED7EC1" w:rsidRPr="00CE471C">
        <w:rPr>
          <w:rFonts w:ascii="Times New Roman" w:hAnsi="Times New Roman" w:cs="Times New Roman"/>
          <w:color w:val="000000"/>
          <w:sz w:val="24"/>
          <w:szCs w:val="24"/>
          <w:vertAlign w:val="subscript"/>
        </w:rPr>
        <w:t>2</w:t>
      </w:r>
      <w:r w:rsidR="00ED7EC1" w:rsidRPr="00CE471C">
        <w:rPr>
          <w:rFonts w:ascii="Times New Roman" w:hAnsi="Times New Roman" w:cs="Times New Roman"/>
          <w:color w:val="000000"/>
          <w:sz w:val="24"/>
          <w:szCs w:val="24"/>
        </w:rPr>
        <w:t xml:space="preserve"> response may e</w:t>
      </w:r>
      <w:r w:rsidR="007E5BC0" w:rsidRPr="00CE471C">
        <w:rPr>
          <w:rFonts w:ascii="Times New Roman" w:hAnsi="Times New Roman" w:cs="Times New Roman"/>
          <w:color w:val="000000"/>
          <w:sz w:val="24"/>
          <w:szCs w:val="24"/>
        </w:rPr>
        <w:t xml:space="preserv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Content>
          <w:r w:rsidR="0045214D" w:rsidRPr="0045214D">
            <w:rPr>
              <w:rFonts w:ascii="Times New Roman" w:hAnsi="Times New Roman" w:cs="Times New Roman"/>
              <w:color w:val="000000"/>
              <w:sz w:val="24"/>
              <w:szCs w:val="24"/>
            </w:rPr>
            <w:t>(Bishop et al., 2015)</w:t>
          </w:r>
        </w:sdtContent>
      </w:sdt>
      <w:r w:rsidR="005E5820" w:rsidRPr="00CE471C">
        <w:rPr>
          <w:rFonts w:ascii="Times New Roman" w:hAnsi="Times New Roman" w:cs="Times New Roman"/>
          <w:color w:val="000000"/>
          <w:sz w:val="24"/>
          <w:szCs w:val="24"/>
        </w:rPr>
        <w:t xml:space="preserve">. Moreover,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jVmYzIyZTk5LTQxZTAtM2M5Ny1iYWEzLTU4MzZjY2JmNzZhMCIsIml0ZW1EYXRhIjp7InR5cGUiOiJhcnRpY2xlLWpvdXJuYWwiLCJpZCI6IjVmYzIyZTk5LTQxZTAtM2M5Ny1iYWEzLTU4MzZjY2JmNzZh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"/>
          <w:id w:val="-1737628850"/>
          <w:placeholder>
            <w:docPart w:val="DefaultPlaceholder_-1854013440"/>
          </w:placeholder>
        </w:sdtPr>
        <w:sdtContent>
          <w:r w:rsidR="0045214D" w:rsidRPr="0045214D">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negatively impact yield </w:t>
      </w:r>
      <w:r w:rsidR="00F6479E">
        <w:rPr>
          <w:rFonts w:ascii="Times New Roman" w:hAnsi="Times New Roman" w:cs="Times New Roman"/>
          <w:color w:val="000000"/>
          <w:sz w:val="24"/>
          <w:szCs w:val="24"/>
        </w:rPr>
        <w:lastRenderedPageBreak/>
        <w:t>by</w:t>
      </w:r>
      <w:r w:rsidR="00F6479E" w:rsidRPr="00CE471C">
        <w:rPr>
          <w:rFonts w:ascii="Times New Roman" w:hAnsi="Times New Roman" w:cs="Times New Roman"/>
          <w:color w:val="000000"/>
          <w:sz w:val="24"/>
          <w:szCs w:val="24"/>
        </w:rPr>
        <w:t xml:space="preserve"> reduc</w:t>
      </w:r>
      <w:r w:rsidR="00F6479E">
        <w:rPr>
          <w:rFonts w:ascii="Times New Roman" w:hAnsi="Times New Roman" w:cs="Times New Roman"/>
          <w:color w:val="000000"/>
          <w:sz w:val="24"/>
          <w:szCs w:val="24"/>
        </w:rPr>
        <w:t>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
          <w:id w:val="920756224"/>
          <w:placeholder>
            <w:docPart w:val="DefaultPlaceholder_-1854013440"/>
          </w:placeholder>
        </w:sdtPr>
        <w:sdtContent>
          <w:r w:rsidR="0045214D" w:rsidRPr="0045214D">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 xml:space="preserve">accounts for temperature effects on </w:t>
      </w:r>
      <w:r w:rsidR="00F20237">
        <w:rPr>
          <w:rFonts w:ascii="Times New Roman" w:hAnsi="Times New Roman" w:cs="Times New Roman"/>
          <w:sz w:val="24"/>
          <w:szCs w:val="24"/>
        </w:rPr>
        <w:t xml:space="preserve">seed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
          <w:id w:val="-1166555904"/>
          <w:placeholder>
            <w:docPart w:val="DefaultPlaceholder_-1854013440"/>
          </w:placeholder>
        </w:sdtPr>
        <w:sdtContent>
          <w:r w:rsidR="0045214D" w:rsidRPr="0045214D">
            <w:rPr>
              <w:rFonts w:ascii="Times New Roman" w:hAnsi="Times New Roman" w:cs="Times New Roman"/>
              <w:color w:val="000000"/>
              <w:sz w:val="24"/>
              <w:szCs w:val="24"/>
            </w:rPr>
            <w:t>(Kothari et al., 2024)</w:t>
          </w:r>
        </w:sdtContent>
      </w:sdt>
      <w:r w:rsidR="00F20237">
        <w:rPr>
          <w:rFonts w:ascii="Times New Roman" w:hAnsi="Times New Roman" w:cs="Times New Roman"/>
          <w:sz w:val="24"/>
          <w:szCs w:val="24"/>
        </w:rPr>
        <w:t xml:space="preserve">, but </w:t>
      </w:r>
      <w:r w:rsidR="004363CA" w:rsidRPr="00CE471C">
        <w:rPr>
          <w:rFonts w:ascii="Times New Roman" w:hAnsi="Times New Roman" w:cs="Times New Roman"/>
          <w:sz w:val="24"/>
          <w:szCs w:val="24"/>
        </w:rPr>
        <w:t xml:space="preserve">does not account for </w:t>
      </w:r>
      <w:r w:rsidR="005E5820" w:rsidRPr="00CE471C">
        <w:rPr>
          <w:rFonts w:ascii="Times New Roman" w:hAnsi="Times New Roman" w:cs="Times New Roman"/>
          <w:sz w:val="24"/>
          <w:szCs w:val="24"/>
        </w:rPr>
        <w:t xml:space="preserve">the impacts of extreme heat and drought </w:t>
      </w:r>
      <w:r w:rsidR="000C2BD2">
        <w:rPr>
          <w:rFonts w:ascii="Times New Roman" w:hAnsi="Times New Roman" w:cs="Times New Roman"/>
          <w:sz w:val="24"/>
          <w:szCs w:val="24"/>
        </w:rPr>
        <w:t>on</w:t>
      </w:r>
      <w:r w:rsidR="004363CA" w:rsidRPr="00CE471C">
        <w:rPr>
          <w:rFonts w:ascii="Times New Roman" w:hAnsi="Times New Roman" w:cs="Times New Roman"/>
          <w:sz w:val="24"/>
          <w:szCs w:val="24"/>
        </w:rPr>
        <w:t xml:space="preserve"> </w:t>
      </w:r>
      <w:r w:rsidR="00595467">
        <w:rPr>
          <w:rFonts w:ascii="Times New Roman" w:hAnsi="Times New Roman" w:cs="Times New Roman"/>
          <w:sz w:val="24"/>
          <w:szCs w:val="24"/>
        </w:rPr>
        <w:t>seed number</w:t>
      </w:r>
      <w:r w:rsidR="004363CA" w:rsidRPr="00CE471C">
        <w:rPr>
          <w:rFonts w:ascii="Times New Roman" w:hAnsi="Times New Roman" w:cs="Times New Roman"/>
          <w:sz w:val="24"/>
          <w:szCs w:val="24"/>
        </w:rPr>
        <w:t xml:space="preserve"> determination, which is</w:t>
      </w:r>
      <w:r w:rsidR="00960276" w:rsidRPr="00CE471C">
        <w:rPr>
          <w:rFonts w:ascii="Times New Roman" w:hAnsi="Times New Roman" w:cs="Times New Roman"/>
          <w:sz w:val="24"/>
          <w:szCs w:val="24"/>
        </w:rPr>
        <w:t xml:space="preserve"> 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
          <w:id w:val="453452177"/>
          <w:placeholder>
            <w:docPart w:val="DefaultPlaceholder_-1854013440"/>
          </w:placeholder>
        </w:sdtPr>
        <w:sdtContent>
          <w:r w:rsidR="0045214D" w:rsidRPr="0045214D">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ins w:id="138" w:author="Elvis F. Elli" w:date="2026-06-15T10:16:00Z" w16du:dateUtc="2026-06-15T15:16:00Z">
        <w:r w:rsidR="005F265D">
          <w:rPr>
            <w:rFonts w:ascii="Times New Roman" w:hAnsi="Times New Roman" w:cs="Times New Roman"/>
            <w:color w:val="000000"/>
            <w:sz w:val="24"/>
            <w:szCs w:val="24"/>
          </w:rPr>
          <w:t>Moreover, APSIM assumes constant temperature respo</w:t>
        </w:r>
      </w:ins>
      <w:ins w:id="139" w:author="Elvis F. Elli" w:date="2026-06-15T10:17:00Z" w16du:dateUtc="2026-06-15T15:17:00Z">
        <w:r w:rsidR="005F265D">
          <w:rPr>
            <w:rFonts w:ascii="Times New Roman" w:hAnsi="Times New Roman" w:cs="Times New Roman"/>
            <w:color w:val="000000"/>
            <w:sz w:val="24"/>
            <w:szCs w:val="24"/>
          </w:rPr>
          <w:t>nse</w:t>
        </w:r>
      </w:ins>
      <w:ins w:id="140" w:author="Elvis F. Elli" w:date="2026-06-15T10:18:00Z" w16du:dateUtc="2026-06-15T15:18:00Z">
        <w:r w:rsidR="005F265D">
          <w:rPr>
            <w:rFonts w:ascii="Times New Roman" w:hAnsi="Times New Roman" w:cs="Times New Roman"/>
            <w:color w:val="000000"/>
            <w:sz w:val="24"/>
            <w:szCs w:val="24"/>
          </w:rPr>
          <w:t xml:space="preserve">s </w:t>
        </w:r>
      </w:ins>
      <w:ins w:id="141" w:author="Elvis F. Elli" w:date="2026-06-15T10:19:00Z" w16du:dateUtc="2026-06-15T15:19:00Z">
        <w:r w:rsidR="005F265D">
          <w:rPr>
            <w:rFonts w:ascii="Times New Roman" w:hAnsi="Times New Roman" w:cs="Times New Roman"/>
            <w:color w:val="000000"/>
            <w:sz w:val="24"/>
            <w:szCs w:val="24"/>
          </w:rPr>
          <w:t>throughout the life cycle, whereas in soybeans</w:t>
        </w:r>
      </w:ins>
      <w:ins w:id="142" w:author="Elvis F. Elli" w:date="2026-06-15T10:18:00Z" w16du:dateUtc="2026-06-15T15:18:00Z">
        <w:r w:rsidR="005F265D">
          <w:rPr>
            <w:rFonts w:ascii="Times New Roman" w:hAnsi="Times New Roman" w:cs="Times New Roman"/>
            <w:color w:val="000000"/>
            <w:sz w:val="24"/>
            <w:szCs w:val="24"/>
          </w:rPr>
          <w:t xml:space="preserve"> this response may change across dev</w:t>
        </w:r>
      </w:ins>
      <w:ins w:id="143" w:author="Elvis F. Elli" w:date="2026-06-15T10:19:00Z" w16du:dateUtc="2026-06-15T15:19:00Z">
        <w:r w:rsidR="005F265D">
          <w:rPr>
            <w:rFonts w:ascii="Times New Roman" w:hAnsi="Times New Roman" w:cs="Times New Roman"/>
            <w:color w:val="000000"/>
            <w:sz w:val="24"/>
            <w:szCs w:val="24"/>
          </w:rPr>
          <w:t>elopmental stages</w:t>
        </w:r>
      </w:ins>
      <w:ins w:id="144" w:author="Elvis F. Elli" w:date="2026-06-15T10:30:00Z" w16du:dateUtc="2026-06-15T15:30:00Z">
        <w:r w:rsidR="001303FA">
          <w:rPr>
            <w:rFonts w:ascii="Times New Roman" w:hAnsi="Times New Roman" w:cs="Times New Roman"/>
            <w:color w:val="000000"/>
            <w:sz w:val="24"/>
            <w:szCs w:val="24"/>
          </w:rPr>
          <w:t xml:space="preserve"> </w:t>
        </w:r>
      </w:ins>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Y29udGFpbmVyLXRpdGxlLXNob3J0IjoiQWdyb24uIEou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J9LCJpc1RlbXBvcmFyeSI6ZmFsc2V9XX0="/>
          <w:id w:val="-1535654012"/>
          <w:placeholder>
            <w:docPart w:val="DefaultPlaceholder_-1854013440"/>
          </w:placeholder>
        </w:sdtPr>
        <w:sdtContent>
          <w:r w:rsidR="0045214D" w:rsidRPr="0045214D">
            <w:rPr>
              <w:rFonts w:ascii="Times New Roman" w:hAnsi="Times New Roman" w:cs="Times New Roman"/>
              <w:color w:val="000000"/>
              <w:sz w:val="24"/>
              <w:szCs w:val="24"/>
            </w:rPr>
            <w:t>(Hatfield et al., 2011)</w:t>
          </w:r>
        </w:sdtContent>
      </w:sdt>
      <w:ins w:id="145" w:author="Elvis F. Elli" w:date="2026-06-15T10:19:00Z" w16du:dateUtc="2026-06-15T15:19:00Z">
        <w:r w:rsidR="005F265D">
          <w:rPr>
            <w:rFonts w:ascii="Times New Roman" w:hAnsi="Times New Roman" w:cs="Times New Roman"/>
            <w:color w:val="000000"/>
            <w:sz w:val="24"/>
            <w:szCs w:val="24"/>
          </w:rPr>
          <w:t>.</w:t>
        </w:r>
      </w:ins>
    </w:p>
    <w:p w14:paraId="5291AE89" w14:textId="3152ED9D" w:rsidR="00C7141E" w:rsidRPr="00090145" w:rsidRDefault="00A03C7F" w:rsidP="00CE471C">
      <w:pPr>
        <w:spacing w:before="120" w:after="0" w:line="480" w:lineRule="auto"/>
        <w:rPr>
          <w:rFonts w:eastAsia="Arial"/>
          <w:color w:val="000000" w:themeColor="text1"/>
          <w:sz w:val="24"/>
          <w:szCs w:val="24"/>
        </w:rPr>
      </w:pPr>
      <w:r>
        <w:rPr>
          <w:rFonts w:ascii="Times New Roman" w:hAnsi="Times New Roman" w:cs="Times New Roman"/>
          <w:sz w:val="24"/>
          <w:szCs w:val="24"/>
        </w:rPr>
        <w:t xml:space="preserve">While warmer springs and </w:t>
      </w:r>
      <w:r w:rsidRPr="00DC343D">
        <w:rPr>
          <w:rFonts w:ascii="Times New Roman" w:hAnsi="Times New Roman" w:cs="Times New Roman"/>
          <w:color w:val="000000" w:themeColor="text1"/>
          <w:sz w:val="24"/>
          <w:szCs w:val="24"/>
        </w:rPr>
        <w:t xml:space="preserve">longer frost-free </w:t>
      </w:r>
      <w:r>
        <w:rPr>
          <w:rFonts w:ascii="Times New Roman" w:hAnsi="Times New Roman" w:cs="Times New Roman"/>
          <w:color w:val="000000" w:themeColor="text1"/>
          <w:sz w:val="24"/>
          <w:szCs w:val="24"/>
        </w:rPr>
        <w:t>periods</w:t>
      </w:r>
      <w:r w:rsidRPr="00DC343D">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45214D" w:rsidRPr="0045214D">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this practice </w:t>
      </w:r>
      <w:r w:rsidRPr="008D2943">
        <w:rPr>
          <w:rFonts w:ascii="Times New Roman" w:hAnsi="Times New Roman" w:cs="Times New Roman"/>
          <w:sz w:val="24"/>
          <w:szCs w:val="24"/>
        </w:rPr>
        <w:t xml:space="preserve">is not always feasible due to wet springs and </w:t>
      </w:r>
      <w:r>
        <w:rPr>
          <w:rFonts w:ascii="Times New Roman" w:hAnsi="Times New Roman" w:cs="Times New Roman"/>
          <w:sz w:val="24"/>
          <w:szCs w:val="24"/>
        </w:rPr>
        <w:t xml:space="preserve">extreme rainfall events, which are projected to intensify further </w:t>
      </w:r>
      <w:r w:rsidRPr="008D2943">
        <w:rPr>
          <w:rFonts w:ascii="Times New Roman" w:hAnsi="Times New Roman" w:cs="Times New Roman"/>
          <w:sz w:val="24"/>
          <w:szCs w:val="24"/>
        </w:rPr>
        <w:t>(Elli et al., 2023).</w:t>
      </w:r>
      <w:r>
        <w:rPr>
          <w:rFonts w:ascii="Times New Roman" w:hAnsi="Times New Roman" w:cs="Times New Roman"/>
          <w:sz w:val="24"/>
          <w:szCs w:val="24"/>
        </w:rPr>
        <w:t xml:space="preserve"> </w:t>
      </w:r>
      <w:r w:rsidR="002B4B1E" w:rsidRPr="00CE471C">
        <w:rPr>
          <w:rFonts w:ascii="Times New Roman" w:hAnsi="Times New Roman" w:cs="Times New Roman"/>
          <w:color w:val="000000"/>
          <w:sz w:val="24"/>
          <w:szCs w:val="24"/>
        </w:rPr>
        <w:t xml:space="preserve">Given the important role of adapting </w:t>
      </w:r>
      <w:r w:rsidR="00645913">
        <w:rPr>
          <w:rFonts w:ascii="Times New Roman" w:hAnsi="Times New Roman" w:cs="Times New Roman"/>
          <w:color w:val="000000"/>
          <w:sz w:val="24"/>
          <w:szCs w:val="24"/>
        </w:rPr>
        <w:t xml:space="preserve">the </w:t>
      </w:r>
      <w:r w:rsidR="002B4B1E" w:rsidRPr="00CE471C">
        <w:rPr>
          <w:rFonts w:ascii="Times New Roman" w:hAnsi="Times New Roman" w:cs="Times New Roman"/>
          <w:color w:val="000000"/>
          <w:sz w:val="24"/>
          <w:szCs w:val="24"/>
        </w:rPr>
        <w:t>soybean life cycle to changes in</w:t>
      </w:r>
      <w:r w:rsidR="00090145" w:rsidRPr="00CE471C">
        <w:rPr>
          <w:rFonts w:ascii="Times New Roman" w:hAnsi="Times New Roman" w:cs="Times New Roman"/>
          <w:color w:val="000000"/>
          <w:sz w:val="24"/>
          <w:szCs w:val="24"/>
        </w:rPr>
        <w:t xml:space="preserve"> temperature</w:t>
      </w:r>
      <w:r w:rsidR="002D0D71">
        <w:rPr>
          <w:rFonts w:ascii="Times New Roman" w:hAnsi="Times New Roman" w:cs="Times New Roman"/>
          <w:color w:val="000000"/>
          <w:sz w:val="24"/>
          <w:szCs w:val="24"/>
        </w:rPr>
        <w:t xml:space="preserve">, </w:t>
      </w:r>
      <w:del w:id="146" w:author="Elvis F. Elli" w:date="2026-06-12T09:01:00Z" w16du:dateUtc="2026-06-12T14:01:00Z">
        <w:r w:rsidR="002D0D71" w:rsidDel="004A22E3">
          <w:rPr>
            <w:rFonts w:ascii="Times New Roman" w:hAnsi="Times New Roman" w:cs="Times New Roman"/>
            <w:color w:val="000000"/>
            <w:sz w:val="24"/>
            <w:szCs w:val="24"/>
          </w:rPr>
          <w:delText xml:space="preserve">as demonstrated in this study, </w:delText>
        </w:r>
      </w:del>
      <w:r w:rsidR="002D0D71">
        <w:rPr>
          <w:rFonts w:ascii="Times New Roman" w:hAnsi="Times New Roman" w:cs="Times New Roman"/>
          <w:color w:val="000000"/>
          <w:sz w:val="24"/>
          <w:szCs w:val="24"/>
        </w:rPr>
        <w:t>further</w:t>
      </w:r>
      <w:r w:rsidR="00B724A9">
        <w:rPr>
          <w:rFonts w:ascii="Times New Roman" w:hAnsi="Times New Roman" w:cs="Times New Roman"/>
          <w:color w:val="000000"/>
          <w:sz w:val="24"/>
          <w:szCs w:val="24"/>
        </w:rPr>
        <w:t xml:space="preserve"> </w:t>
      </w:r>
      <w:r w:rsidR="00090145" w:rsidRPr="00CE471C">
        <w:rPr>
          <w:rFonts w:ascii="Times New Roman" w:hAnsi="Times New Roman" w:cs="Times New Roman"/>
          <w:sz w:val="24"/>
          <w:szCs w:val="24"/>
        </w:rPr>
        <w:t xml:space="preserve">research </w:t>
      </w:r>
      <w:r w:rsidR="00DC3624">
        <w:rPr>
          <w:rFonts w:ascii="Times New Roman" w:hAnsi="Times New Roman" w:cs="Times New Roman"/>
          <w:sz w:val="24"/>
          <w:szCs w:val="24"/>
        </w:rPr>
        <w:t xml:space="preserve">is needed </w:t>
      </w:r>
      <w:r w:rsidR="00090145" w:rsidRPr="00CE471C">
        <w:rPr>
          <w:rFonts w:ascii="Times New Roman" w:hAnsi="Times New Roman" w:cs="Times New Roman"/>
          <w:sz w:val="24"/>
          <w:szCs w:val="24"/>
        </w:rPr>
        <w:t xml:space="preserve">to enhance </w:t>
      </w:r>
      <w:r w:rsidR="00F7468F">
        <w:rPr>
          <w:rFonts w:ascii="Times New Roman" w:hAnsi="Times New Roman" w:cs="Times New Roman"/>
          <w:sz w:val="24"/>
          <w:szCs w:val="24"/>
        </w:rPr>
        <w:t xml:space="preserve">our </w:t>
      </w:r>
      <w:r w:rsidR="00090145" w:rsidRPr="00CE471C">
        <w:rPr>
          <w:rFonts w:ascii="Times New Roman" w:hAnsi="Times New Roman" w:cs="Times New Roman"/>
          <w:sz w:val="24"/>
          <w:szCs w:val="24"/>
        </w:rPr>
        <w:t xml:space="preserve">understanding of soybean phenology </w:t>
      </w:r>
      <w:r w:rsidR="00090145" w:rsidRPr="00CE471C">
        <w:rPr>
          <w:rFonts w:ascii="Times New Roman" w:eastAsia="Arial" w:hAnsi="Times New Roman" w:cs="Times New Roman"/>
          <w:color w:val="000000" w:themeColor="text1"/>
          <w:sz w:val="24"/>
          <w:szCs w:val="24"/>
        </w:rPr>
        <w:t xml:space="preserve">and its genetic </w:t>
      </w:r>
      <w:r w:rsidR="00A265F6">
        <w:rPr>
          <w:rFonts w:ascii="Times New Roman" w:eastAsia="Arial" w:hAnsi="Times New Roman" w:cs="Times New Roman"/>
          <w:color w:val="000000" w:themeColor="text1"/>
          <w:sz w:val="24"/>
          <w:szCs w:val="24"/>
        </w:rPr>
        <w:t xml:space="preserve">and management </w:t>
      </w:r>
      <w:r w:rsidR="00090145" w:rsidRPr="00CE471C">
        <w:rPr>
          <w:rFonts w:ascii="Times New Roman" w:eastAsia="Arial" w:hAnsi="Times New Roman" w:cs="Times New Roman"/>
          <w:color w:val="000000" w:themeColor="text1"/>
          <w:sz w:val="24"/>
          <w:szCs w:val="24"/>
        </w:rPr>
        <w:t>control</w:t>
      </w:r>
      <w:r w:rsidR="00F7468F">
        <w:rPr>
          <w:rFonts w:ascii="Times New Roman" w:eastAsia="Arial" w:hAnsi="Times New Roman" w:cs="Times New Roman"/>
          <w:color w:val="000000" w:themeColor="text1"/>
          <w:sz w:val="24"/>
          <w:szCs w:val="24"/>
        </w:rPr>
        <w:t>,</w:t>
      </w:r>
      <w:r w:rsidR="00090145" w:rsidRPr="00CE471C">
        <w:rPr>
          <w:rFonts w:ascii="Times New Roman" w:eastAsia="Arial" w:hAnsi="Times New Roman" w:cs="Times New Roman"/>
          <w:color w:val="000000" w:themeColor="text1"/>
          <w:sz w:val="24"/>
          <w:szCs w:val="24"/>
        </w:rPr>
        <w:t xml:space="preserve"> t</w:t>
      </w:r>
      <w:r w:rsidR="00770526">
        <w:rPr>
          <w:rFonts w:ascii="Times New Roman" w:eastAsia="Arial" w:hAnsi="Times New Roman" w:cs="Times New Roman"/>
          <w:color w:val="000000" w:themeColor="text1"/>
          <w:sz w:val="24"/>
          <w:szCs w:val="24"/>
        </w:rPr>
        <w:t>o</w:t>
      </w:r>
      <w:r w:rsidR="00090145" w:rsidRPr="00CE471C">
        <w:rPr>
          <w:rFonts w:ascii="Times New Roman" w:eastAsia="Arial" w:hAnsi="Times New Roman" w:cs="Times New Roman"/>
          <w:color w:val="000000" w:themeColor="text1"/>
          <w:sz w:val="24"/>
          <w:szCs w:val="24"/>
        </w:rPr>
        <w:t xml:space="preserve"> </w:t>
      </w:r>
      <w:r w:rsidR="005E5820" w:rsidRPr="00CE471C">
        <w:rPr>
          <w:rFonts w:ascii="Times New Roman" w:eastAsia="Arial" w:hAnsi="Times New Roman" w:cs="Times New Roman"/>
          <w:color w:val="000000" w:themeColor="text1"/>
          <w:sz w:val="24"/>
          <w:szCs w:val="24"/>
        </w:rPr>
        <w:t>increas</w:t>
      </w:r>
      <w:r w:rsidR="00770526">
        <w:rPr>
          <w:rFonts w:ascii="Times New Roman" w:eastAsia="Arial" w:hAnsi="Times New Roman" w:cs="Times New Roman"/>
          <w:color w:val="000000" w:themeColor="text1"/>
          <w:sz w:val="24"/>
          <w:szCs w:val="24"/>
        </w:rPr>
        <w:t>e</w:t>
      </w:r>
      <w:r w:rsidR="00090145" w:rsidRPr="00CE471C">
        <w:rPr>
          <w:rFonts w:ascii="Times New Roman" w:eastAsia="Arial" w:hAnsi="Times New Roman" w:cs="Times New Roman"/>
          <w:color w:val="000000" w:themeColor="text1"/>
          <w:sz w:val="24"/>
          <w:szCs w:val="24"/>
        </w:rPr>
        <w:t xml:space="preserve"> soybean seed yield </w:t>
      </w:r>
      <w:r w:rsidR="00A265F6">
        <w:rPr>
          <w:rFonts w:ascii="Times New Roman" w:eastAsia="Arial" w:hAnsi="Times New Roman" w:cs="Times New Roman"/>
          <w:color w:val="000000" w:themeColor="text1"/>
          <w:sz w:val="24"/>
          <w:szCs w:val="24"/>
        </w:rPr>
        <w:t xml:space="preserve">under </w:t>
      </w:r>
      <w:r w:rsidR="007022E9">
        <w:rPr>
          <w:rFonts w:ascii="Times New Roman" w:eastAsia="Arial" w:hAnsi="Times New Roman" w:cs="Times New Roman"/>
          <w:color w:val="000000" w:themeColor="text1"/>
          <w:sz w:val="24"/>
          <w:szCs w:val="24"/>
        </w:rPr>
        <w:t>high temperature risks</w:t>
      </w:r>
      <w:ins w:id="147" w:author="Elvis F. Elli" w:date="2026-06-12T09:16:00Z" w16du:dateUtc="2026-06-12T14:16:00Z">
        <w:r w:rsidR="003E77D6" w:rsidRPr="003E77D6">
          <w:rPr>
            <w:rFonts w:ascii="Times New Roman" w:hAnsi="Times New Roman" w:cs="Times New Roman"/>
            <w:color w:val="000000" w:themeColor="text1"/>
            <w:sz w:val="24"/>
            <w:szCs w:val="24"/>
          </w:rPr>
          <w:t>. While exploring optimum planting date window</w:t>
        </w:r>
      </w:ins>
      <w:ins w:id="148" w:author="Elvis F. Elli" w:date="2026-06-12T09:19:00Z" w16du:dateUtc="2026-06-12T14:19:00Z">
        <w:r w:rsidR="003E77D6" w:rsidRPr="003E77D6">
          <w:rPr>
            <w:rFonts w:ascii="Times New Roman" w:hAnsi="Times New Roman" w:cs="Times New Roman"/>
            <w:color w:val="000000" w:themeColor="text1"/>
            <w:sz w:val="24"/>
            <w:szCs w:val="24"/>
          </w:rPr>
          <w:t>s</w:t>
        </w:r>
      </w:ins>
      <w:ins w:id="149" w:author="Elvis F. Elli" w:date="2026-06-12T09:16:00Z" w16du:dateUtc="2026-06-12T14:16:00Z">
        <w:r w:rsidR="003E77D6" w:rsidRPr="003E77D6">
          <w:rPr>
            <w:rFonts w:ascii="Times New Roman" w:hAnsi="Times New Roman" w:cs="Times New Roman"/>
            <w:color w:val="000000" w:themeColor="text1"/>
            <w:sz w:val="24"/>
            <w:szCs w:val="24"/>
          </w:rPr>
          <w:t xml:space="preserve"> for target environment</w:t>
        </w:r>
      </w:ins>
      <w:ins w:id="150" w:author="Elvis F. Elli" w:date="2026-06-12T09:17:00Z" w16du:dateUtc="2026-06-12T14:17:00Z">
        <w:r w:rsidR="003E77D6" w:rsidRPr="003E77D6">
          <w:rPr>
            <w:rFonts w:ascii="Times New Roman" w:hAnsi="Times New Roman" w:cs="Times New Roman"/>
            <w:color w:val="000000" w:themeColor="text1"/>
            <w:sz w:val="24"/>
            <w:szCs w:val="24"/>
          </w:rPr>
          <w:t xml:space="preserve">s was not the focus of this study, future research could </w:t>
        </w:r>
      </w:ins>
      <w:ins w:id="151" w:author="Elvis F. Elli" w:date="2026-06-12T09:19:00Z" w16du:dateUtc="2026-06-12T14:19:00Z">
        <w:r w:rsidR="003E77D6" w:rsidRPr="003E77D6">
          <w:rPr>
            <w:rFonts w:ascii="Times New Roman" w:hAnsi="Times New Roman" w:cs="Times New Roman"/>
            <w:color w:val="000000" w:themeColor="text1"/>
            <w:sz w:val="24"/>
            <w:szCs w:val="24"/>
          </w:rPr>
          <w:t>investigate more extreme scenarios</w:t>
        </w:r>
      </w:ins>
      <w:ins w:id="152" w:author="Elvis F. Elli" w:date="2026-06-12T09:20:00Z" w16du:dateUtc="2026-06-12T14:20:00Z">
        <w:r w:rsidR="003E77D6" w:rsidRPr="003E77D6">
          <w:rPr>
            <w:rFonts w:ascii="Times New Roman" w:hAnsi="Times New Roman" w:cs="Times New Roman"/>
            <w:color w:val="000000" w:themeColor="text1"/>
            <w:sz w:val="24"/>
            <w:szCs w:val="24"/>
          </w:rPr>
          <w:t xml:space="preserve"> to enhance mechanistic</w:t>
        </w:r>
      </w:ins>
      <w:ins w:id="153" w:author="Elvis F. Elli" w:date="2026-06-12T09:21:00Z" w16du:dateUtc="2026-06-12T14:21:00Z">
        <w:r w:rsidR="003E77D6" w:rsidRPr="003E77D6">
          <w:rPr>
            <w:rFonts w:ascii="Times New Roman" w:hAnsi="Times New Roman" w:cs="Times New Roman"/>
            <w:color w:val="000000" w:themeColor="text1"/>
            <w:sz w:val="24"/>
            <w:szCs w:val="24"/>
          </w:rPr>
          <w:t xml:space="preserve"> understanding of yield responses under warming.</w:t>
        </w:r>
      </w:ins>
      <w:ins w:id="154" w:author="Elvis F. Elli" w:date="2026-06-12T09:17:00Z" w16du:dateUtc="2026-06-12T14:17:00Z">
        <w:r w:rsidR="003E77D6" w:rsidRPr="003E77D6">
          <w:rPr>
            <w:rFonts w:ascii="Times New Roman" w:hAnsi="Times New Roman" w:cs="Times New Roman"/>
            <w:color w:val="000000" w:themeColor="text1"/>
            <w:sz w:val="24"/>
            <w:szCs w:val="24"/>
          </w:rPr>
          <w:t xml:space="preserve"> </w:t>
        </w:r>
      </w:ins>
      <w:del w:id="155" w:author="Elvis F. Elli" w:date="2026-06-12T09:16:00Z" w16du:dateUtc="2026-06-12T14:16:00Z">
        <w:r w:rsidR="00090145" w:rsidRPr="00CE471C" w:rsidDel="003E77D6">
          <w:rPr>
            <w:rFonts w:ascii="Times New Roman" w:eastAsia="Arial" w:hAnsi="Times New Roman" w:cs="Times New Roman"/>
            <w:color w:val="000000" w:themeColor="text1"/>
            <w:sz w:val="24"/>
            <w:szCs w:val="24"/>
          </w:rPr>
          <w:delText>.</w:delText>
        </w:r>
        <w:r w:rsidR="00090145" w:rsidDel="003E77D6">
          <w:rPr>
            <w:rFonts w:eastAsia="Arial"/>
            <w:color w:val="000000" w:themeColor="text1"/>
            <w:sz w:val="24"/>
            <w:szCs w:val="24"/>
          </w:rPr>
          <w:delText xml:space="preserve"> </w:delText>
        </w:r>
      </w:del>
    </w:p>
    <w:p w14:paraId="71202A4B" w14:textId="5C3510D4" w:rsidR="00AF3D8D" w:rsidRPr="008D2943" w:rsidRDefault="00AF3D8D" w:rsidP="00AF3D8D">
      <w:pPr>
        <w:pStyle w:val="H1"/>
        <w:spacing w:line="480" w:lineRule="auto"/>
        <w:rPr>
          <w:sz w:val="24"/>
          <w:szCs w:val="24"/>
        </w:rPr>
      </w:pPr>
      <w:r w:rsidRPr="008D2943">
        <w:rPr>
          <w:sz w:val="24"/>
          <w:szCs w:val="24"/>
        </w:rPr>
        <w:t>5 cONCLUSION</w:t>
      </w:r>
    </w:p>
    <w:p w14:paraId="0B7510A8" w14:textId="331FEDA4"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of standalone</w:t>
      </w:r>
      <w:r w:rsidR="0051514A" w:rsidRPr="008D2943">
        <w:rPr>
          <w:rFonts w:ascii="Times New Roman" w:hAnsi="Times New Roman" w:cs="Times New Roman"/>
          <w:sz w:val="24"/>
          <w:szCs w:val="24"/>
        </w:rPr>
        <w:t xml:space="preserve"> and </w:t>
      </w:r>
      <w:r w:rsidR="0035277E">
        <w:rPr>
          <w:rFonts w:ascii="Times New Roman" w:hAnsi="Times New Roman" w:cs="Times New Roman"/>
          <w:sz w:val="24"/>
          <w:szCs w:val="24"/>
        </w:rPr>
        <w:t>s</w:t>
      </w:r>
      <w:r w:rsidR="0035277E" w:rsidRPr="0035277E">
        <w:rPr>
          <w:rFonts w:ascii="Times New Roman" w:hAnsi="Times New Roman" w:cs="Times New Roman"/>
          <w:sz w:val="24"/>
          <w:szCs w:val="24"/>
        </w:rPr>
        <w:t>tacked</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options </w:t>
      </w:r>
      <w:r w:rsidR="00F85278">
        <w:rPr>
          <w:rFonts w:ascii="Times New Roman" w:hAnsi="Times New Roman" w:cs="Times New Roman"/>
          <w:sz w:val="24"/>
          <w:szCs w:val="24"/>
        </w:rPr>
        <w:t xml:space="preserve">for sustaining soybean seed yields under </w:t>
      </w:r>
      <w:proofErr w:type="spellStart"/>
      <w:r w:rsidR="007C7644">
        <w:rPr>
          <w:rFonts w:ascii="Times New Roman" w:hAnsi="Times New Roman" w:cs="Times New Roman"/>
          <w:sz w:val="24"/>
          <w:szCs w:val="24"/>
        </w:rPr>
        <w:t>high</w:t>
      </w:r>
      <w:del w:id="156" w:author="Elvis F. Elli" w:date="2026-06-09T11:14:00Z" w16du:dateUtc="2026-06-09T16:14:00Z">
        <w:r w:rsidR="007C7644" w:rsidDel="00146F79">
          <w:rPr>
            <w:rFonts w:ascii="Times New Roman" w:hAnsi="Times New Roman" w:cs="Times New Roman"/>
            <w:sz w:val="24"/>
            <w:szCs w:val="24"/>
          </w:rPr>
          <w:delText xml:space="preserve"> </w:delText>
        </w:r>
      </w:del>
      <w:r w:rsidR="007C7644">
        <w:rPr>
          <w:rFonts w:ascii="Times New Roman" w:hAnsi="Times New Roman" w:cs="Times New Roman"/>
          <w:sz w:val="24"/>
          <w:szCs w:val="24"/>
        </w:rPr>
        <w:t>temperature</w:t>
      </w:r>
      <w:proofErr w:type="spellEnd"/>
      <w:r w:rsidR="007C7644">
        <w:rPr>
          <w:rFonts w:ascii="Times New Roman" w:hAnsi="Times New Roman" w:cs="Times New Roman"/>
          <w:sz w:val="24"/>
          <w:szCs w:val="24"/>
        </w:rPr>
        <w:t xml:space="preserve"> risks</w:t>
      </w:r>
      <w:ins w:id="157" w:author="Elvis F. Elli" w:date="2026-06-09T11:13:00Z" w16du:dateUtc="2026-06-09T16:13:00Z">
        <w:r w:rsidR="00146F79">
          <w:rPr>
            <w:rFonts w:ascii="Times New Roman" w:hAnsi="Times New Roman" w:cs="Times New Roman"/>
            <w:sz w:val="24"/>
            <w:szCs w:val="24"/>
          </w:rPr>
          <w:t xml:space="preserve">, providing </w:t>
        </w:r>
      </w:ins>
      <w:ins w:id="158" w:author="Elvis F. Elli" w:date="2026-06-09T11:14:00Z" w16du:dateUtc="2026-06-09T16:14:00Z">
        <w:r w:rsidR="00146F79">
          <w:rPr>
            <w:rFonts w:ascii="Times New Roman" w:hAnsi="Times New Roman" w:cs="Times New Roman"/>
            <w:sz w:val="24"/>
            <w:szCs w:val="24"/>
          </w:rPr>
          <w:t xml:space="preserve">new </w:t>
        </w:r>
      </w:ins>
      <w:ins w:id="159" w:author="Elvis F. Elli" w:date="2026-06-09T11:13:00Z" w16du:dateUtc="2026-06-09T16:13:00Z">
        <w:r w:rsidR="00146F79">
          <w:rPr>
            <w:rFonts w:ascii="Times New Roman" w:hAnsi="Times New Roman" w:cs="Times New Roman"/>
            <w:sz w:val="24"/>
            <w:szCs w:val="24"/>
          </w:rPr>
          <w:t xml:space="preserve">quantitative </w:t>
        </w:r>
      </w:ins>
      <w:ins w:id="160" w:author="Elvis F. Elli" w:date="2026-06-09T11:14:00Z" w16du:dateUtc="2026-06-09T16:14:00Z">
        <w:r w:rsidR="00146F79">
          <w:rPr>
            <w:rFonts w:ascii="Times New Roman" w:hAnsi="Times New Roman" w:cs="Times New Roman"/>
            <w:sz w:val="24"/>
            <w:szCs w:val="24"/>
          </w:rPr>
          <w:t xml:space="preserve">evidence </w:t>
        </w:r>
      </w:ins>
      <w:ins w:id="161" w:author="Elvis F. Elli" w:date="2026-06-09T11:13:00Z" w16du:dateUtc="2026-06-09T16:13:00Z">
        <w:r w:rsidR="00146F79">
          <w:rPr>
            <w:rFonts w:ascii="Times New Roman" w:hAnsi="Times New Roman" w:cs="Times New Roman"/>
            <w:sz w:val="24"/>
            <w:szCs w:val="24"/>
          </w:rPr>
          <w:t xml:space="preserve">for the irrigated Arkansas delta that </w:t>
        </w:r>
      </w:ins>
      <w:ins w:id="162" w:author="Elvis F. Elli" w:date="2026-06-09T11:15:00Z" w16du:dateUtc="2026-06-09T16:15:00Z">
        <w:r w:rsidR="00146F79">
          <w:rPr>
            <w:rFonts w:ascii="Times New Roman" w:hAnsi="Times New Roman" w:cs="Times New Roman"/>
            <w:sz w:val="24"/>
            <w:szCs w:val="24"/>
          </w:rPr>
          <w:t>extends</w:t>
        </w:r>
      </w:ins>
      <w:ins w:id="163" w:author="Elvis F. Elli" w:date="2026-06-09T11:13:00Z" w16du:dateUtc="2026-06-09T16:13:00Z">
        <w:r w:rsidR="00146F79">
          <w:rPr>
            <w:rFonts w:ascii="Times New Roman" w:hAnsi="Times New Roman" w:cs="Times New Roman"/>
            <w:sz w:val="24"/>
            <w:szCs w:val="24"/>
          </w:rPr>
          <w:t xml:space="preserve"> </w:t>
        </w:r>
      </w:ins>
      <w:ins w:id="164" w:author="Elvis F. Elli" w:date="2026-06-09T11:14:00Z" w16du:dateUtc="2026-06-09T16:14:00Z">
        <w:r w:rsidR="00146F79">
          <w:rPr>
            <w:rFonts w:ascii="Times New Roman" w:hAnsi="Times New Roman" w:cs="Times New Roman"/>
            <w:sz w:val="24"/>
            <w:szCs w:val="24"/>
          </w:rPr>
          <w:t>existing literature</w:t>
        </w:r>
      </w:ins>
      <w:r w:rsidR="00DA4BB9" w:rsidRPr="008D2943">
        <w:rPr>
          <w:rFonts w:ascii="Times New Roman" w:hAnsi="Times New Roman" w:cs="Times New Roman"/>
          <w:sz w:val="24"/>
          <w:szCs w:val="24"/>
        </w:rPr>
        <w:t xml:space="preserve">. </w:t>
      </w:r>
      <w:r w:rsidR="00000EA1" w:rsidRPr="008D2943">
        <w:rPr>
          <w:rFonts w:ascii="Times New Roman" w:hAnsi="Times New Roman" w:cs="Times New Roman"/>
          <w:sz w:val="24"/>
          <w:szCs w:val="24"/>
        </w:rPr>
        <w:t>We found that</w:t>
      </w:r>
      <w:r w:rsidR="00203881">
        <w:rPr>
          <w:rFonts w:ascii="Times New Roman" w:hAnsi="Times New Roman" w:cs="Times New Roman"/>
          <w:sz w:val="24"/>
          <w:szCs w:val="24"/>
        </w:rPr>
        <w:t xml:space="preserve"> soybean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5.9%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000EA1" w:rsidRPr="008D2943">
        <w:rPr>
          <w:rFonts w:ascii="Times New Roman" w:hAnsi="Times New Roman" w:cs="Times New Roman"/>
          <w:sz w:val="24"/>
          <w:szCs w:val="24"/>
        </w:rPr>
        <w:t xml:space="preserve">soybean maturity group to compensate for altered development rates </w:t>
      </w:r>
      <w:r w:rsidR="007B673E">
        <w:rPr>
          <w:rFonts w:ascii="Times New Roman" w:hAnsi="Times New Roman" w:cs="Times New Roman"/>
          <w:sz w:val="24"/>
          <w:szCs w:val="24"/>
        </w:rPr>
        <w:t xml:space="preserve">driven by rising temperatures, </w:t>
      </w:r>
      <w:r w:rsidR="007B673E">
        <w:rPr>
          <w:rFonts w:ascii="Times New Roman" w:hAnsi="Times New Roman" w:cs="Times New Roman"/>
          <w:sz w:val="24"/>
          <w:szCs w:val="24"/>
        </w:rPr>
        <w:lastRenderedPageBreak/>
        <w:t xml:space="preserve">combined with </w:t>
      </w:r>
      <w:r w:rsidR="005066AB">
        <w:rPr>
          <w:rFonts w:ascii="Times New Roman" w:hAnsi="Times New Roman" w:cs="Times New Roman"/>
          <w:sz w:val="24"/>
          <w:szCs w:val="24"/>
        </w:rPr>
        <w:t xml:space="preserve">12-day </w:t>
      </w:r>
      <w:r w:rsidR="007B673E">
        <w:rPr>
          <w:rFonts w:ascii="Times New Roman" w:hAnsi="Times New Roman" w:cs="Times New Roman"/>
          <w:sz w:val="24"/>
          <w:szCs w:val="24"/>
        </w:rPr>
        <w:t xml:space="preserve">early sowing, </w:t>
      </w:r>
      <w:r w:rsidR="00A10C92">
        <w:rPr>
          <w:rFonts w:ascii="Times New Roman" w:hAnsi="Times New Roman" w:cs="Times New Roman"/>
          <w:sz w:val="24"/>
          <w:szCs w:val="24"/>
        </w:rPr>
        <w:t>effectively</w:t>
      </w:r>
      <w:r w:rsidR="007B673E">
        <w:rPr>
          <w:rFonts w:ascii="Times New Roman" w:hAnsi="Times New Roman" w:cs="Times New Roman"/>
          <w:sz w:val="24"/>
          <w:szCs w:val="24"/>
        </w:rPr>
        <w:t xml:space="preserve"> </w:t>
      </w:r>
      <w:r w:rsidR="00450F70">
        <w:rPr>
          <w:rFonts w:ascii="Times New Roman" w:hAnsi="Times New Roman" w:cs="Times New Roman"/>
          <w:sz w:val="24"/>
          <w:szCs w:val="24"/>
        </w:rPr>
        <w:t>prevented</w:t>
      </w:r>
      <w:r w:rsidR="00A10C92">
        <w:rPr>
          <w:rFonts w:ascii="Times New Roman" w:hAnsi="Times New Roman" w:cs="Times New Roman"/>
          <w:sz w:val="24"/>
          <w:szCs w:val="24"/>
        </w:rPr>
        <w:t xml:space="preserve"> </w:t>
      </w:r>
      <w:r w:rsidR="007B673E">
        <w:rPr>
          <w:rFonts w:ascii="Times New Roman" w:hAnsi="Times New Roman" w:cs="Times New Roman"/>
          <w:sz w:val="24"/>
          <w:szCs w:val="24"/>
        </w:rPr>
        <w:t>yield losses under high</w:t>
      </w:r>
      <w:r w:rsidR="00450F70">
        <w:rPr>
          <w:rFonts w:ascii="Times New Roman" w:hAnsi="Times New Roman" w:cs="Times New Roman"/>
          <w:sz w:val="24"/>
          <w:szCs w:val="24"/>
        </w:rPr>
        <w:t xml:space="preserve"> </w:t>
      </w:r>
      <w:r w:rsidR="007B673E">
        <w:rPr>
          <w:rFonts w:ascii="Times New Roman" w:hAnsi="Times New Roman" w:cs="Times New Roman"/>
          <w:sz w:val="24"/>
          <w:szCs w:val="24"/>
        </w:rPr>
        <w:t>temperature</w:t>
      </w:r>
      <w:r w:rsidR="00E41C10" w:rsidRPr="008D2943">
        <w:rPr>
          <w:rFonts w:ascii="Times New Roman" w:hAnsi="Times New Roman" w:cs="Times New Roman"/>
          <w:sz w:val="24"/>
          <w:szCs w:val="24"/>
        </w:rPr>
        <w:t>.</w:t>
      </w:r>
      <w:r w:rsidR="00F20E04" w:rsidRPr="008D2943">
        <w:rPr>
          <w:rFonts w:ascii="Times New Roman" w:hAnsi="Times New Roman" w:cs="Times New Roman"/>
          <w:sz w:val="24"/>
          <w:szCs w:val="24"/>
        </w:rPr>
        <w:t xml:space="preserve"> Standalone </w:t>
      </w:r>
      <w:r w:rsidR="00E614F6" w:rsidRPr="008D2943">
        <w:rPr>
          <w:rFonts w:ascii="Times New Roman" w:hAnsi="Times New Roman" w:cs="Times New Roman"/>
          <w:sz w:val="24"/>
          <w:szCs w:val="24"/>
        </w:rPr>
        <w:t xml:space="preserve">agronomic </w:t>
      </w:r>
      <w:r w:rsidR="00F20E04" w:rsidRPr="008D2943">
        <w:rPr>
          <w:rFonts w:ascii="Times New Roman" w:hAnsi="Times New Roman" w:cs="Times New Roman"/>
          <w:sz w:val="24"/>
          <w:szCs w:val="24"/>
        </w:rPr>
        <w:t xml:space="preserve">management </w:t>
      </w:r>
      <w:r w:rsidR="00BE42DE" w:rsidRPr="008D2943">
        <w:rPr>
          <w:rFonts w:ascii="Times New Roman" w:hAnsi="Times New Roman" w:cs="Times New Roman"/>
          <w:sz w:val="24"/>
          <w:szCs w:val="24"/>
        </w:rPr>
        <w:t>strategies</w:t>
      </w:r>
      <w:r w:rsidR="00F0450E" w:rsidRPr="008D2943">
        <w:rPr>
          <w:rFonts w:ascii="Times New Roman" w:hAnsi="Times New Roman" w:cs="Times New Roman"/>
          <w:sz w:val="24"/>
          <w:szCs w:val="24"/>
        </w:rPr>
        <w:t xml:space="preserve"> were less effective </w:t>
      </w:r>
      <w:r w:rsidR="006945C8">
        <w:rPr>
          <w:rFonts w:ascii="Times New Roman" w:hAnsi="Times New Roman" w:cs="Times New Roman"/>
          <w:sz w:val="24"/>
          <w:szCs w:val="24"/>
        </w:rPr>
        <w:t>at</w:t>
      </w:r>
      <w:r w:rsidR="00F0450E" w:rsidRPr="008D2943">
        <w:rPr>
          <w:rFonts w:ascii="Times New Roman" w:hAnsi="Times New Roman" w:cs="Times New Roman"/>
          <w:sz w:val="24"/>
          <w:szCs w:val="24"/>
        </w:rPr>
        <w:t xml:space="preserve"> </w:t>
      </w:r>
      <w:r w:rsidR="00E614F6" w:rsidRPr="008D2943">
        <w:rPr>
          <w:rFonts w:ascii="Times New Roman" w:hAnsi="Times New Roman" w:cs="Times New Roman"/>
          <w:sz w:val="24"/>
          <w:szCs w:val="24"/>
        </w:rPr>
        <w:t xml:space="preserve">overcoming </w:t>
      </w:r>
      <w:r w:rsidR="0096497E" w:rsidRPr="008D2943">
        <w:rPr>
          <w:rFonts w:ascii="Times New Roman" w:hAnsi="Times New Roman" w:cs="Times New Roman"/>
          <w:sz w:val="24"/>
          <w:szCs w:val="24"/>
        </w:rPr>
        <w:t xml:space="preserve">the </w:t>
      </w:r>
      <w:r w:rsidR="00E614F6" w:rsidRPr="008D2943">
        <w:rPr>
          <w:rFonts w:ascii="Times New Roman" w:hAnsi="Times New Roman" w:cs="Times New Roman"/>
          <w:sz w:val="24"/>
          <w:szCs w:val="24"/>
        </w:rPr>
        <w:t xml:space="preserve">yield </w:t>
      </w:r>
      <w:r w:rsidR="00BE42DE" w:rsidRPr="008D2943">
        <w:rPr>
          <w:rFonts w:ascii="Times New Roman" w:hAnsi="Times New Roman" w:cs="Times New Roman"/>
          <w:sz w:val="24"/>
          <w:szCs w:val="24"/>
        </w:rPr>
        <w:t>penalty</w:t>
      </w:r>
      <w:r w:rsidR="00E614F6" w:rsidRPr="008D2943">
        <w:rPr>
          <w:rFonts w:ascii="Times New Roman" w:hAnsi="Times New Roman" w:cs="Times New Roman"/>
          <w:sz w:val="24"/>
          <w:szCs w:val="24"/>
        </w:rPr>
        <w:t xml:space="preserve"> than combined </w:t>
      </w:r>
      <w:r w:rsidR="0056708E" w:rsidRPr="008D2943">
        <w:rPr>
          <w:rFonts w:ascii="Times New Roman" w:hAnsi="Times New Roman" w:cs="Times New Roman"/>
          <w:sz w:val="24"/>
          <w:szCs w:val="24"/>
        </w:rPr>
        <w:t>strategies</w:t>
      </w:r>
      <w:r w:rsidR="0056708E">
        <w:rPr>
          <w:rFonts w:ascii="Times New Roman" w:hAnsi="Times New Roman" w:cs="Times New Roman"/>
          <w:sz w:val="24"/>
          <w:szCs w:val="24"/>
        </w:rPr>
        <w:t xml:space="preserve"> but</w:t>
      </w:r>
      <w:r w:rsidR="007B673E">
        <w:rPr>
          <w:rFonts w:ascii="Times New Roman" w:hAnsi="Times New Roman" w:cs="Times New Roman"/>
          <w:sz w:val="24"/>
          <w:szCs w:val="24"/>
        </w:rPr>
        <w:t xml:space="preserve"> could be used </w:t>
      </w:r>
      <w:r w:rsidR="006945C8">
        <w:rPr>
          <w:rFonts w:ascii="Times New Roman" w:hAnsi="Times New Roman" w:cs="Times New Roman"/>
          <w:sz w:val="24"/>
          <w:szCs w:val="24"/>
        </w:rPr>
        <w:t>in</w:t>
      </w:r>
      <w:r w:rsidR="00F85278">
        <w:rPr>
          <w:rFonts w:ascii="Times New Roman" w:hAnsi="Times New Roman" w:cs="Times New Roman"/>
          <w:sz w:val="24"/>
          <w:szCs w:val="24"/>
        </w:rPr>
        <w:t xml:space="preserve"> strategic environments</w:t>
      </w:r>
      <w:r w:rsidR="00E614F6" w:rsidRPr="008D2943">
        <w:rPr>
          <w:rFonts w:ascii="Times New Roman" w:hAnsi="Times New Roman" w:cs="Times New Roman"/>
          <w:sz w:val="24"/>
          <w:szCs w:val="24"/>
        </w:rPr>
        <w:t>.</w:t>
      </w:r>
    </w:p>
    <w:p w14:paraId="30A74CBE" w14:textId="77777777" w:rsidR="00D800C8" w:rsidRDefault="00D800C8" w:rsidP="00F85278">
      <w:pPr>
        <w:spacing w:before="240" w:line="480" w:lineRule="auto"/>
        <w:rPr>
          <w:rFonts w:ascii="Times New Roman" w:hAnsi="Times New Roman" w:cs="Times New Roman"/>
          <w:sz w:val="24"/>
          <w:szCs w:val="24"/>
        </w:rPr>
      </w:pP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77777777"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0F887EA5" w:rsidR="00F5528B" w:rsidRDefault="002A6193" w:rsidP="006D4145">
      <w:pPr>
        <w:pStyle w:val="ParaText"/>
        <w:spacing w:before="0" w:line="480" w:lineRule="auto"/>
        <w:ind w:firstLine="0"/>
        <w:rPr>
          <w:b/>
          <w:caps/>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Salmeron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9C2BA6">
      <w:pPr>
        <w:pStyle w:val="AckTitle"/>
        <w:spacing w:before="0" w:line="480" w:lineRule="auto"/>
        <w:jc w:val="left"/>
        <w:rPr>
          <w:szCs w:val="24"/>
        </w:rPr>
      </w:pPr>
      <w:r w:rsidRPr="008D2943">
        <w:rPr>
          <w:szCs w:val="24"/>
        </w:rPr>
        <w:t>Acknowledgments</w:t>
      </w:r>
    </w:p>
    <w:p w14:paraId="3E01CA92" w14:textId="77777777"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Integrating genomic prediction with crop modeling to develop climate-resilient cultivars</w:t>
      </w:r>
      <w:r>
        <w:rPr>
          <w:sz w:val="24"/>
          <w:szCs w:val="24"/>
        </w:rPr>
        <w:t xml:space="preserve">). </w:t>
      </w:r>
      <w:r w:rsidRPr="00BA60CA">
        <w:rPr>
          <w:sz w:val="24"/>
          <w:szCs w:val="24"/>
        </w:rPr>
        <w:t xml:space="preserve">Sincere appreciation is extended to </w:t>
      </w:r>
      <w:r>
        <w:rPr>
          <w:sz w:val="24"/>
          <w:szCs w:val="24"/>
        </w:rPr>
        <w:t>all the researchers responsible for collecting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961D65" w14:textId="52899EED" w:rsidR="00485F25" w:rsidRPr="00485F25" w:rsidRDefault="00485F25" w:rsidP="00485F25">
      <w:pPr>
        <w:spacing w:after="0" w:line="480" w:lineRule="auto"/>
        <w:rPr>
          <w:rFonts w:ascii="Times New Roman" w:hAnsi="Times New Roman" w:cs="Times New Roman"/>
          <w:sz w:val="24"/>
          <w:szCs w:val="24"/>
        </w:rPr>
      </w:pPr>
      <w:r w:rsidRPr="00485F25">
        <w:rPr>
          <w:rFonts w:ascii="Times New Roman" w:hAnsi="Times New Roman" w:cs="Times New Roman"/>
          <w:b/>
          <w:bCs/>
          <w:sz w:val="24"/>
          <w:szCs w:val="24"/>
        </w:rPr>
        <w:t>Figure S</w:t>
      </w:r>
      <w:r w:rsidR="0077120C">
        <w:rPr>
          <w:rFonts w:ascii="Times New Roman" w:hAnsi="Times New Roman" w:cs="Times New Roman"/>
          <w:b/>
          <w:bCs/>
          <w:sz w:val="24"/>
          <w:szCs w:val="24"/>
        </w:rPr>
        <w:t>1</w:t>
      </w:r>
      <w:r w:rsidRPr="00485F25">
        <w:rPr>
          <w:rFonts w:ascii="Times New Roman" w:hAnsi="Times New Roman" w:cs="Times New Roman"/>
          <w:b/>
          <w:bCs/>
          <w:sz w:val="24"/>
          <w:szCs w:val="24"/>
        </w:rPr>
        <w:t>.</w:t>
      </w:r>
      <w:r w:rsidRPr="00485F25">
        <w:rPr>
          <w:sz w:val="24"/>
          <w:szCs w:val="24"/>
        </w:rPr>
        <w:t xml:space="preserve"> </w:t>
      </w:r>
      <w:r w:rsidRPr="00485F25">
        <w:rPr>
          <w:rFonts w:ascii="Times New Roman" w:hAnsi="Times New Roman" w:cs="Times New Roman"/>
          <w:sz w:val="24"/>
          <w:szCs w:val="24"/>
        </w:rPr>
        <w:t xml:space="preserve">Locations of multi-environment trials used to collect phenology and yield data for soybean maturity groups 4.0–5.8 (A). Relationship between APSIM-simulated and observed day </w:t>
      </w:r>
      <w:r w:rsidRPr="00485F25">
        <w:rPr>
          <w:rFonts w:ascii="Times New Roman" w:hAnsi="Times New Roman" w:cs="Times New Roman"/>
          <w:sz w:val="24"/>
          <w:szCs w:val="24"/>
        </w:rPr>
        <w:lastRenderedPageBreak/>
        <w:t>of year (DOY) for key phenological stages: emergence, beginning of flowering, beginning of pod development, beginning of seed filling, and physiological maturity (B). Relationship between APSIM-simulated and observed soybean yield at 13% grain moisture (C).</w:t>
      </w:r>
    </w:p>
    <w:p w14:paraId="62F28561" w14:textId="77777777" w:rsidR="00485F25" w:rsidRPr="00485F25" w:rsidRDefault="00485F25" w:rsidP="00485F25">
      <w:pPr>
        <w:pStyle w:val="Caption"/>
        <w:keepNext/>
        <w:spacing w:after="0" w:line="480" w:lineRule="auto"/>
        <w:rPr>
          <w:i w:val="0"/>
          <w:iCs w:val="0"/>
          <w:color w:val="auto"/>
          <w:sz w:val="24"/>
          <w:szCs w:val="24"/>
        </w:rPr>
      </w:pPr>
      <w:r w:rsidRPr="00485F25">
        <w:rPr>
          <w:rFonts w:ascii="Times New Roman" w:hAnsi="Times New Roman" w:cs="Times New Roman"/>
          <w:b/>
          <w:bCs/>
          <w:i w:val="0"/>
          <w:iCs w:val="0"/>
          <w:color w:val="auto"/>
          <w:sz w:val="24"/>
          <w:szCs w:val="24"/>
        </w:rPr>
        <w:t>Table S1.</w:t>
      </w:r>
      <w:r w:rsidRPr="00485F25">
        <w:rPr>
          <w:rFonts w:ascii="Times New Roman" w:hAnsi="Times New Roman" w:cs="Times New Roman"/>
          <w:i w:val="0"/>
          <w:iCs w:val="0"/>
          <w:color w:val="auto"/>
          <w:sz w:val="24"/>
          <w:szCs w:val="24"/>
        </w:rPr>
        <w:t xml:space="preserve"> Maturity group-specific default and optimized APSIM parameter values targeted in the optimization of early and late maturity groups 4 and 5 cultivars. </w:t>
      </w:r>
    </w:p>
    <w:p w14:paraId="0CF3C457" w14:textId="69D9AE61" w:rsidR="00485F25" w:rsidRDefault="00485F25" w:rsidP="00485F25">
      <w:pPr>
        <w:spacing w:after="0" w:line="480" w:lineRule="auto"/>
        <w:rPr>
          <w:rFonts w:ascii="Times New Roman" w:hAnsi="Times New Roman" w:cs="Times New Roman"/>
          <w:sz w:val="24"/>
          <w:szCs w:val="24"/>
        </w:rPr>
      </w:pPr>
      <w:r w:rsidRPr="00485F25">
        <w:rPr>
          <w:rFonts w:ascii="Times New Roman" w:hAnsi="Times New Roman" w:cs="Times New Roman"/>
          <w:b/>
          <w:bCs/>
          <w:sz w:val="24"/>
          <w:szCs w:val="24"/>
        </w:rPr>
        <w:t>Figure S</w:t>
      </w:r>
      <w:r w:rsidR="00B818B4">
        <w:rPr>
          <w:rFonts w:ascii="Times New Roman" w:hAnsi="Times New Roman" w:cs="Times New Roman"/>
          <w:b/>
          <w:bCs/>
          <w:sz w:val="24"/>
          <w:szCs w:val="24"/>
        </w:rPr>
        <w:t>2</w:t>
      </w:r>
      <w:r w:rsidRPr="00485F25">
        <w:rPr>
          <w:rFonts w:ascii="Times New Roman" w:hAnsi="Times New Roman" w:cs="Times New Roman"/>
          <w:b/>
          <w:bCs/>
          <w:sz w:val="24"/>
          <w:szCs w:val="24"/>
        </w:rPr>
        <w:t>.</w:t>
      </w:r>
      <w:r w:rsidRPr="00485F25">
        <w:rPr>
          <w:rFonts w:ascii="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w:t>
      </w:r>
      <w:r w:rsidR="00B818B4">
        <w:rPr>
          <w:rFonts w:ascii="Times New Roman" w:hAnsi="Times New Roman" w:cs="Times New Roman"/>
          <w:sz w:val="24"/>
          <w:szCs w:val="24"/>
        </w:rPr>
        <w:t>)</w:t>
      </w:r>
      <w:r w:rsidR="00594572">
        <w:rPr>
          <w:rFonts w:ascii="Times New Roman" w:hAnsi="Times New Roman" w:cs="Times New Roman"/>
          <w:sz w:val="24"/>
          <w:szCs w:val="24"/>
        </w:rPr>
        <w:t>.</w:t>
      </w:r>
    </w:p>
    <w:p w14:paraId="13C0F03D" w14:textId="52BBA9B2" w:rsidR="00594572" w:rsidRPr="00485F25" w:rsidRDefault="00594572" w:rsidP="00594572">
      <w:pPr>
        <w:spacing w:after="0" w:line="480" w:lineRule="auto"/>
        <w:rPr>
          <w:rFonts w:ascii="Times New Roman" w:hAnsi="Times New Roman" w:cs="Times New Roman"/>
          <w:sz w:val="24"/>
          <w:szCs w:val="24"/>
        </w:rPr>
      </w:pPr>
      <w:r w:rsidRPr="00485F25">
        <w:rPr>
          <w:rFonts w:ascii="Times New Roman" w:hAnsi="Times New Roman" w:cs="Times New Roman"/>
          <w:b/>
          <w:bCs/>
          <w:sz w:val="24"/>
          <w:szCs w:val="24"/>
        </w:rPr>
        <w:t>Figure S</w:t>
      </w:r>
      <w:r>
        <w:rPr>
          <w:rFonts w:ascii="Times New Roman" w:hAnsi="Times New Roman" w:cs="Times New Roman"/>
          <w:b/>
          <w:bCs/>
          <w:sz w:val="24"/>
          <w:szCs w:val="24"/>
        </w:rPr>
        <w:t>3</w:t>
      </w:r>
      <w:r w:rsidRPr="00485F25">
        <w:rPr>
          <w:rFonts w:ascii="Times New Roman" w:hAnsi="Times New Roman" w:cs="Times New Roman"/>
          <w:b/>
          <w:bCs/>
          <w:sz w:val="24"/>
          <w:szCs w:val="24"/>
        </w:rPr>
        <w:t>.</w:t>
      </w:r>
      <w:r w:rsidRPr="00485F25">
        <w:rPr>
          <w:rFonts w:ascii="Times New Roman" w:hAnsi="Times New Roman" w:cs="Times New Roman"/>
          <w:sz w:val="24"/>
          <w:szCs w:val="24"/>
        </w:rPr>
        <w:t xml:space="preserve"> Environmental characterization of baseline conditions across all studied site-years (A) and number of calendar days to flower under baseline and the 2°C temperature increase scenario (B). Panel A contains the APSIM phenology response curve (0-1), where 1 represents maximum development rate. The solid vertical and horizontal lines indicate the median growing-season average temperature and total growing-season precipitation, respectively.</w:t>
      </w:r>
    </w:p>
    <w:p w14:paraId="7EBFF8DF" w14:textId="77777777" w:rsidR="00485F25" w:rsidRPr="00485F25" w:rsidRDefault="00485F25" w:rsidP="00485F25">
      <w:pPr>
        <w:spacing w:after="0" w:line="480" w:lineRule="auto"/>
        <w:rPr>
          <w:rFonts w:ascii="Times New Roman" w:hAnsi="Times New Roman" w:cs="Times New Roman"/>
          <w:sz w:val="24"/>
          <w:szCs w:val="24"/>
        </w:rPr>
      </w:pPr>
      <w:r w:rsidRPr="00485F25">
        <w:rPr>
          <w:rFonts w:ascii="Times New Roman" w:hAnsi="Times New Roman" w:cs="Times New Roman"/>
          <w:b/>
          <w:bCs/>
          <w:sz w:val="24"/>
          <w:szCs w:val="24"/>
        </w:rPr>
        <w:t>Figure S4.</w:t>
      </w:r>
      <w:r w:rsidRPr="00485F25">
        <w:rPr>
          <w:rFonts w:ascii="Times New Roman" w:hAnsi="Times New Roman" w:cs="Times New Roman"/>
          <w:sz w:val="24"/>
          <w:szCs w:val="24"/>
        </w:rPr>
        <w:t xml:space="preserve"> Density distribution in simulated soybean yields under baseline, climate change with and without CO</w:t>
      </w:r>
      <w:r w:rsidRPr="00485F25">
        <w:rPr>
          <w:rFonts w:ascii="Times New Roman" w:hAnsi="Times New Roman" w:cs="Times New Roman"/>
          <w:sz w:val="24"/>
          <w:szCs w:val="24"/>
          <w:vertAlign w:val="subscript"/>
        </w:rPr>
        <w:t xml:space="preserve">2 </w:t>
      </w:r>
      <w:r w:rsidRPr="00485F25">
        <w:rPr>
          <w:rFonts w:ascii="Times New Roman" w:hAnsi="Times New Roman" w:cs="Times New Roman"/>
          <w:sz w:val="24"/>
          <w:szCs w:val="24"/>
        </w:rPr>
        <w:t>fertilization (A), and geographical distribution in soybean yields over the simulated study area under baseline, climate change (CC) with and without CO</w:t>
      </w:r>
      <w:r w:rsidRPr="00485F25">
        <w:rPr>
          <w:rFonts w:ascii="Times New Roman" w:hAnsi="Times New Roman" w:cs="Times New Roman"/>
          <w:sz w:val="24"/>
          <w:szCs w:val="24"/>
          <w:vertAlign w:val="subscript"/>
        </w:rPr>
        <w:t>2</w:t>
      </w:r>
      <w:r w:rsidRPr="00485F25">
        <w:rPr>
          <w:rFonts w:ascii="Times New Roman" w:hAnsi="Times New Roman" w:cs="Times New Roman"/>
          <w:sz w:val="24"/>
          <w:szCs w:val="24"/>
        </w:rPr>
        <w:t xml:space="preserve"> fertilization (B).</w:t>
      </w:r>
    </w:p>
    <w:p w14:paraId="25BB76DA" w14:textId="77777777" w:rsidR="00485F25" w:rsidRDefault="00485F25" w:rsidP="00485F25">
      <w:pPr>
        <w:spacing w:after="0" w:line="480" w:lineRule="auto"/>
        <w:rPr>
          <w:rFonts w:ascii="Times New Roman" w:hAnsi="Times New Roman" w:cs="Times New Roman"/>
          <w:sz w:val="24"/>
          <w:szCs w:val="24"/>
        </w:rPr>
      </w:pPr>
      <w:r w:rsidRPr="00485F25">
        <w:rPr>
          <w:rFonts w:ascii="Times New Roman" w:hAnsi="Times New Roman" w:cs="Times New Roman"/>
          <w:b/>
          <w:bCs/>
          <w:sz w:val="24"/>
          <w:szCs w:val="24"/>
        </w:rPr>
        <w:t>Figure S5.</w:t>
      </w:r>
      <w:r w:rsidRPr="00485F25">
        <w:rPr>
          <w:rFonts w:ascii="Times New Roman" w:hAnsi="Times New Roman" w:cs="Times New Roman"/>
          <w:sz w:val="24"/>
          <w:szCs w:val="24"/>
        </w:rPr>
        <w:t xml:space="preserve"> Geographical distribution of the relative effects of rising temperatures on soybean seed yield and adaptive agronomic management strategies. Values per pixel in panel B are averages across 40 weather years. LM &amp; ES represent the combined effect of a late-maturing variety and early sowing.</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lastRenderedPageBreak/>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C98614A"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1" w:history="1">
        <w:r w:rsidRPr="00403C2D">
          <w:rPr>
            <w:rStyle w:val="Hyperlink"/>
            <w:rFonts w:ascii="Times New Roman" w:hAnsi="Times New Roman" w:cs="Times New Roman"/>
            <w:sz w:val="24"/>
            <w:szCs w:val="24"/>
          </w:rPr>
          <w:t>https://doi.org/10.2135/CROPSCI2006.05.0292</w:t>
        </w:r>
      </w:hyperlink>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Bishop, K. A., </w:t>
      </w:r>
      <w:proofErr w:type="spellStart"/>
      <w:r w:rsidRPr="00403C2D">
        <w:rPr>
          <w:rFonts w:ascii="Times New Roman" w:hAnsi="Times New Roman" w:cs="Times New Roman"/>
          <w:sz w:val="24"/>
          <w:szCs w:val="24"/>
        </w:rPr>
        <w:t>Betzelberger</w:t>
      </w:r>
      <w:proofErr w:type="spellEnd"/>
      <w:r w:rsidRPr="00403C2D">
        <w:rPr>
          <w:rFonts w:ascii="Times New Roman" w:hAnsi="Times New Roman" w:cs="Times New Roman"/>
          <w:sz w:val="24"/>
          <w:szCs w:val="24"/>
        </w:rPr>
        <w:t>, A. M., Long, S. P., &amp; Ainsworth, E. A. (2015). Is there potential to adapt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w:t>
      </w:r>
      <w:proofErr w:type="spellStart"/>
      <w:r w:rsidRPr="00403C2D">
        <w:rPr>
          <w:rFonts w:ascii="Times New Roman" w:hAnsi="Times New Roman" w:cs="Times New Roman"/>
          <w:sz w:val="24"/>
          <w:szCs w:val="24"/>
        </w:rPr>
        <w:t>Merr</w:t>
      </w:r>
      <w:proofErr w:type="spellEnd"/>
      <w:r w:rsidRPr="00403C2D">
        <w:rPr>
          <w:rFonts w:ascii="Times New Roman" w:hAnsi="Times New Roman" w:cs="Times New Roman"/>
          <w:sz w:val="24"/>
          <w:szCs w:val="24"/>
        </w:rPr>
        <w:t xml:space="preserve">.) to future [CO2]? An analysis of the yield response of 18 genotypes in free-air CO2 enrichment. </w:t>
      </w:r>
      <w:r w:rsidRPr="00403C2D">
        <w:rPr>
          <w:rFonts w:ascii="Times New Roman" w:hAnsi="Times New Roman" w:cs="Times New Roman"/>
          <w:i/>
          <w:iCs/>
          <w:sz w:val="24"/>
          <w:szCs w:val="24"/>
        </w:rPr>
        <w:t>Plant, Cell &amp; Environment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38</w:t>
      </w:r>
      <w:r w:rsidRPr="00403C2D">
        <w:rPr>
          <w:rFonts w:ascii="Times New Roman" w:hAnsi="Times New Roman" w:cs="Times New Roman"/>
          <w:sz w:val="24"/>
          <w:szCs w:val="24"/>
        </w:rPr>
        <w:t xml:space="preserve">(9), 1765–1774. </w:t>
      </w:r>
      <w:hyperlink r:id="rId12" w:history="1">
        <w:r w:rsidRPr="00403C2D">
          <w:rPr>
            <w:rStyle w:val="Hyperlink"/>
            <w:rFonts w:ascii="Times New Roman" w:hAnsi="Times New Roman" w:cs="Times New Roman"/>
            <w:sz w:val="24"/>
            <w:szCs w:val="24"/>
          </w:rPr>
          <w:t>https://doi.org/10.1111/pce.12443</w:t>
        </w:r>
      </w:hyperlink>
    </w:p>
    <w:p w14:paraId="3D975F1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w:t>
      </w:r>
      <w:r w:rsidRPr="00403C2D">
        <w:rPr>
          <w:rFonts w:ascii="Times New Roman" w:hAnsi="Times New Roman" w:cs="Times New Roman"/>
          <w:sz w:val="24"/>
          <w:szCs w:val="24"/>
        </w:rPr>
        <w:lastRenderedPageBreak/>
        <w:t xml:space="preserve">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3" w:history="1">
        <w:r w:rsidRPr="00403C2D">
          <w:rPr>
            <w:rStyle w:val="Hyperlink"/>
            <w:rFonts w:ascii="Times New Roman" w:hAnsi="Times New Roman" w:cs="Times New Roman"/>
            <w:sz w:val="24"/>
            <w:szCs w:val="24"/>
          </w:rPr>
          <w:t>https://doi.org/10.2480/AGRMET.469</w:t>
        </w:r>
      </w:hyperlink>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proofErr w:type="spellStart"/>
      <w:r w:rsidRPr="00403C2D">
        <w:rPr>
          <w:rFonts w:ascii="Times New Roman" w:hAnsi="Times New Roman" w:cs="Times New Roman"/>
          <w:sz w:val="24"/>
          <w:szCs w:val="24"/>
        </w:rPr>
        <w:t>Deryng</w:t>
      </w:r>
      <w:proofErr w:type="spellEnd"/>
      <w:r w:rsidRPr="00403C2D">
        <w:rPr>
          <w:rFonts w:ascii="Times New Roman" w:hAnsi="Times New Roman" w:cs="Times New Roman"/>
          <w:sz w:val="24"/>
          <w:szCs w:val="24"/>
        </w:rPr>
        <w:t xml:space="preserve">,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4"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5"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6"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7" w:history="1">
        <w:r w:rsidRPr="00403C2D">
          <w:rPr>
            <w:rStyle w:val="Hyperlink"/>
            <w:rFonts w:ascii="Times New Roman" w:hAnsi="Times New Roman" w:cs="Times New Roman"/>
            <w:sz w:val="24"/>
            <w:szCs w:val="24"/>
          </w:rPr>
          <w:t>https://doi.org/10.1007/S13593-023-00889-6</w:t>
        </w:r>
      </w:hyperlink>
    </w:p>
    <w:p w14:paraId="78BBBC3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18" w:history="1">
        <w:r w:rsidRPr="00403C2D">
          <w:rPr>
            <w:rStyle w:val="Hyperlink"/>
            <w:rFonts w:ascii="Times New Roman" w:hAnsi="Times New Roman" w:cs="Times New Roman"/>
            <w:sz w:val="24"/>
            <w:szCs w:val="24"/>
          </w:rPr>
          <w:t>https://doi.org/10.3389/FPLS.2022.849896</w:t>
        </w:r>
      </w:hyperlink>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w:t>
      </w:r>
      <w:r w:rsidRPr="00403C2D">
        <w:rPr>
          <w:rFonts w:ascii="Times New Roman" w:hAnsi="Times New Roman" w:cs="Times New Roman"/>
          <w:sz w:val="24"/>
          <w:szCs w:val="24"/>
        </w:rPr>
        <w:lastRenderedPageBreak/>
        <w:t xml:space="preserve">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19"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0"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1" w:history="1">
        <w:r w:rsidRPr="00403C2D">
          <w:rPr>
            <w:rStyle w:val="Hyperlink"/>
            <w:rFonts w:ascii="Times New Roman" w:hAnsi="Times New Roman" w:cs="Times New Roman"/>
            <w:sz w:val="24"/>
            <w:szCs w:val="24"/>
          </w:rPr>
          <w:t>https://doi.org/10.1016/j.fcr.2024.109306</w:t>
        </w:r>
      </w:hyperlink>
    </w:p>
    <w:p w14:paraId="77EE970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2" w:history="1">
        <w:r w:rsidRPr="00403C2D">
          <w:rPr>
            <w:rStyle w:val="Hyperlink"/>
            <w:rFonts w:ascii="Times New Roman" w:hAnsi="Times New Roman" w:cs="Times New Roman"/>
            <w:sz w:val="24"/>
            <w:szCs w:val="24"/>
          </w:rPr>
          <w:t>https://doi.org/10.1088/1748-9326/2/1/014002</w:t>
        </w:r>
      </w:hyperlink>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3"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4"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5" w:history="1">
        <w:r w:rsidRPr="00403C2D">
          <w:rPr>
            <w:rStyle w:val="Hyperlink"/>
            <w:rFonts w:ascii="Times New Roman" w:hAnsi="Times New Roman" w:cs="Times New Roman"/>
            <w:sz w:val="24"/>
            <w:szCs w:val="24"/>
          </w:rPr>
          <w:t>https://doi.org/10.1038/s41598-019-38971-3</w:t>
        </w:r>
      </w:hyperlink>
    </w:p>
    <w:p w14:paraId="24AD634A" w14:textId="4F93061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del w:id="165" w:author="Elvis F. Elli" w:date="2026-06-17T11:36:00Z" w16du:dateUtc="2026-06-17T16:36:00Z">
        <w:r w:rsidRPr="00403C2D" w:rsidDel="00762F7E">
          <w:rPr>
            <w:rFonts w:ascii="Times New Roman" w:hAnsi="Times New Roman" w:cs="Times New Roman"/>
            <w:sz w:val="24"/>
            <w:szCs w:val="24"/>
          </w:rPr>
          <w:delText>3</w:delText>
        </w:r>
      </w:del>
      <w:ins w:id="166" w:author="Elvis F. Elli" w:date="2026-06-17T11:36:00Z" w16du:dateUtc="2026-06-17T16:36:00Z">
        <w:r w:rsidR="00762F7E">
          <w:rPr>
            <w:rFonts w:ascii="Times New Roman" w:hAnsi="Times New Roman" w:cs="Times New Roman"/>
            <w:sz w:val="24"/>
            <w:szCs w:val="24"/>
          </w:rPr>
          <w:t>5</w:t>
        </w:r>
      </w:ins>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26" w:history="1">
        <w:r w:rsidRPr="00403C2D">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Nendel, C., Reckling, M., </w:t>
      </w:r>
      <w:proofErr w:type="spellStart"/>
      <w:r w:rsidRPr="00403C2D">
        <w:rPr>
          <w:rFonts w:ascii="Times New Roman" w:hAnsi="Times New Roman" w:cs="Times New Roman"/>
          <w:sz w:val="24"/>
          <w:szCs w:val="24"/>
        </w:rPr>
        <w:t>Debaeke</w:t>
      </w:r>
      <w:proofErr w:type="spellEnd"/>
      <w:r w:rsidRPr="00403C2D">
        <w:rPr>
          <w:rFonts w:ascii="Times New Roman" w:hAnsi="Times New Roman" w:cs="Times New Roman"/>
          <w:sz w:val="24"/>
          <w:szCs w:val="24"/>
        </w:rPr>
        <w:t xml:space="preserve">, P., Schulz, S., Berg-Mohnicke, M., Constantin, J., </w:t>
      </w:r>
      <w:proofErr w:type="spellStart"/>
      <w:r w:rsidRPr="00403C2D">
        <w:rPr>
          <w:rFonts w:ascii="Times New Roman" w:hAnsi="Times New Roman" w:cs="Times New Roman"/>
          <w:sz w:val="24"/>
          <w:szCs w:val="24"/>
        </w:rPr>
        <w:t>Fronzek</w:t>
      </w:r>
      <w:proofErr w:type="spellEnd"/>
      <w:r w:rsidRPr="00403C2D">
        <w:rPr>
          <w:rFonts w:ascii="Times New Roman" w:hAnsi="Times New Roman" w:cs="Times New Roman"/>
          <w:sz w:val="24"/>
          <w:szCs w:val="24"/>
        </w:rPr>
        <w:t xml:space="preserve">, S., Hoffmann, M., Jakšić, S., </w:t>
      </w:r>
      <w:proofErr w:type="spellStart"/>
      <w:r w:rsidRPr="00403C2D">
        <w:rPr>
          <w:rFonts w:ascii="Times New Roman" w:hAnsi="Times New Roman" w:cs="Times New Roman"/>
          <w:sz w:val="24"/>
          <w:szCs w:val="24"/>
        </w:rPr>
        <w:t>Kersebaum</w:t>
      </w:r>
      <w:proofErr w:type="spellEnd"/>
      <w:r w:rsidRPr="00403C2D">
        <w:rPr>
          <w:rFonts w:ascii="Times New Roman" w:hAnsi="Times New Roman" w:cs="Times New Roman"/>
          <w:sz w:val="24"/>
          <w:szCs w:val="24"/>
        </w:rPr>
        <w:t xml:space="preserve">, K.-C., Klimek-Kopyra, A., Raynal, H.,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Stella, T., &amp; Battisti, R. (2023). Future area expansion outweighs increasing drought risk for soybean in Europe.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29</w:t>
      </w:r>
      <w:r w:rsidRPr="00403C2D">
        <w:rPr>
          <w:rFonts w:ascii="Times New Roman" w:hAnsi="Times New Roman" w:cs="Times New Roman"/>
          <w:sz w:val="24"/>
          <w:szCs w:val="24"/>
        </w:rPr>
        <w:t xml:space="preserve">(5), 1340–1358. </w:t>
      </w:r>
      <w:hyperlink r:id="rId27" w:history="1">
        <w:r w:rsidRPr="00403C2D">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28"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29"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0" w:history="1">
        <w:r w:rsidRPr="00403C2D">
          <w:rPr>
            <w:rStyle w:val="Hyperlink"/>
            <w:rFonts w:ascii="Times New Roman" w:hAnsi="Times New Roman" w:cs="Times New Roman"/>
            <w:sz w:val="24"/>
            <w:szCs w:val="24"/>
          </w:rPr>
          <w:t>https://doi.org/10.1007/S10584-016-1601-9</w:t>
        </w:r>
      </w:hyperlink>
    </w:p>
    <w:p w14:paraId="7977507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Salmeron,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lastRenderedPageBreak/>
        <w:t>Verbree</w:t>
      </w:r>
      <w:proofErr w:type="spellEnd"/>
      <w:r w:rsidRPr="00403C2D">
        <w:rPr>
          <w:rFonts w:ascii="Times New Roman" w:hAnsi="Times New Roman" w:cs="Times New Roman"/>
          <w:sz w:val="24"/>
          <w:szCs w:val="24"/>
        </w:rPr>
        <w:t xml:space="preserv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1"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2"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3" w:history="1">
        <w:r w:rsidRPr="00403C2D">
          <w:rPr>
            <w:rStyle w:val="Hyperlink"/>
            <w:rFonts w:ascii="Times New Roman" w:hAnsi="Times New Roman" w:cs="Times New Roman"/>
            <w:sz w:val="24"/>
            <w:szCs w:val="24"/>
          </w:rPr>
          <w:t>https://doi.org/10.1016/J.AGSY.2016.07.016</w:t>
        </w:r>
      </w:hyperlink>
    </w:p>
    <w:p w14:paraId="589E84AD"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5454B49E"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Thornton, P. K., Ericksen, P. J., Herrero, M., &amp; Challinor, A. J. (2014). Climate variability and vulnerability to climate change: A review.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20</w:t>
      </w:r>
      <w:r w:rsidRPr="00403C2D">
        <w:rPr>
          <w:rFonts w:ascii="Times New Roman" w:hAnsi="Times New Roman" w:cs="Times New Roman"/>
          <w:sz w:val="24"/>
          <w:szCs w:val="24"/>
        </w:rPr>
        <w:t xml:space="preserve">(11), 3313–3328. </w:t>
      </w:r>
      <w:hyperlink r:id="rId34" w:history="1">
        <w:r w:rsidRPr="00403C2D">
          <w:rPr>
            <w:rStyle w:val="Hyperlink"/>
            <w:rFonts w:ascii="Times New Roman" w:hAnsi="Times New Roman" w:cs="Times New Roman"/>
            <w:sz w:val="24"/>
            <w:szCs w:val="24"/>
          </w:rPr>
          <w:t>https://doi.org/10.1111/GCB.12581</w:t>
        </w:r>
      </w:hyperlink>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5" w:history="1">
        <w:r w:rsidRPr="00403C2D">
          <w:rPr>
            <w:rStyle w:val="Hyperlink"/>
            <w:rFonts w:ascii="Times New Roman" w:hAnsi="Times New Roman" w:cs="Times New Roman"/>
            <w:sz w:val="24"/>
            <w:szCs w:val="24"/>
          </w:rPr>
          <w:t>https://doi.org/10.1029/2024JG008266</w:t>
        </w:r>
      </w:hyperlink>
    </w:p>
    <w:p w14:paraId="4E774429" w14:textId="78665E2B" w:rsidR="009B3901" w:rsidRPr="00745C29"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Zabel, F., Müller, C., Elliott, J., Minoli, S., </w:t>
      </w:r>
      <w:proofErr w:type="spellStart"/>
      <w:r w:rsidRPr="00403C2D">
        <w:rPr>
          <w:rFonts w:ascii="Times New Roman" w:hAnsi="Times New Roman" w:cs="Times New Roman"/>
          <w:sz w:val="24"/>
          <w:szCs w:val="24"/>
        </w:rPr>
        <w:t>Jägermeyr</w:t>
      </w:r>
      <w:proofErr w:type="spellEnd"/>
      <w:r w:rsidRPr="00403C2D">
        <w:rPr>
          <w:rFonts w:ascii="Times New Roman" w:hAnsi="Times New Roman" w:cs="Times New Roman"/>
          <w:sz w:val="24"/>
          <w:szCs w:val="24"/>
        </w:rPr>
        <w:t xml:space="preserve">, J., Schneider, J. M., Franke, J. A., Moyer, E., Dury, M., Francois, L., Folberth, C., Liu, W., Pugh, T. A. M., Olin, S., Rabin, S. S., Mauser, W., Hank, T., Ruane, A. C., &amp; Asseng, S. (2021). Large potential for crop production </w:t>
      </w:r>
      <w:r w:rsidRPr="00403C2D">
        <w:rPr>
          <w:rFonts w:ascii="Times New Roman" w:hAnsi="Times New Roman" w:cs="Times New Roman"/>
          <w:sz w:val="24"/>
          <w:szCs w:val="24"/>
        </w:rPr>
        <w:lastRenderedPageBreak/>
        <w:t xml:space="preserve">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36" w:history="1">
        <w:r w:rsidRPr="00403C2D">
          <w:rPr>
            <w:rStyle w:val="Hyperlink"/>
            <w:rFonts w:ascii="Times New Roman" w:hAnsi="Times New Roman" w:cs="Times New Roman"/>
            <w:sz w:val="24"/>
            <w:szCs w:val="24"/>
          </w:rPr>
          <w:t>https://doi.org/10.1111/GCB.15649</w:t>
        </w:r>
      </w:hyperlink>
    </w:p>
    <w:sectPr w:rsidR="009B3901" w:rsidRPr="00745C29" w:rsidSect="007D4C1F">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8F3F9" w14:textId="77777777" w:rsidR="00F42639" w:rsidRDefault="00F42639">
      <w:pPr>
        <w:spacing w:after="0" w:line="240" w:lineRule="auto"/>
      </w:pPr>
      <w:r>
        <w:separator/>
      </w:r>
    </w:p>
  </w:endnote>
  <w:endnote w:type="continuationSeparator" w:id="0">
    <w:p w14:paraId="4020A6C0" w14:textId="77777777" w:rsidR="00F42639" w:rsidRDefault="00F42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FA785" w14:textId="77777777" w:rsidR="00F42639" w:rsidRDefault="00F42639">
      <w:pPr>
        <w:spacing w:after="0" w:line="240" w:lineRule="auto"/>
      </w:pPr>
      <w:r>
        <w:separator/>
      </w:r>
    </w:p>
  </w:footnote>
  <w:footnote w:type="continuationSeparator" w:id="0">
    <w:p w14:paraId="44469929" w14:textId="77777777" w:rsidR="00F42639" w:rsidRDefault="00F42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vis F. Elli">
    <w15:presenceInfo w15:providerId="AD" w15:userId="S::eelli@uark.edu::64f64820-2f4c-4895-98eb-a853981437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3B06"/>
    <w:rsid w:val="00034255"/>
    <w:rsid w:val="0003425C"/>
    <w:rsid w:val="00035402"/>
    <w:rsid w:val="000354E8"/>
    <w:rsid w:val="0003595B"/>
    <w:rsid w:val="00037C44"/>
    <w:rsid w:val="00037E00"/>
    <w:rsid w:val="00044205"/>
    <w:rsid w:val="00044FBA"/>
    <w:rsid w:val="00045CFB"/>
    <w:rsid w:val="00051711"/>
    <w:rsid w:val="00051F44"/>
    <w:rsid w:val="00054E1F"/>
    <w:rsid w:val="00056F6C"/>
    <w:rsid w:val="000601A2"/>
    <w:rsid w:val="000626C2"/>
    <w:rsid w:val="00066C85"/>
    <w:rsid w:val="00067845"/>
    <w:rsid w:val="0006797D"/>
    <w:rsid w:val="00067F91"/>
    <w:rsid w:val="00071109"/>
    <w:rsid w:val="00072597"/>
    <w:rsid w:val="00073476"/>
    <w:rsid w:val="00073521"/>
    <w:rsid w:val="0007382F"/>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C131E"/>
    <w:rsid w:val="000C2BD2"/>
    <w:rsid w:val="000C4E6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5C37"/>
    <w:rsid w:val="000F6123"/>
    <w:rsid w:val="000F663A"/>
    <w:rsid w:val="001007FB"/>
    <w:rsid w:val="001029B0"/>
    <w:rsid w:val="00104CD4"/>
    <w:rsid w:val="001068F0"/>
    <w:rsid w:val="001072F5"/>
    <w:rsid w:val="001074EA"/>
    <w:rsid w:val="0011020F"/>
    <w:rsid w:val="00114064"/>
    <w:rsid w:val="00120C66"/>
    <w:rsid w:val="00121A13"/>
    <w:rsid w:val="00121C27"/>
    <w:rsid w:val="00122AFC"/>
    <w:rsid w:val="00123CAE"/>
    <w:rsid w:val="00123F5C"/>
    <w:rsid w:val="001251BA"/>
    <w:rsid w:val="00126839"/>
    <w:rsid w:val="00127B2F"/>
    <w:rsid w:val="001303FA"/>
    <w:rsid w:val="001318AC"/>
    <w:rsid w:val="00131D37"/>
    <w:rsid w:val="00132903"/>
    <w:rsid w:val="00134F5E"/>
    <w:rsid w:val="00140886"/>
    <w:rsid w:val="00142C08"/>
    <w:rsid w:val="00143E8C"/>
    <w:rsid w:val="00146F79"/>
    <w:rsid w:val="001472EA"/>
    <w:rsid w:val="0014789C"/>
    <w:rsid w:val="001510B1"/>
    <w:rsid w:val="0015236E"/>
    <w:rsid w:val="00152A3E"/>
    <w:rsid w:val="0015574E"/>
    <w:rsid w:val="00155D18"/>
    <w:rsid w:val="001623AB"/>
    <w:rsid w:val="0016249E"/>
    <w:rsid w:val="001668B6"/>
    <w:rsid w:val="00170B2A"/>
    <w:rsid w:val="001711A2"/>
    <w:rsid w:val="00171A3F"/>
    <w:rsid w:val="00171A73"/>
    <w:rsid w:val="00175256"/>
    <w:rsid w:val="0018033B"/>
    <w:rsid w:val="00180C5B"/>
    <w:rsid w:val="00180E37"/>
    <w:rsid w:val="001814D3"/>
    <w:rsid w:val="00182566"/>
    <w:rsid w:val="00184C95"/>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5F28"/>
    <w:rsid w:val="001C75B0"/>
    <w:rsid w:val="001D0662"/>
    <w:rsid w:val="001D0ECC"/>
    <w:rsid w:val="001D2EA5"/>
    <w:rsid w:val="001D68BD"/>
    <w:rsid w:val="001D6F68"/>
    <w:rsid w:val="001E00CC"/>
    <w:rsid w:val="001E1EC7"/>
    <w:rsid w:val="001E40CD"/>
    <w:rsid w:val="001E4277"/>
    <w:rsid w:val="001E5F64"/>
    <w:rsid w:val="001E712A"/>
    <w:rsid w:val="001E7F40"/>
    <w:rsid w:val="001F0927"/>
    <w:rsid w:val="001F2672"/>
    <w:rsid w:val="001F3DD3"/>
    <w:rsid w:val="001F717A"/>
    <w:rsid w:val="001F7972"/>
    <w:rsid w:val="0020164E"/>
    <w:rsid w:val="0020247C"/>
    <w:rsid w:val="00203881"/>
    <w:rsid w:val="00203E51"/>
    <w:rsid w:val="002106DB"/>
    <w:rsid w:val="00210C37"/>
    <w:rsid w:val="00214739"/>
    <w:rsid w:val="00217460"/>
    <w:rsid w:val="00220C64"/>
    <w:rsid w:val="00222EDA"/>
    <w:rsid w:val="00223989"/>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6095"/>
    <w:rsid w:val="00276C57"/>
    <w:rsid w:val="002829AC"/>
    <w:rsid w:val="00284F35"/>
    <w:rsid w:val="00292200"/>
    <w:rsid w:val="0029444E"/>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403AD"/>
    <w:rsid w:val="003410DA"/>
    <w:rsid w:val="00342BA4"/>
    <w:rsid w:val="0034335E"/>
    <w:rsid w:val="00344386"/>
    <w:rsid w:val="00345A1B"/>
    <w:rsid w:val="003466F5"/>
    <w:rsid w:val="00350A65"/>
    <w:rsid w:val="00351193"/>
    <w:rsid w:val="00351C9A"/>
    <w:rsid w:val="0035277E"/>
    <w:rsid w:val="00352E38"/>
    <w:rsid w:val="003551F2"/>
    <w:rsid w:val="0035567A"/>
    <w:rsid w:val="003563B3"/>
    <w:rsid w:val="00361EFB"/>
    <w:rsid w:val="00362238"/>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7BEE"/>
    <w:rsid w:val="003C0C59"/>
    <w:rsid w:val="003C1763"/>
    <w:rsid w:val="003C17FF"/>
    <w:rsid w:val="003C1EF5"/>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1B46"/>
    <w:rsid w:val="00421B6E"/>
    <w:rsid w:val="0042293C"/>
    <w:rsid w:val="00424DE1"/>
    <w:rsid w:val="00425049"/>
    <w:rsid w:val="0043112F"/>
    <w:rsid w:val="004329B0"/>
    <w:rsid w:val="00433EE6"/>
    <w:rsid w:val="0043464E"/>
    <w:rsid w:val="00434F76"/>
    <w:rsid w:val="00435678"/>
    <w:rsid w:val="004363CA"/>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71A7"/>
    <w:rsid w:val="004877C3"/>
    <w:rsid w:val="00487817"/>
    <w:rsid w:val="004914EF"/>
    <w:rsid w:val="00491FA5"/>
    <w:rsid w:val="004924FB"/>
    <w:rsid w:val="0049622F"/>
    <w:rsid w:val="004A00C9"/>
    <w:rsid w:val="004A14D3"/>
    <w:rsid w:val="004A22E3"/>
    <w:rsid w:val="004A4028"/>
    <w:rsid w:val="004A4897"/>
    <w:rsid w:val="004A5BFF"/>
    <w:rsid w:val="004A5FDA"/>
    <w:rsid w:val="004B2E01"/>
    <w:rsid w:val="004B4464"/>
    <w:rsid w:val="004B5106"/>
    <w:rsid w:val="004B59BC"/>
    <w:rsid w:val="004B68A1"/>
    <w:rsid w:val="004B7FCC"/>
    <w:rsid w:val="004C150B"/>
    <w:rsid w:val="004C2555"/>
    <w:rsid w:val="004C40ED"/>
    <w:rsid w:val="004C7105"/>
    <w:rsid w:val="004C7C01"/>
    <w:rsid w:val="004D0651"/>
    <w:rsid w:val="004D1F61"/>
    <w:rsid w:val="004D2BF1"/>
    <w:rsid w:val="004D3E73"/>
    <w:rsid w:val="004D53EC"/>
    <w:rsid w:val="004D7793"/>
    <w:rsid w:val="004E03BC"/>
    <w:rsid w:val="004E1008"/>
    <w:rsid w:val="004E16C3"/>
    <w:rsid w:val="004E171E"/>
    <w:rsid w:val="004E1898"/>
    <w:rsid w:val="004E1E13"/>
    <w:rsid w:val="004E2CAF"/>
    <w:rsid w:val="004E3968"/>
    <w:rsid w:val="004E3E9E"/>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3D17"/>
    <w:rsid w:val="00574696"/>
    <w:rsid w:val="005765B7"/>
    <w:rsid w:val="005771D5"/>
    <w:rsid w:val="0058032C"/>
    <w:rsid w:val="0058147E"/>
    <w:rsid w:val="005817D9"/>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64B0"/>
    <w:rsid w:val="005C067C"/>
    <w:rsid w:val="005C1EA4"/>
    <w:rsid w:val="005C1EE7"/>
    <w:rsid w:val="005C20F1"/>
    <w:rsid w:val="005C437B"/>
    <w:rsid w:val="005C5B78"/>
    <w:rsid w:val="005C77AF"/>
    <w:rsid w:val="005D0A36"/>
    <w:rsid w:val="005D19CD"/>
    <w:rsid w:val="005D7311"/>
    <w:rsid w:val="005E5820"/>
    <w:rsid w:val="005E78AA"/>
    <w:rsid w:val="005F0026"/>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6074B"/>
    <w:rsid w:val="00661096"/>
    <w:rsid w:val="00663A5B"/>
    <w:rsid w:val="00671862"/>
    <w:rsid w:val="00673130"/>
    <w:rsid w:val="00675EEC"/>
    <w:rsid w:val="00680913"/>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E1F"/>
    <w:rsid w:val="006D019B"/>
    <w:rsid w:val="006D3796"/>
    <w:rsid w:val="006D40F2"/>
    <w:rsid w:val="006D4145"/>
    <w:rsid w:val="006D4A96"/>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6685"/>
    <w:rsid w:val="00747F87"/>
    <w:rsid w:val="00751ACD"/>
    <w:rsid w:val="0075267E"/>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6E1B"/>
    <w:rsid w:val="008C74CB"/>
    <w:rsid w:val="008D06A1"/>
    <w:rsid w:val="008D09F6"/>
    <w:rsid w:val="008D2003"/>
    <w:rsid w:val="008D2138"/>
    <w:rsid w:val="008D2786"/>
    <w:rsid w:val="008D2943"/>
    <w:rsid w:val="008D6502"/>
    <w:rsid w:val="008D6BBC"/>
    <w:rsid w:val="008D7855"/>
    <w:rsid w:val="008D7EE6"/>
    <w:rsid w:val="008E0A92"/>
    <w:rsid w:val="008E0EFE"/>
    <w:rsid w:val="008E1000"/>
    <w:rsid w:val="008E1CAD"/>
    <w:rsid w:val="008E2252"/>
    <w:rsid w:val="008E239B"/>
    <w:rsid w:val="008E340E"/>
    <w:rsid w:val="008E3D4B"/>
    <w:rsid w:val="008E41D4"/>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7F48"/>
    <w:rsid w:val="009513EE"/>
    <w:rsid w:val="009525B8"/>
    <w:rsid w:val="00954476"/>
    <w:rsid w:val="00955064"/>
    <w:rsid w:val="00955EB1"/>
    <w:rsid w:val="00956E95"/>
    <w:rsid w:val="009571D4"/>
    <w:rsid w:val="00957D8A"/>
    <w:rsid w:val="00960276"/>
    <w:rsid w:val="009614D7"/>
    <w:rsid w:val="0096497E"/>
    <w:rsid w:val="00965F15"/>
    <w:rsid w:val="00966AF7"/>
    <w:rsid w:val="00970C87"/>
    <w:rsid w:val="0097657E"/>
    <w:rsid w:val="00977F23"/>
    <w:rsid w:val="009841AC"/>
    <w:rsid w:val="009869F6"/>
    <w:rsid w:val="00986EF2"/>
    <w:rsid w:val="00990A97"/>
    <w:rsid w:val="009924CE"/>
    <w:rsid w:val="0099275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53F2"/>
    <w:rsid w:val="009C5E7A"/>
    <w:rsid w:val="009D1AC6"/>
    <w:rsid w:val="009D1B6C"/>
    <w:rsid w:val="009D4B47"/>
    <w:rsid w:val="009D663F"/>
    <w:rsid w:val="009D7EAF"/>
    <w:rsid w:val="009E1B17"/>
    <w:rsid w:val="009E1E60"/>
    <w:rsid w:val="009E2457"/>
    <w:rsid w:val="009E2698"/>
    <w:rsid w:val="009E35AB"/>
    <w:rsid w:val="009E384E"/>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1647"/>
    <w:rsid w:val="00A2348E"/>
    <w:rsid w:val="00A242E7"/>
    <w:rsid w:val="00A247E0"/>
    <w:rsid w:val="00A24850"/>
    <w:rsid w:val="00A265F6"/>
    <w:rsid w:val="00A26675"/>
    <w:rsid w:val="00A26CEE"/>
    <w:rsid w:val="00A27C8A"/>
    <w:rsid w:val="00A309FD"/>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6CEA"/>
    <w:rsid w:val="00AB708A"/>
    <w:rsid w:val="00AC11F5"/>
    <w:rsid w:val="00AC2737"/>
    <w:rsid w:val="00AC46D6"/>
    <w:rsid w:val="00AC6B42"/>
    <w:rsid w:val="00AC6DE5"/>
    <w:rsid w:val="00AD147E"/>
    <w:rsid w:val="00AD231F"/>
    <w:rsid w:val="00AD2FC1"/>
    <w:rsid w:val="00AD313F"/>
    <w:rsid w:val="00AD36C9"/>
    <w:rsid w:val="00AD402A"/>
    <w:rsid w:val="00AD5EDF"/>
    <w:rsid w:val="00AD7D32"/>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2027B"/>
    <w:rsid w:val="00B211C3"/>
    <w:rsid w:val="00B211C6"/>
    <w:rsid w:val="00B21B7F"/>
    <w:rsid w:val="00B227E2"/>
    <w:rsid w:val="00B23D7A"/>
    <w:rsid w:val="00B25DFE"/>
    <w:rsid w:val="00B26595"/>
    <w:rsid w:val="00B26DFD"/>
    <w:rsid w:val="00B31A06"/>
    <w:rsid w:val="00B31AA0"/>
    <w:rsid w:val="00B3482C"/>
    <w:rsid w:val="00B368D3"/>
    <w:rsid w:val="00B4075B"/>
    <w:rsid w:val="00B40EB7"/>
    <w:rsid w:val="00B40F44"/>
    <w:rsid w:val="00B44203"/>
    <w:rsid w:val="00B46E8B"/>
    <w:rsid w:val="00B50A0B"/>
    <w:rsid w:val="00B53175"/>
    <w:rsid w:val="00B544BD"/>
    <w:rsid w:val="00B55884"/>
    <w:rsid w:val="00B5650D"/>
    <w:rsid w:val="00B60841"/>
    <w:rsid w:val="00B60CC1"/>
    <w:rsid w:val="00B61694"/>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655"/>
    <w:rsid w:val="00BD3D14"/>
    <w:rsid w:val="00BD45F3"/>
    <w:rsid w:val="00BD466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850"/>
    <w:rsid w:val="00C3209F"/>
    <w:rsid w:val="00C334C7"/>
    <w:rsid w:val="00C349AA"/>
    <w:rsid w:val="00C35CC4"/>
    <w:rsid w:val="00C36AC5"/>
    <w:rsid w:val="00C36E30"/>
    <w:rsid w:val="00C37EA2"/>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3017"/>
    <w:rsid w:val="00D6517A"/>
    <w:rsid w:val="00D6725B"/>
    <w:rsid w:val="00D675C3"/>
    <w:rsid w:val="00D70900"/>
    <w:rsid w:val="00D73270"/>
    <w:rsid w:val="00D74A3C"/>
    <w:rsid w:val="00D75A18"/>
    <w:rsid w:val="00D762DA"/>
    <w:rsid w:val="00D765D2"/>
    <w:rsid w:val="00D800C8"/>
    <w:rsid w:val="00D81A96"/>
    <w:rsid w:val="00D837D4"/>
    <w:rsid w:val="00D84285"/>
    <w:rsid w:val="00D86765"/>
    <w:rsid w:val="00D86F2B"/>
    <w:rsid w:val="00D9093F"/>
    <w:rsid w:val="00D9338B"/>
    <w:rsid w:val="00DA10B6"/>
    <w:rsid w:val="00DA3745"/>
    <w:rsid w:val="00DA4879"/>
    <w:rsid w:val="00DA4BB9"/>
    <w:rsid w:val="00DA4DE6"/>
    <w:rsid w:val="00DA6B44"/>
    <w:rsid w:val="00DA6F5B"/>
    <w:rsid w:val="00DB1775"/>
    <w:rsid w:val="00DB3552"/>
    <w:rsid w:val="00DB3C5F"/>
    <w:rsid w:val="00DB4599"/>
    <w:rsid w:val="00DB5A6E"/>
    <w:rsid w:val="00DB5EE1"/>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60CD"/>
    <w:rsid w:val="00E06653"/>
    <w:rsid w:val="00E06BF3"/>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1C10"/>
    <w:rsid w:val="00E42200"/>
    <w:rsid w:val="00E430A2"/>
    <w:rsid w:val="00E43AEB"/>
    <w:rsid w:val="00E4511F"/>
    <w:rsid w:val="00E463E2"/>
    <w:rsid w:val="00E46468"/>
    <w:rsid w:val="00E475F3"/>
    <w:rsid w:val="00E53BF8"/>
    <w:rsid w:val="00E54A89"/>
    <w:rsid w:val="00E60F81"/>
    <w:rsid w:val="00E610A2"/>
    <w:rsid w:val="00E614F6"/>
    <w:rsid w:val="00E615AE"/>
    <w:rsid w:val="00E62DE9"/>
    <w:rsid w:val="00E634E2"/>
    <w:rsid w:val="00E6366E"/>
    <w:rsid w:val="00E6401A"/>
    <w:rsid w:val="00E6641B"/>
    <w:rsid w:val="00E664DD"/>
    <w:rsid w:val="00E67AF9"/>
    <w:rsid w:val="00E7331E"/>
    <w:rsid w:val="00E747EC"/>
    <w:rsid w:val="00E754E0"/>
    <w:rsid w:val="00E75E1F"/>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5384"/>
    <w:rsid w:val="00EB610A"/>
    <w:rsid w:val="00EB61BE"/>
    <w:rsid w:val="00EB6D44"/>
    <w:rsid w:val="00EB75BD"/>
    <w:rsid w:val="00EC06C0"/>
    <w:rsid w:val="00EC2077"/>
    <w:rsid w:val="00EC3900"/>
    <w:rsid w:val="00EC677C"/>
    <w:rsid w:val="00ED0FE1"/>
    <w:rsid w:val="00ED45C2"/>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0C77"/>
    <w:rsid w:val="00F321AF"/>
    <w:rsid w:val="00F362A2"/>
    <w:rsid w:val="00F40333"/>
    <w:rsid w:val="00F42639"/>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73EDE"/>
    <w:rsid w:val="00F7468F"/>
    <w:rsid w:val="00F7652F"/>
    <w:rsid w:val="00F76EC2"/>
    <w:rsid w:val="00F804AC"/>
    <w:rsid w:val="00F804EC"/>
    <w:rsid w:val="00F81262"/>
    <w:rsid w:val="00F83446"/>
    <w:rsid w:val="00F83663"/>
    <w:rsid w:val="00F85278"/>
    <w:rsid w:val="00F85450"/>
    <w:rsid w:val="00F86183"/>
    <w:rsid w:val="00F86BC3"/>
    <w:rsid w:val="00F87660"/>
    <w:rsid w:val="00F8797C"/>
    <w:rsid w:val="00F900B5"/>
    <w:rsid w:val="00F91217"/>
    <w:rsid w:val="00F91C2B"/>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410B"/>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480/AGRMET.469" TargetMode="External"/><Relationship Id="rId18" Type="http://schemas.openxmlformats.org/officeDocument/2006/relationships/hyperlink" Target="https://doi.org/10.3389/FPLS.2022.849896" TargetMode="External"/><Relationship Id="rId26" Type="http://schemas.openxmlformats.org/officeDocument/2006/relationships/hyperlink" Target="https://www.nass.usda.gov/Surveys" TargetMode="External"/><Relationship Id="rId39" Type="http://schemas.openxmlformats.org/officeDocument/2006/relationships/footer" Target="footer1.xml"/><Relationship Id="rId21" Type="http://schemas.openxmlformats.org/officeDocument/2006/relationships/hyperlink" Target="https://doi.org/10.1016/j.fcr.2024.109306" TargetMode="External"/><Relationship Id="rId34" Type="http://schemas.openxmlformats.org/officeDocument/2006/relationships/hyperlink" Target="https://doi.org/10.1111/GCB.12581" TargetMode="External"/><Relationship Id="rId42" Type="http://schemas.openxmlformats.org/officeDocument/2006/relationships/footer" Target="footer3.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94/CM-2003-0922-01-RS" TargetMode="External"/><Relationship Id="rId29" Type="http://schemas.openxmlformats.org/officeDocument/2006/relationships/hyperlink" Target="https://doi.org/10.3389/fpls.2025.1613432"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135/CROPSCI2006.05.0292" TargetMode="External"/><Relationship Id="rId24" Type="http://schemas.openxmlformats.org/officeDocument/2006/relationships/hyperlink" Target="https://doi.org/10.2134/AGRONJ2016.10.0581" TargetMode="External"/><Relationship Id="rId32" Type="http://schemas.openxmlformats.org/officeDocument/2006/relationships/hyperlink" Target="https://doi.org/10.2135/CROPSCI2015.07.0466"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doi.org/10.1111/jac.12005" TargetMode="External"/><Relationship Id="rId23" Type="http://schemas.openxmlformats.org/officeDocument/2006/relationships/hyperlink" Target="https://doi.org/10.32614/cran.package.apsimx" TargetMode="External"/><Relationship Id="rId28" Type="http://schemas.openxmlformats.org/officeDocument/2006/relationships/hyperlink" Target="http://www.r-project.org/" TargetMode="External"/><Relationship Id="rId36" Type="http://schemas.openxmlformats.org/officeDocument/2006/relationships/hyperlink" Target="https://doi.org/10.1111/GCB.15649" TargetMode="External"/><Relationship Id="rId10" Type="http://schemas.openxmlformats.org/officeDocument/2006/relationships/hyperlink" Target="https://doi.org/10.1002/csc2.20039" TargetMode="External"/><Relationship Id="rId19" Type="http://schemas.openxmlformats.org/officeDocument/2006/relationships/hyperlink" Target="https://doi.org/10.1016/J.ENVSOFT.2018.02.002" TargetMode="External"/><Relationship Id="rId31" Type="http://schemas.openxmlformats.org/officeDocument/2006/relationships/hyperlink" Target="https://doi.org/10.2134/AGRONJ14.0222" TargetMode="External"/><Relationship Id="rId44"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1088/1748-9326/9/3/034011" TargetMode="External"/><Relationship Id="rId22" Type="http://schemas.openxmlformats.org/officeDocument/2006/relationships/hyperlink" Target="https://doi.org/10.1088/1748-9326/2/1/014002" TargetMode="External"/><Relationship Id="rId27" Type="http://schemas.openxmlformats.org/officeDocument/2006/relationships/hyperlink" Target="https://doi.org/10.1111/gcb.16562" TargetMode="External"/><Relationship Id="rId30" Type="http://schemas.openxmlformats.org/officeDocument/2006/relationships/hyperlink" Target="https://doi.org/10.1007/S10584-016-1601-9" TargetMode="External"/><Relationship Id="rId35" Type="http://schemas.openxmlformats.org/officeDocument/2006/relationships/hyperlink" Target="https://doi.org/10.1029/2024JG008266" TargetMode="External"/><Relationship Id="rId43" Type="http://schemas.openxmlformats.org/officeDocument/2006/relationships/fontTable" Target="fontTable.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1111/pce.12443" TargetMode="External"/><Relationship Id="rId17" Type="http://schemas.openxmlformats.org/officeDocument/2006/relationships/hyperlink" Target="https://doi.org/10.1007/S13593-023-00889-6" TargetMode="External"/><Relationship Id="rId25" Type="http://schemas.openxmlformats.org/officeDocument/2006/relationships/hyperlink" Target="https://doi.org/10.1038/s41598-019-38971-3" TargetMode="External"/><Relationship Id="rId33" Type="http://schemas.openxmlformats.org/officeDocument/2006/relationships/hyperlink" Target="https://doi.org/10.1016/J.AGSY.2016.07.016" TargetMode="External"/><Relationship Id="rId38" Type="http://schemas.openxmlformats.org/officeDocument/2006/relationships/header" Target="header2.xml"/><Relationship Id="rId46" Type="http://schemas.openxmlformats.org/officeDocument/2006/relationships/theme" Target="theme/theme1.xml"/><Relationship Id="rId20" Type="http://schemas.openxmlformats.org/officeDocument/2006/relationships/hyperlink" Target="https://doi.org/10.1016/j.eja.2022.126482" TargetMode="External"/><Relationship Id="rId41"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C9C90CF7DC0B4D249F31E6418E7AB30D"/>
        <w:category>
          <w:name w:val="General"/>
          <w:gallery w:val="placeholder"/>
        </w:category>
        <w:types>
          <w:type w:val="bbPlcHdr"/>
        </w:types>
        <w:behaviors>
          <w:behavior w:val="content"/>
        </w:behaviors>
        <w:guid w:val="{327A6A8A-DB68-4289-AF39-95E8E8ABA271}"/>
      </w:docPartPr>
      <w:docPartBody>
        <w:p w:rsidR="00E02C7D" w:rsidRDefault="00E02C7D" w:rsidP="00E02C7D">
          <w:pPr>
            <w:pStyle w:val="C9C90CF7DC0B4D249F31E6418E7AB30D"/>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386C3FDFA9F4142856B7CD1B6CBF4D0"/>
        <w:category>
          <w:name w:val="General"/>
          <w:gallery w:val="placeholder"/>
        </w:category>
        <w:types>
          <w:type w:val="bbPlcHdr"/>
        </w:types>
        <w:behaviors>
          <w:behavior w:val="content"/>
        </w:behaviors>
        <w:guid w:val="{50033923-5035-4D2C-85DC-549EDEDA4A71}"/>
      </w:docPartPr>
      <w:docPartBody>
        <w:p w:rsidR="009B49AD" w:rsidRDefault="009B49AD" w:rsidP="009B49AD">
          <w:pPr>
            <w:pStyle w:val="2386C3FDFA9F4142856B7CD1B6CBF4D0"/>
          </w:pPr>
          <w:r w:rsidRPr="00186FF1">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000000" w:rsidRDefault="00B97C45" w:rsidP="00B97C45">
          <w:pPr>
            <w:pStyle w:val="8B6732D9C6DE4F689EA503DB839D0644"/>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5402"/>
    <w:rsid w:val="000626C2"/>
    <w:rsid w:val="00062A45"/>
    <w:rsid w:val="00071109"/>
    <w:rsid w:val="0007707F"/>
    <w:rsid w:val="000D142A"/>
    <w:rsid w:val="00107563"/>
    <w:rsid w:val="00124201"/>
    <w:rsid w:val="00142C08"/>
    <w:rsid w:val="00175256"/>
    <w:rsid w:val="00191C58"/>
    <w:rsid w:val="001A3D8D"/>
    <w:rsid w:val="001A5E80"/>
    <w:rsid w:val="001B38E1"/>
    <w:rsid w:val="001D298D"/>
    <w:rsid w:val="0024394A"/>
    <w:rsid w:val="00257DF2"/>
    <w:rsid w:val="00260104"/>
    <w:rsid w:val="00290619"/>
    <w:rsid w:val="00297FB9"/>
    <w:rsid w:val="002B76B2"/>
    <w:rsid w:val="002C032B"/>
    <w:rsid w:val="002C17D3"/>
    <w:rsid w:val="002C74D3"/>
    <w:rsid w:val="00311B29"/>
    <w:rsid w:val="00330CA9"/>
    <w:rsid w:val="00343661"/>
    <w:rsid w:val="003466F5"/>
    <w:rsid w:val="003B7BEE"/>
    <w:rsid w:val="004A5FDA"/>
    <w:rsid w:val="004B2F2E"/>
    <w:rsid w:val="004C4724"/>
    <w:rsid w:val="00563F06"/>
    <w:rsid w:val="005900CD"/>
    <w:rsid w:val="005B4B30"/>
    <w:rsid w:val="00625E0C"/>
    <w:rsid w:val="00646E0D"/>
    <w:rsid w:val="006527C5"/>
    <w:rsid w:val="006670BA"/>
    <w:rsid w:val="006D4EE0"/>
    <w:rsid w:val="0072051F"/>
    <w:rsid w:val="007426A6"/>
    <w:rsid w:val="007E7425"/>
    <w:rsid w:val="00820B2A"/>
    <w:rsid w:val="00886DCC"/>
    <w:rsid w:val="0089681A"/>
    <w:rsid w:val="008A2CB0"/>
    <w:rsid w:val="008D2786"/>
    <w:rsid w:val="008E459B"/>
    <w:rsid w:val="009148D3"/>
    <w:rsid w:val="0095032E"/>
    <w:rsid w:val="009576E0"/>
    <w:rsid w:val="009A70B9"/>
    <w:rsid w:val="009B49AD"/>
    <w:rsid w:val="00A119AA"/>
    <w:rsid w:val="00A21647"/>
    <w:rsid w:val="00A25937"/>
    <w:rsid w:val="00A91378"/>
    <w:rsid w:val="00AB1FB3"/>
    <w:rsid w:val="00AD1766"/>
    <w:rsid w:val="00AF739D"/>
    <w:rsid w:val="00B104B2"/>
    <w:rsid w:val="00B945B0"/>
    <w:rsid w:val="00B97C45"/>
    <w:rsid w:val="00CD6D94"/>
    <w:rsid w:val="00D002D6"/>
    <w:rsid w:val="00D80035"/>
    <w:rsid w:val="00DB5EA0"/>
    <w:rsid w:val="00DC5C2A"/>
    <w:rsid w:val="00E02C7D"/>
    <w:rsid w:val="00E54A89"/>
    <w:rsid w:val="00E55B80"/>
    <w:rsid w:val="00E91A2E"/>
    <w:rsid w:val="00E947C7"/>
    <w:rsid w:val="00EC677C"/>
    <w:rsid w:val="00F41BF7"/>
    <w:rsid w:val="00F459E4"/>
    <w:rsid w:val="00F471E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7C45"/>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C9C90CF7DC0B4D249F31E6418E7AB30D">
    <w:name w:val="C9C90CF7DC0B4D249F31E6418E7AB30D"/>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2386C3FDFA9F4142856B7CD1B6CBF4D0">
    <w:name w:val="2386C3FDFA9F4142856B7CD1B6CBF4D0"/>
    <w:rsid w:val="009B49A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4364402966"/>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V19&quot;},{&quot;citationID&quot;:&quot;MENDELEY_CITATION_a4fb446e-4709-4951-acef-9e61223d586c&quot;,&quot;properties&quot;:{&quot;noteIndex&quot;:0},&quot;isEdited&quot;:false,&quot;manualOverride&quot;:{&quot;isManuallyOverridden&quot;:false,&quot;citeprocText&quot;:&quot;(Rose et al., 2016; 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container-title-short&quot;:&quot;Clim.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isTemporary&quot;:false}],&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FJvc2UgZXQgYWwuLCAyMDE2OyBFbGxpIGV0IGFsLiwgMjAyM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&quot;},{&quot;citationID&quot;:&quot;MENDELEY_CITATION_25863ffd-69f7-403a-a359-1a3797a4da3e&quot;,&quot;properties&quot;:{&quot;noteIndex&quot;:0},&quot;isEdited&quot;:false,&quot;manualOverride&quot;:{&quot;isManuallyOverridden&quot;:false,&quot;citeprocText&quot;:&quot;(Zabel et al., 2021; Yang et al., 2025)&quot;,&quot;manualOverrideText&quot;:&quot;&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container-title-short&quot;:&quot;J. Geophys. Res. Biogeosci.&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container-title-short&quot;:&quot;Glob. Chang. Biol.&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isTemporary&quot;:false}],&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phYmVsIGV0IGFsLiwgMjAyMTsgWWFuZyBldCBhbC4sIDIwMjU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quot;},{&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isTemporary&quot;:false}],&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fSwiaXNUZW1wb3JhcnkiOmZhbHNlfV19&quot;},{&quot;citationID&quot;:&quot;MENDELEY_CITATION_46336d7a-d68c-4d44-b874-c6db4a54170e&quot;,&quot;properties&quot;:{&quot;noteIndex&quot;:0},&quot;isEdited&quot;:false,&quot;manualOverride&quot;:{&quot;isManuallyOverridden&quot;:false,&quot;citeprocText&quot;:&quot;(Thornton et al., 2014)&quot;,&quot;manualOverrideText&quot;:&quot;&quot;},&quot;citationItems&quot;:[{&quot;id&quot;:&quot;02aa026b-ebc7-39b7-a7cf-62c66964f029&quot;,&quot;itemData&quot;:{&quot;type&quot;:&quot;article-journal&quot;,&quot;id&quot;:&quot;02aa026b-ebc7-39b7-a7cf-62c66964f029&quot;,&quot;title&quot;:&quot;Climate variability and vulnerability to climate change: a review&quot;,&quot;author&quot;:[{&quot;family&quot;:&quot;Thornton&quot;,&quot;given&quot;:&quot;Philip K&quot;,&quot;parse-names&quot;:false,&quot;dropping-particle&quot;:&quot;&quot;,&quot;non-dropping-particle&quot;:&quot;&quot;},{&quot;family&quot;:&quot;Ericksen&quot;,&quot;given&quot;:&quot;Polly J&quot;,&quot;parse-names&quot;:false,&quot;dropping-particle&quot;:&quot;&quot;,&quot;non-dropping-particle&quot;:&quot;&quot;},{&quot;family&quot;:&quot;Herrero&quot;,&quot;given&quot;:&quot;Mario&quot;,&quot;parse-names&quot;:false,&quot;dropping-particle&quot;:&quot;&quot;,&quot;non-dropping-particle&quot;:&quot;&quot;},{&quot;family&quot;:&quot;Challinor&quot;,&quot;given&quot;:&quot;Andrew J&quot;,&quot;parse-names&quot;:false,&quot;dropping-particle&quot;:&quot;&quot;,&quot;non-dropping-particle&quot;:&quot;&quot;}],&quot;container-title&quot;:&quot;Global Change Biology&quot;,&quot;container-title-short&quot;:&quot;Glob. Chang. Biol.&quot;,&quot;accessed&quot;:{&quot;date-parts&quot;:[[2021,11,3]]},&quot;DOI&quot;:&quot;10.1111/GCB.12581&quot;,&quot;ISSN&quot;:&quot;1365-2486&quot;,&quot;URL&quot;:&quot;https://onlinelibrary.wiley.com/doi/full/10.1111/gcb.12581&quot;,&quot;issued&quot;:{&quot;date-parts&quot;:[[2014,11,1]]},&quot;page&quot;:&quot;3313-3328&quot;,&quot;abstract&quot;:&quot;The focus of the great majority of climate change impact studies is on changes in mean climate. In terms of climate model output, these changes are more robust than changes in climate variability. By concentrating on changes in climate means, the full impacts of climate change on biological and human systems are probably being seriously underestimated. Here, we briefly review the possible impacts of changes in climate variability and the frequency of extreme events on biological and food systems, with a focus on the developing world. We present new analysis that tentatively links increases in climate variability with increasing food insecurity in the future. We consider the ways in which people deal with climate variability and extremes and how they may adapt in the future. Key knowledge and data gaps are highlighted. These include the timing and interactions of different climatic stresses on plant growth and development, particularly at higher temperatures, and the impacts on crops, livestock and farming systems of changes in climate variability and extreme events on pest-weed-disease complexes. We highlight the need to reframe research questions in such a way that they can provide decision makers throughout the food system with actionable answers, and the need for investment in climate and environmental monitoring. Improved understanding of the full range of impacts of climate change on biological and food systems is a critical step in being able to address effectively the effects of climate variability and extreme events on human vulnerability and food security, particularly in agriculturally based developing countries facing the challenge of having to feed rapidly growing populations in the coming decades.&quot;,&quot;publisher&quot;:&quot;John Wiley &amp; Sons, Ltd&quot;,&quot;issue&quot;:&quot;11&quot;,&quot;volume&quot;:&quot;20&quot;},&quot;isTemporary&quot;:false}],&quot;citationTag&quot;:&quot;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quot;},{&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isTemporary&quot;:false}],&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quot;},{&quot;citationID&quot;:&quot;MENDELEY_CITATION_0a85dc97-3942-4c82-9fe0-3c591285ceab&quot;,&quot;properties&quot;:{&quot;noteIndex&quot;:0},&quot;isEdited&quot;:false,&quot;manualOverride&quot;:{&quot;isManuallyOverridden&quot;:true,&quot;citeprocText&quot;:&quot;(Edwards et al., 2003; Bastidas et al., 2008; Mourtzinis et al., 2017)&quot;,&quot;manualOverrideText&quot;:&quot;(Edwards et al., 2003; Bastidas et al., 2008)&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container-title-short&quot;:&quot;Crop Sci.&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RWR3YXJkcyBldCBhbC4sIDIwMDM7IEJhc3RpZGFzIGV0IGFsLiwgMjAwOD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D&quot;:&quot;MENDELEY_CITATION_95123546-d83a-473a-84f8-32490961e03e&quot;,&quot;properties&quot;:{&quot;noteIndex&quot;:0},&quot;isEdited&quot;:false,&quot;manualOverride&quot;:{&quot;isManuallyOverridden&quot;:false,&quot;citeprocText&quot;:&quot;(Salmerón et al., 2016)&quot;,&quot;manualOverrideText&quot;:&quot;&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Tag&quot;:&quot;MENDELEY_CITATION_v3_eyJjaXRhdGlvbklEIjoiTUVOREVMRVlfQ0lUQVRJT05fOTUxMjM1NDYtZDgzYS00NzNhLTg0ZjgtMzI0OTA5NjFlMDNl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quot;},{&quot;citationID&quot;:&quot;MENDELEY_CITATION_573a376c-5c2d-4f6e-ae3b-83d1d27e533c&quot;,&quot;properties&quot;:{&quot;noteIndex&quot;:0},&quot;isEdited&quot;:false,&quot;manualOverride&quot;:{&quot;isManuallyOverridden&quot;:false,&quot;citeprocText&quot;:&quot;(NASS, 2023)&quot;,&quot;manualOverrideText&quot;:&quot;&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NTczYTM3NmMtNWMyZC00ZjZlLWFlM2ItODNkMWQyN2U1MzNj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D&quot;:&quot;MENDELEY_CITATION_1d661313-8f7a-48f0-aa4f-f40698f041e0&quot;,&quot;properties&quot;:{&quot;noteIndex&quot;:0},&quot;isEdited&quot;:false,&quot;manualOverride&quot;:{&quot;isManuallyOverridden&quot;:true,&quot;citeprocText&quot;:&quot;(Probert et al., 1998; Keating et al., 2003; Huth et al., 2010; Holzworth et al., 2014)&quot;,&quot;manualOverrideText&quot;:&quot;(Holzworth et al., 2018)&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container-title-short&quot;:&quot;Agric. Syst.&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container-title-short&quot;:&quot;Agric. Ecosyst. Environ.&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UHJvYmVydCBldCBhbC4sIDE5OTg7IEtlYXRpbmcgZXQgYWwuLCAyMDAzOyBIdXRoIGV0IGFsLiwgMjAxMDsgSG9sendvcnRoIGV0IGFsLiwgMjAxN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quot;},{&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container-title-short&quot;:&quot;Crop Sci.&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isTemporary&quot;:false}],&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&quot;},{&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D&quot;:&quot;MENDELEY_CITATION_1681fbda-64ba-4ae8-9b53-c5daf32e5073&quot;,&quot;properties&quot;:{&quot;noteIndex&quot;:0},&quot;isEdited&quot;:false,&quot;manualOverride&quot;:{&quot;isManuallyOverridden&quot;:false,&quot;citeprocText&quot;:&quot;(Archontoulis et al., 2014; Salmerón and Purcell, 2016; Salmerόn et al., 2017)&quot;,&quot;manualOverrideText&quot;:&quot;&quot;},&quot;citationTag&quot;:&quot;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mNvbnRhaW5lci10aXRsZS1zaG9ydCI6IkFncmljLiBTeXN0LiIsIkRPSSI6IjEwLjEwMTYvai5hZ3N5LjIwMTYuMTAuMDA4IiwiSVNTTiI6IjAzMDg1MjFYIiwiaXNzdWVkIjp7ImRhdGUtcGFydHMiOltbMjAxNywxXV19LCJwYWdlIjoiMTIwLTEyOSIsInZvbHVtZSI6IjE1MCJ9LCJpc1RlbXBvcmFyeSI6ZmFsc2V9XX0=&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container-title-short&quot;:&quot;Agric. Syst.&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container-title-short&quot;:&quot;Agric. Syst.&quot;,&quot;DOI&quot;:&quot;10.1016/j.agsy.2016.10.008&quot;,&quot;ISSN&quot;:&quot;0308521X&quot;,&quot;issued&quot;:{&quot;date-parts&quot;:[[2017,1]]},&quot;page&quot;:&quot;120-129&quot;,&quot;volume&quot;:&quot;150&quot;},&quot;isTemporary&quot;:false}]},{&quot;citationID&quot;:&quot;MENDELEY_CITATION_2be5b8ed-a48f-4176-a3bd-f26c6618591b&quot;,&quot;properties&quot;:{&quot;noteIndex&quot;:0},&quot;isEdited&quot;:false,&quot;manualOverride&quot;:{&quot;isManuallyOverridden&quot;:false,&quot;citeprocText&quot;:&quot;(NASS, 2023)&quot;,&quot;manualOverrideText&quot;:&quot;&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D&quot;:&quot;MENDELEY_CITATION_bb93a7ce-e889-4746-b684-c110b5fa6ae6&quot;,&quot;properties&quot;:{&quot;noteIndex&quot;:0},&quot;isEdited&quot;:false,&quot;manualOverride&quot;:{&quot;isManuallyOverridden&quot;:false,&quot;citeprocText&quot;:&quot;(Miguez, 2020)&quot;,&quot;manualOverrideText&quot;:&quot;&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D&quot;:&quot;MENDELEY_CITATION_26b373af-1e86-4941-8d20-241731e7de75&quot;,&quot;properties&quot;:{&quot;noteIndex&quot;:0},&quot;isEdited&quot;:false,&quot;manualOverride&quot;:{&quot;isManuallyOverridden&quot;:false,&quot;citeprocText&quot;:&quot;(NASS, 2023)&quot;,&quot;manualOverrideText&quot;:&quot;&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jZiMzczYWYtMWU4Ni00OTQxLThkMjAtMjQxNzMxZTdkZTc1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D&quot;:&quot;MENDELEY_CITATION_31533401-7cd7-4711-a4d2-566789f116b6&quot;,&quot;properties&quot;:{&quot;noteIndex&quot;:0},&quot;isEdited&quot;:false,&quot;manualOverride&quot;:{&quot;isManuallyOverridden&quot;:false,&quot;citeprocText&quot;:&quot;(Salmeron et al., 2014; Salmerón et al., 2016)&quot;,&quot;manualOverrideText&quot;:&quot;&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container-title-short&quot;:&quot;Agron. J.&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isTemporary&quot;:false}],&quot;citationTag&quot;:&quot;MENDELEY_CITATION_v3_eyJjaXRhdGlvbklEIjoiTUVOREVMRVlfQ0lUQVRJT05fMzE1MzM0MDEtN2NkNy00NzExLWE0ZDItNTY2Nzg5ZjExNmI2IiwicHJvcGVydGllcyI6eyJub3RlSW5kZXgiOjB9LCJpc0VkaXRlZCI6ZmFsc2UsIm1hbnVhbE92ZXJyaWRlIjp7ImlzTWFudWFsbHlPdmVycmlkZGVuIjpmYWxzZSwiY2l0ZXByb2NUZXh0IjoiKFNhbG1lcm9uIGV0IGFsLiwgMjAxNDsgU2FsbWVyw7NuIGV0IGFsLiwgMjAxNi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quot;},{&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quot;},{&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D&quot;:&quot;MENDELEY_CITATION_44347923-adf6-4167-94ce-2dcff676711d&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V19&quot;},{&quot;citationID&quot;:&quot;MENDELEY_CITATION_33ef387e-ec79-40db-acad-c7f2612cd861&quot;,&quot;properties&quot;:{&quot;noteIndex&quot;:0},&quot;isEdited&quot;:false,&quot;manualOverride&quot;:{&quot;isManuallyOverridden&quot;:false,&quot;citeprocText&quot;:&quot;(NASS, 2023)&quot;,&quot;manualOverrideText&quot;:&quot;&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zNlZjM4N2UtZWM3OS00MGRiLWFjYWQtYzdmMjYxMmNkODYx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D&quot;:&quot;MENDELEY_CITATION_55d91e0f-b3ce-4ead-957c-d194254bd85f&quot;,&quot;properties&quot;:{&quot;noteIndex&quot;:0},&quot;isEdited&quot;:false,&quot;manualOverride&quot;:{&quot;isManuallyOverridden&quot;:false,&quot;citeprocText&quot;:&quot;(Elli et al., 2022; Nendel et al., 2023)&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Tag&quot;:&quot;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&quot;},{&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quot;},{&quot;citationID&quot;:&quot;MENDELEY_CITATION_6ea22f97-c6fb-426e-9c2e-40d35652093b&quot;,&quot;properties&quot;:{&quot;noteIndex&quot;:0},&quot;isEdited&quot;:false,&quot;manualOverride&quot;:{&quot;isManuallyOverridden&quot;:true,&quot;citeprocText&quot;:&quot;(Lobell and Field, 2007)&quot;,&quot;manualOverrideText&quot;:&quot;Lobell and Field (2007)&quot;},&quot;citationItems&quot;:[{&quot;id&quot;:&quot;523d56b2-720e-39ce-bda6-9a20d63ef4eb&quot;,&quot;itemData&quot;:{&quot;type&quot;:&quot;article-journal&quot;,&quot;id&quot;:&quot;523d56b2-720e-39ce-bda6-9a20d63ef4eb&quot;,&quot;title&quot;:&quot;Global scale climate–crop yield relationships and the impacts of recent warming&quot;,&quot;author&quot;:[{&quot;family&quot;:&quot;Lobell&quot;,&quot;given&quot;:&quot;David B.&quot;,&quot;parse-names&quot;:false,&quot;dropping-particle&quot;:&quot;&quot;,&quot;non-dropping-particle&quot;:&quot;&quot;},{&quot;family&quot;:&quot;Field&quot;,&quot;given&quot;:&quot;Christopher B.&quot;,&quot;parse-names&quot;:false,&quot;dropping-particle&quot;:&quot;&quot;,&quot;non-dropping-particle&quot;:&quot;&quot;}],&quot;container-title&quot;:&quot;Environmental Research Letters&quot;,&quot;accessed&quot;:{&quot;date-parts&quot;:[[2023,11,12]]},&quot;DOI&quot;:&quot;10.1088/1748-9326/2/1/014002&quot;,&quot;ISSN&quot;:&quot;1748-9326&quot;,&quot;URL&quot;:&quot;https://iopscience.iop.org/article/10.1088/1748-9326/2/1/014002&quot;,&quot;issued&quot;:{&quot;date-parts&quot;:[[2007,3,16]]},&quot;page&quot;:&quot;014002&quot;,&quot;abstract&quot;:&quot;Changes in the global production of major crops are important drivers of food prices, food security and land use decisions. Average global yields for these commodities are determined by the performance of crops in millions of fields distributed across a range of management, soil and climate regimes. Despite the complexity of global food supply, here we show that simple measures of growing season temperatures and precipitation - spatial averages based on the locations of each crop - explain ∼30% or more of year-to-year variations in global average yields for the world's six most widely grown crops. For wheat, maize and barley, there is a clearly negative response of global yields to increased temperatures. Based on these sensitivities and observed climate trends, we estimate that warming since 1981 has resulted in annual combined losses of these three crops representing roughly 40 Mt or $5 billion per year, as of 2002. While these impacts are small relative to the technological yield gains over the same period, the results demonstrate already occurring negative impacts of climate trends on crop yields at the global scale. © IOP Publishing Ltd.&quot;,&quot;publisher&quot;:&quot;IOP Publishing&quot;,&quot;issue&quot;:&quot;1&quot;,&quot;volume&quot;:&quot;2&quot;,&quot;container-title-short&quot;:&quot;&quot;},&quot;isTemporary&quot;:false}],&quot;citationTag&quot;:&quot;MENDELEY_CITATION_v3_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&quot;},{&quot;citationID&quot;:&quot;MENDELEY_CITATION_35b9a31d-18f1-4f10-af0e-0d87cb340acf&quot;,&quot;properties&quot;:{&quot;noteIndex&quot;:0},&quot;isEdited&quot;:false,&quot;manualOverride&quot;:{&quot;isManuallyOverridden&quot;:false,&quot;citeprocText&quot;:&quot;(Ainsworth et al., 2002)&quot;,&quot;manualOverrideText&quot;:&quot;&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isTemporary&quot;:false}],&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pc3N1ZSI6IjgiLCJ2b2x1bWUiOiI4In0sImlzVGVtcG9yYXJ5IjpmYWxzZX1dfQ==&quot;},{&quot;citationID&quot;:&quot;MENDELEY_CITATION_7eaa45dc-2ab3-4167-8dd2-a37e87a53486&quot;,&quot;properties&quot;:{&quot;noteIndex&quot;:0},&quot;isEdited&quot;:false,&quot;manualOverride&quot;:{&quot;isManuallyOverridden&quot;:false,&quot;citeprocText&quot;:&quot;(Bishop et al., 2015)&quot;,&quot;manualOverrideText&quot;:&quot;&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Items&quot;:[{&quot;id&quot;:&quot;5fc22e99-41e0-3c97-baa3-5836ccbf76a0&quot;,&quot;itemData&quot;:{&quot;type&quot;:&quot;article-journal&quot;,&quot;id&quot;:&quot;5fc22e99-41e0-3c97-baa3-5836ccbf76a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DOI&quot;:&quot;10.1016/j.eja.2022.126482&quot;,&quot;ISSN&quot;:&quot;11610301&quot;,&quot;issued&quot;:{&quot;date-parts&quot;:[[2022,4,1]]},&quot;abstract&quot;:&quot;An accurate estimation of crop yield under climate change scenarios is essential to quantify our ability to feed a growing population and develop agronomic adaptations to meet future food demand. A coordinated evaluation of yield simulations from process-based eco-physiological models for climate change impact assessment is still missing for soybean, the most widely grown grain legume and the main source of protein in our food chain. In this first soybean multi-model study, we used ten prominent models capable of simulating soybean yield under varying temperature and atmospheric CO2 concentration [CO2] to quantify the uncertainty in soybean yield simulations in response to these factors. Models were first parametrized with high quality measured data from five contrasting environments. We found considerable variability among models in simulated yield responses to increasing temperature and [CO2]. For example, under a + 3 °C temperature rise in our coolest location in Argentina, some models simulated that yield would reduce as much as 24%, while others simulated yield increases up to 29%. In our warmest location in Brazil, the models simulated a yield reduction ranging from a 38% decrease under + 3 °C temperature rise to no effect on yield. Similarly, when increasing [CO2] from 360 to 540 ppm, the models simulated a yield increase that ranged from 6% to 31%. Model calibration did not reduce variability across models but had an unexpected effect on modifying yield responses to temperature for some of the models. The high uncertainty in model responses indicates the limited applicability of individual models for climate change food projections. However, the ensemble mean of simulations across models was an effective tool to reduce the high uncertainty in soybean yield simulations associated with individual models and their parametrization. Ensemble, ensemble mean yield responses to temperature and [CO2] were similar to those reported from the literature. Our study is the first demonstration of the benefits achieved from using an ensemble of grain legume models for climate change food projections, and highlights that further soybean model development with experiments under elevated [CO2] and temperature is needed to reduce the uncertainty from the individual models.&quot;,&quot;publisher&quot;:&quot;Elsevier B.V.&quot;,&quot;volume&quot;:&quot;135&quot;,&quot;container-title-short&quot;:&quot;&quot;},&quot;isTemporary&quot;:false}],&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jVmYzIyZTk5LTQxZTAtM2M5Ny1iYWEzLTU4MzZjY2JmNzZhMCIsIml0ZW1EYXRhIjp7InR5cGUiOiJhcnRpY2xlLWpvdXJuYWwiLCJpZCI6IjVmYzIyZTk5LTQxZTAtM2M5Ny1iYWEzLTU4MzZjY2JmNzZh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&quot;},{&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container-title-short&quot;:&quot;J. Agron. Crop Sci.&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isTemporary&quot;:false}],&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quot;},{&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container-title-short&quot;:&quot;Field Crops Res.&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isTemporary&quot;:false}],&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quot;},{&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container-title-short&quot;:&quot;Front. Plant Sci.&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isTemporary&quot;:false}],&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quot;},{&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Y29udGFpbmVyLXRpdGxlLXNob3J0IjoiQWdyb24uIEou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J9LCJpc1RlbXBvcmFyeSI6ZmFsc2V9XX0=&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container-title-short&quot;:&quot;Agron. J.&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
    <we:property name="MENDELEY_CITATIONS_LOCALE_CODE" value="&quot;en-US&quot;"/>
    <we:property name="MENDELEY_CITATIONS_STYLE" value="{&quot;id&quot;:&quot;https://www.zotero.org/styles/agronomy-journal&quot;,&quot;title&quot;:&quot;Agronomy Journal&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1939</TotalTime>
  <Pages>19</Pages>
  <Words>4644</Words>
  <Characters>26475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1155</cp:revision>
  <dcterms:created xsi:type="dcterms:W3CDTF">2025-09-15T15:17:00Z</dcterms:created>
  <dcterms:modified xsi:type="dcterms:W3CDTF">2026-06-17T16:57:00Z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