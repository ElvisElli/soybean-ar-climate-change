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389DCB" w14:textId="668FE879" w:rsidR="007D7450" w:rsidRDefault="007D7450" w:rsidP="007D7450">
      <w:pPr>
        <w:pStyle w:val="H1"/>
        <w:spacing w:line="480" w:lineRule="auto"/>
        <w:rPr>
          <w:sz w:val="24"/>
          <w:szCs w:val="24"/>
        </w:rPr>
      </w:pPr>
      <w:r w:rsidRPr="00F83446">
        <w:rPr>
          <w:sz w:val="24"/>
          <w:szCs w:val="24"/>
        </w:rPr>
        <w:t>Synergistic maturity group and planting date</w:t>
      </w:r>
      <w:r>
        <w:rPr>
          <w:sz w:val="24"/>
          <w:szCs w:val="24"/>
        </w:rPr>
        <w:t xml:space="preserve"> ADAPTATION</w:t>
      </w:r>
      <w:r w:rsidRPr="00F83446">
        <w:rPr>
          <w:sz w:val="24"/>
          <w:szCs w:val="24"/>
        </w:rPr>
        <w:t xml:space="preserve"> </w:t>
      </w:r>
      <w:r>
        <w:rPr>
          <w:sz w:val="24"/>
          <w:szCs w:val="24"/>
        </w:rPr>
        <w:t>sustains</w:t>
      </w:r>
      <w:r w:rsidRPr="00F83446">
        <w:rPr>
          <w:sz w:val="24"/>
          <w:szCs w:val="24"/>
        </w:rPr>
        <w:t xml:space="preserve"> </w:t>
      </w:r>
      <w:ins w:id="0" w:author="Elvis F. Elli" w:date="2026-08-07T09:24:00Z" w16du:dateUtc="2026-08-07T14:24:00Z">
        <w:r w:rsidR="00CC0B2E">
          <w:rPr>
            <w:sz w:val="24"/>
            <w:szCs w:val="24"/>
          </w:rPr>
          <w:t>IRRIGATE</w:t>
        </w:r>
      </w:ins>
      <w:ins w:id="1" w:author="Elvis F. Elli" w:date="2026-08-07T09:25:00Z" w16du:dateUtc="2026-08-07T14:25:00Z">
        <w:r w:rsidR="00CC0B2E">
          <w:rPr>
            <w:sz w:val="24"/>
            <w:szCs w:val="24"/>
          </w:rPr>
          <w:t>D</w:t>
        </w:r>
      </w:ins>
      <w:ins w:id="2" w:author="Elvis F. Elli" w:date="2026-08-07T09:24:00Z" w16du:dateUtc="2026-08-07T14:24:00Z">
        <w:r w:rsidR="00CC0B2E">
          <w:rPr>
            <w:sz w:val="24"/>
            <w:szCs w:val="24"/>
          </w:rPr>
          <w:t xml:space="preserve"> </w:t>
        </w:r>
      </w:ins>
      <w:r w:rsidRPr="00F83446">
        <w:rPr>
          <w:sz w:val="24"/>
          <w:szCs w:val="24"/>
        </w:rPr>
        <w:t>soybean yields under warming</w:t>
      </w:r>
    </w:p>
    <w:p w14:paraId="2C0F2E8D" w14:textId="77777777" w:rsidR="00DE308B" w:rsidRPr="00DF6026" w:rsidRDefault="00DE308B" w:rsidP="009F04EF">
      <w:pPr>
        <w:pStyle w:val="BibReference"/>
        <w:rPr>
          <w:sz w:val="24"/>
          <w:szCs w:val="24"/>
        </w:rPr>
      </w:pPr>
    </w:p>
    <w:p w14:paraId="7B2F1A0C" w14:textId="67003A5B" w:rsidR="009F04EF" w:rsidRPr="009F04EF" w:rsidRDefault="009F04EF" w:rsidP="00DE308B">
      <w:pPr>
        <w:pStyle w:val="BibReference"/>
        <w:spacing w:line="480" w:lineRule="auto"/>
        <w:ind w:left="0" w:firstLine="0"/>
        <w:rPr>
          <w:sz w:val="24"/>
          <w:szCs w:val="24"/>
          <w:lang w:val="sv-SE"/>
        </w:rPr>
      </w:pPr>
      <w:r w:rsidRPr="009F04EF">
        <w:rPr>
          <w:sz w:val="24"/>
          <w:szCs w:val="24"/>
          <w:lang w:val="sv-SE"/>
        </w:rPr>
        <w:t>Elvis F. Elli</w:t>
      </w:r>
      <w:r w:rsidRPr="009F04EF">
        <w:rPr>
          <w:sz w:val="24"/>
          <w:szCs w:val="24"/>
          <w:vertAlign w:val="superscript"/>
          <w:lang w:val="sv-SE"/>
        </w:rPr>
        <w:t>1*</w:t>
      </w:r>
      <w:r w:rsidRPr="009F04EF">
        <w:rPr>
          <w:sz w:val="24"/>
          <w:szCs w:val="24"/>
          <w:lang w:val="sv-SE"/>
        </w:rPr>
        <w:t>, Caio dos Santos</w:t>
      </w:r>
      <w:r w:rsidRPr="009F04EF">
        <w:rPr>
          <w:sz w:val="24"/>
          <w:szCs w:val="24"/>
          <w:vertAlign w:val="superscript"/>
          <w:lang w:val="sv-SE"/>
        </w:rPr>
        <w:t>2</w:t>
      </w:r>
      <w:r w:rsidRPr="009F04EF">
        <w:rPr>
          <w:sz w:val="24"/>
          <w:szCs w:val="24"/>
          <w:lang w:val="sv-SE"/>
        </w:rPr>
        <w:t>, Samuel B. Fernandes</w:t>
      </w:r>
      <w:r w:rsidRPr="009F04EF">
        <w:rPr>
          <w:sz w:val="24"/>
          <w:szCs w:val="24"/>
          <w:vertAlign w:val="superscript"/>
          <w:lang w:val="sv-SE"/>
        </w:rPr>
        <w:t>1</w:t>
      </w:r>
      <w:r w:rsidRPr="009F04EF">
        <w:rPr>
          <w:sz w:val="24"/>
          <w:szCs w:val="24"/>
          <w:lang w:val="sv-SE"/>
        </w:rPr>
        <w:t>, Montserrat Salmer</w:t>
      </w:r>
      <w:r w:rsidR="00B337F0" w:rsidRPr="00B337F0">
        <w:rPr>
          <w:sz w:val="24"/>
          <w:szCs w:val="24"/>
          <w:lang w:val="sv-SE"/>
        </w:rPr>
        <w:t>ó</w:t>
      </w:r>
      <w:r w:rsidRPr="009F04EF">
        <w:rPr>
          <w:sz w:val="24"/>
          <w:szCs w:val="24"/>
          <w:lang w:val="sv-SE"/>
        </w:rPr>
        <w:t>n</w:t>
      </w:r>
      <w:r w:rsidR="00A4119D">
        <w:rPr>
          <w:sz w:val="24"/>
          <w:szCs w:val="24"/>
          <w:vertAlign w:val="superscript"/>
          <w:lang w:val="sv-SE"/>
        </w:rPr>
        <w:t>3</w:t>
      </w:r>
      <w:r w:rsidRPr="009F04EF">
        <w:rPr>
          <w:sz w:val="24"/>
          <w:szCs w:val="24"/>
          <w:lang w:val="sv-SE"/>
        </w:rPr>
        <w:t>, Rafael Battisti</w:t>
      </w:r>
      <w:r w:rsidR="00A4119D">
        <w:rPr>
          <w:sz w:val="24"/>
          <w:szCs w:val="24"/>
          <w:vertAlign w:val="superscript"/>
          <w:lang w:val="sv-SE"/>
        </w:rPr>
        <w:t>4</w:t>
      </w:r>
      <w:r w:rsidRPr="009F04EF">
        <w:rPr>
          <w:sz w:val="24"/>
          <w:szCs w:val="24"/>
          <w:lang w:val="sv-SE"/>
        </w:rPr>
        <w:t>, Rogério de S. Nóia-Júnior</w:t>
      </w:r>
      <w:r w:rsidRPr="009F04EF">
        <w:rPr>
          <w:sz w:val="24"/>
          <w:szCs w:val="24"/>
          <w:vertAlign w:val="superscript"/>
          <w:lang w:val="sv-SE"/>
        </w:rPr>
        <w:t>5</w:t>
      </w:r>
    </w:p>
    <w:p w14:paraId="1B40A847" w14:textId="0C1621A4"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1</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Crop, Soil, and Environmental Sciences, University of Arkansas</w:t>
      </w:r>
      <w:r w:rsidR="00E40C48">
        <w:rPr>
          <w:rFonts w:ascii="Times New Roman" w:hAnsi="Times New Roman" w:cs="Times New Roman"/>
          <w:sz w:val="24"/>
          <w:szCs w:val="24"/>
        </w:rPr>
        <w:t xml:space="preserve"> Division of Agriculture</w:t>
      </w:r>
      <w:r w:rsidRPr="00362238">
        <w:rPr>
          <w:rFonts w:ascii="Times New Roman" w:hAnsi="Times New Roman" w:cs="Times New Roman"/>
          <w:sz w:val="24"/>
          <w:szCs w:val="24"/>
        </w:rPr>
        <w:t>, Fayetteville, Arkansas, USA</w:t>
      </w:r>
    </w:p>
    <w:p w14:paraId="1A8467F7" w14:textId="41FB6028"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2</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Agronomy, Iowa State University, Ames, Iowa, USA</w:t>
      </w:r>
    </w:p>
    <w:p w14:paraId="64951CBC" w14:textId="1755D80A" w:rsidR="00362238" w:rsidRPr="00362238" w:rsidRDefault="00362238" w:rsidP="00DE308B">
      <w:pPr>
        <w:spacing w:line="480" w:lineRule="auto"/>
        <w:rPr>
          <w:rFonts w:ascii="Times New Roman" w:hAnsi="Times New Roman" w:cs="Times New Roman"/>
          <w:sz w:val="24"/>
          <w:szCs w:val="24"/>
        </w:rPr>
      </w:pPr>
      <w:r w:rsidRPr="00362238">
        <w:rPr>
          <w:rFonts w:ascii="Times New Roman" w:hAnsi="Times New Roman" w:cs="Times New Roman"/>
          <w:sz w:val="24"/>
          <w:szCs w:val="24"/>
          <w:vertAlign w:val="superscript"/>
        </w:rPr>
        <w:t>3</w:t>
      </w:r>
      <w:r w:rsidR="00A4119D">
        <w:rPr>
          <w:rFonts w:ascii="Times New Roman" w:hAnsi="Times New Roman" w:cs="Times New Roman"/>
          <w:sz w:val="24"/>
          <w:szCs w:val="24"/>
          <w:vertAlign w:val="superscript"/>
        </w:rPr>
        <w:t xml:space="preserve"> </w:t>
      </w:r>
      <w:r w:rsidRPr="00362238">
        <w:rPr>
          <w:rFonts w:ascii="Times New Roman" w:hAnsi="Times New Roman" w:cs="Times New Roman"/>
          <w:sz w:val="24"/>
          <w:szCs w:val="24"/>
        </w:rPr>
        <w:t>Department of Plant and Soil Sciences, University of Kentucky, Lexington, Kentucky, USA</w:t>
      </w:r>
    </w:p>
    <w:p w14:paraId="05A45779" w14:textId="3D0A1B14" w:rsidR="00362238" w:rsidRDefault="00A4119D" w:rsidP="00DE308B">
      <w:pPr>
        <w:spacing w:line="480" w:lineRule="auto"/>
        <w:rPr>
          <w:rFonts w:ascii="Times New Roman" w:hAnsi="Times New Roman" w:cs="Times New Roman"/>
          <w:sz w:val="24"/>
          <w:szCs w:val="24"/>
          <w:lang w:val="pt-BR"/>
        </w:rPr>
      </w:pPr>
      <w:r>
        <w:rPr>
          <w:rFonts w:ascii="Times New Roman" w:hAnsi="Times New Roman" w:cs="Times New Roman"/>
          <w:sz w:val="24"/>
          <w:szCs w:val="24"/>
          <w:vertAlign w:val="superscript"/>
          <w:lang w:val="pt-BR"/>
        </w:rPr>
        <w:t xml:space="preserve">4 </w:t>
      </w:r>
      <w:r w:rsidR="00362238" w:rsidRPr="00362238">
        <w:rPr>
          <w:rFonts w:ascii="Times New Roman" w:hAnsi="Times New Roman" w:cs="Times New Roman"/>
          <w:sz w:val="24"/>
          <w:szCs w:val="24"/>
          <w:lang w:val="pt-BR"/>
        </w:rPr>
        <w:t>Escola de Agronomia, Universidade Federal de Goiás, Goiânia, Brazil</w:t>
      </w:r>
    </w:p>
    <w:p w14:paraId="7BEB9B16" w14:textId="0476FCDA" w:rsidR="004B59BC" w:rsidRDefault="004B59BC" w:rsidP="00DE308B">
      <w:pPr>
        <w:spacing w:line="480" w:lineRule="auto"/>
        <w:rPr>
          <w:rFonts w:ascii="Times New Roman" w:hAnsi="Times New Roman" w:cs="Times New Roman"/>
          <w:sz w:val="24"/>
          <w:szCs w:val="24"/>
        </w:rPr>
      </w:pPr>
      <w:r w:rsidRPr="00DE308B">
        <w:rPr>
          <w:rFonts w:ascii="Times New Roman" w:hAnsi="Times New Roman" w:cs="Times New Roman"/>
          <w:sz w:val="24"/>
          <w:szCs w:val="24"/>
          <w:vertAlign w:val="superscript"/>
        </w:rPr>
        <w:t>5</w:t>
      </w:r>
      <w:r w:rsidRP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LEPSE, Univ Montpellier,</w:t>
      </w:r>
      <w:r w:rsidR="00FA2FBA">
        <w:rPr>
          <w:rFonts w:ascii="Times New Roman" w:hAnsi="Times New Roman" w:cs="Times New Roman"/>
          <w:sz w:val="24"/>
          <w:szCs w:val="24"/>
        </w:rPr>
        <w:t xml:space="preserve"> </w:t>
      </w:r>
      <w:r w:rsidR="00FA2FBA" w:rsidRPr="00FA2FBA">
        <w:rPr>
          <w:rFonts w:ascii="Times New Roman" w:hAnsi="Times New Roman" w:cs="Times New Roman"/>
          <w:sz w:val="24"/>
          <w:szCs w:val="24"/>
        </w:rPr>
        <w:t xml:space="preserve">INRAE, </w:t>
      </w:r>
      <w:proofErr w:type="spellStart"/>
      <w:r w:rsidR="00FA2FBA" w:rsidRPr="00FA2FBA">
        <w:rPr>
          <w:rFonts w:ascii="Times New Roman" w:hAnsi="Times New Roman" w:cs="Times New Roman"/>
          <w:sz w:val="24"/>
          <w:szCs w:val="24"/>
        </w:rPr>
        <w:t>Institut</w:t>
      </w:r>
      <w:proofErr w:type="spellEnd"/>
      <w:r w:rsidR="00FA2FBA" w:rsidRPr="00FA2FBA">
        <w:rPr>
          <w:rFonts w:ascii="Times New Roman" w:hAnsi="Times New Roman" w:cs="Times New Roman"/>
          <w:sz w:val="24"/>
          <w:szCs w:val="24"/>
        </w:rPr>
        <w:t xml:space="preserve"> </w:t>
      </w:r>
      <w:proofErr w:type="spellStart"/>
      <w:r w:rsidR="00FA2FBA" w:rsidRPr="00FA2FBA">
        <w:rPr>
          <w:rFonts w:ascii="Times New Roman" w:hAnsi="Times New Roman" w:cs="Times New Roman"/>
          <w:sz w:val="24"/>
          <w:szCs w:val="24"/>
        </w:rPr>
        <w:t>Agro</w:t>
      </w:r>
      <w:proofErr w:type="spellEnd"/>
      <w:r w:rsidR="00FA2FBA" w:rsidRPr="00FA2FBA">
        <w:rPr>
          <w:rFonts w:ascii="Times New Roman" w:hAnsi="Times New Roman" w:cs="Times New Roman"/>
          <w:sz w:val="24"/>
          <w:szCs w:val="24"/>
        </w:rPr>
        <w:t xml:space="preserve"> Montpellier, Montpellier, France</w:t>
      </w:r>
    </w:p>
    <w:p w14:paraId="2DEEA5F1" w14:textId="77777777" w:rsidR="00DE308B" w:rsidRDefault="00DE308B" w:rsidP="00DE308B">
      <w:pPr>
        <w:spacing w:line="480" w:lineRule="auto"/>
        <w:rPr>
          <w:rFonts w:ascii="Times New Roman" w:hAnsi="Times New Roman" w:cs="Times New Roman"/>
          <w:sz w:val="24"/>
          <w:szCs w:val="24"/>
        </w:rPr>
      </w:pPr>
    </w:p>
    <w:p w14:paraId="7309A628" w14:textId="77777777" w:rsidR="00273BD6" w:rsidRDefault="00273BD6" w:rsidP="00DE308B">
      <w:pPr>
        <w:spacing w:line="480" w:lineRule="auto"/>
        <w:rPr>
          <w:rFonts w:ascii="Times New Roman" w:hAnsi="Times New Roman" w:cs="Times New Roman"/>
          <w:sz w:val="24"/>
          <w:szCs w:val="24"/>
        </w:rPr>
      </w:pPr>
    </w:p>
    <w:p w14:paraId="077FD5DF" w14:textId="77777777" w:rsidR="00273BD6" w:rsidRDefault="00273BD6" w:rsidP="00DE308B">
      <w:pPr>
        <w:spacing w:line="480" w:lineRule="auto"/>
        <w:rPr>
          <w:rFonts w:ascii="Times New Roman" w:hAnsi="Times New Roman" w:cs="Times New Roman"/>
          <w:sz w:val="24"/>
          <w:szCs w:val="24"/>
        </w:rPr>
      </w:pPr>
    </w:p>
    <w:p w14:paraId="3B49F1C7" w14:textId="77777777" w:rsidR="00273BD6" w:rsidRDefault="00273BD6" w:rsidP="00DE308B">
      <w:pPr>
        <w:spacing w:line="480" w:lineRule="auto"/>
        <w:rPr>
          <w:rFonts w:ascii="Times New Roman" w:hAnsi="Times New Roman" w:cs="Times New Roman"/>
          <w:sz w:val="24"/>
          <w:szCs w:val="24"/>
        </w:rPr>
      </w:pPr>
    </w:p>
    <w:p w14:paraId="7D78C527" w14:textId="77777777" w:rsidR="00273BD6" w:rsidRPr="00362238" w:rsidRDefault="00273BD6" w:rsidP="00DE308B">
      <w:pPr>
        <w:spacing w:line="480" w:lineRule="auto"/>
        <w:rPr>
          <w:rFonts w:ascii="Times New Roman" w:hAnsi="Times New Roman" w:cs="Times New Roman"/>
          <w:sz w:val="24"/>
          <w:szCs w:val="24"/>
        </w:rPr>
      </w:pPr>
    </w:p>
    <w:p w14:paraId="4FE9ABAC" w14:textId="0CBC6FD6" w:rsidR="00A62344" w:rsidRPr="00FA2FBA" w:rsidRDefault="00A62344">
      <w:pPr>
        <w:rPr>
          <w:rFonts w:ascii="Times New Roman" w:eastAsia="Times New Roman" w:hAnsi="Times New Roman" w:cs="Times New Roman"/>
          <w:b/>
          <w:caps/>
          <w:kern w:val="28"/>
          <w:sz w:val="24"/>
          <w:szCs w:val="24"/>
        </w:rPr>
      </w:pPr>
    </w:p>
    <w:p w14:paraId="0CA004CB" w14:textId="77777777" w:rsidR="00A62344" w:rsidRPr="00E75E20" w:rsidRDefault="00A62344" w:rsidP="00A62344">
      <w:pPr>
        <w:pStyle w:val="H1"/>
        <w:spacing w:line="480" w:lineRule="auto"/>
        <w:rPr>
          <w:sz w:val="24"/>
          <w:szCs w:val="24"/>
        </w:rPr>
      </w:pPr>
      <w:r w:rsidRPr="00E75E20">
        <w:rPr>
          <w:sz w:val="24"/>
          <w:szCs w:val="24"/>
        </w:rPr>
        <w:lastRenderedPageBreak/>
        <w:t>Abstract</w:t>
      </w:r>
    </w:p>
    <w:p w14:paraId="71E4A4D4" w14:textId="0DF34DE8" w:rsidR="00A62344" w:rsidRDefault="00A62344" w:rsidP="00A62344">
      <w:pPr>
        <w:pStyle w:val="Abstract"/>
        <w:spacing w:line="480" w:lineRule="auto"/>
        <w:ind w:firstLine="0"/>
        <w:rPr>
          <w:rFonts w:eastAsia="Arial"/>
          <w:color w:val="000000" w:themeColor="text1"/>
          <w:sz w:val="24"/>
          <w:szCs w:val="24"/>
        </w:rPr>
      </w:pPr>
      <w:r w:rsidRPr="00E75E20">
        <w:rPr>
          <w:sz w:val="24"/>
          <w:szCs w:val="24"/>
        </w:rPr>
        <w:t xml:space="preserve">High temperatures increasingly threaten U.S. soybean seed yields, yet actionable solutions remain limited. </w:t>
      </w:r>
      <w:ins w:id="3" w:author="Elvis F. Elli" w:date="2026-08-13T14:40:00Z" w16du:dateUtc="2026-08-13T19:40:00Z">
        <w:r w:rsidR="000A02E8">
          <w:rPr>
            <w:sz w:val="24"/>
            <w:szCs w:val="24"/>
          </w:rPr>
          <w:t>T</w:t>
        </w:r>
      </w:ins>
      <w:del w:id="4" w:author="Elvis F. Elli" w:date="2026-08-13T14:40:00Z" w16du:dateUtc="2026-08-13T19:40:00Z">
        <w:r w:rsidRPr="00E75E20" w:rsidDel="000A02E8">
          <w:rPr>
            <w:sz w:val="24"/>
            <w:szCs w:val="24"/>
          </w:rPr>
          <w:delText>We evaluat</w:delText>
        </w:r>
      </w:del>
      <w:del w:id="5" w:author="Elvis F. Elli" w:date="2026-08-13T14:39:00Z" w16du:dateUtc="2026-08-13T19:39:00Z">
        <w:r w:rsidRPr="00E75E20" w:rsidDel="000A02E8">
          <w:rPr>
            <w:sz w:val="24"/>
            <w:szCs w:val="24"/>
          </w:rPr>
          <w:delText>ed t</w:delText>
        </w:r>
      </w:del>
      <w:r w:rsidRPr="00E75E20">
        <w:rPr>
          <w:sz w:val="24"/>
          <w:szCs w:val="24"/>
        </w:rPr>
        <w:t xml:space="preserve">he APSIM model </w:t>
      </w:r>
      <w:ins w:id="6" w:author="Elvis F. Elli" w:date="2026-08-13T14:40:00Z" w16du:dateUtc="2026-08-13T19:40:00Z">
        <w:r w:rsidR="000A02E8">
          <w:rPr>
            <w:sz w:val="24"/>
            <w:szCs w:val="24"/>
          </w:rPr>
          <w:t xml:space="preserve">was evaluated </w:t>
        </w:r>
      </w:ins>
      <w:r w:rsidRPr="00E75E20">
        <w:rPr>
          <w:sz w:val="24"/>
          <w:szCs w:val="24"/>
        </w:rPr>
        <w:t>against observed regional data from the U.S. Mid-South</w:t>
      </w:r>
      <w:r w:rsidR="00900E1F">
        <w:rPr>
          <w:sz w:val="24"/>
          <w:szCs w:val="24"/>
        </w:rPr>
        <w:t>,</w:t>
      </w:r>
      <w:r w:rsidRPr="00E75E20">
        <w:rPr>
          <w:sz w:val="24"/>
          <w:szCs w:val="24"/>
        </w:rPr>
        <w:t xml:space="preserve"> and </w:t>
      </w:r>
      <w:r w:rsidR="00900E1F">
        <w:rPr>
          <w:sz w:val="24"/>
          <w:szCs w:val="24"/>
        </w:rPr>
        <w:t xml:space="preserve">gridded simulations were conducted </w:t>
      </w:r>
      <w:r w:rsidRPr="00E75E20">
        <w:rPr>
          <w:sz w:val="24"/>
          <w:szCs w:val="24"/>
        </w:rPr>
        <w:t xml:space="preserve">across </w:t>
      </w:r>
      <w:r w:rsidR="00361EFB" w:rsidRPr="00E75E20">
        <w:rPr>
          <w:sz w:val="24"/>
          <w:szCs w:val="24"/>
        </w:rPr>
        <w:t>4,651</w:t>
      </w:r>
      <w:r w:rsidRPr="00E75E20">
        <w:rPr>
          <w:sz w:val="24"/>
          <w:szCs w:val="24"/>
        </w:rPr>
        <w:t xml:space="preserve"> fields to identify how concurrent changes in planting date and maturity group affect</w:t>
      </w:r>
      <w:r w:rsidR="00900E1F">
        <w:rPr>
          <w:sz w:val="24"/>
          <w:szCs w:val="24"/>
        </w:rPr>
        <w:t>ed</w:t>
      </w:r>
      <w:r w:rsidRPr="00E75E20">
        <w:rPr>
          <w:sz w:val="24"/>
          <w:szCs w:val="24"/>
        </w:rPr>
        <w:t xml:space="preserve"> yield under rising temperatures and </w:t>
      </w:r>
      <w:r w:rsidR="00BA646D" w:rsidRPr="00E75E20">
        <w:rPr>
          <w:sz w:val="24"/>
          <w:szCs w:val="24"/>
        </w:rPr>
        <w:t>elevated</w:t>
      </w:r>
      <w:r w:rsidRPr="00E75E20">
        <w:rPr>
          <w:sz w:val="24"/>
          <w:szCs w:val="24"/>
        </w:rPr>
        <w:t xml:space="preserve"> [CO</w:t>
      </w:r>
      <w:r w:rsidRPr="00E75E20">
        <w:rPr>
          <w:sz w:val="24"/>
          <w:szCs w:val="24"/>
          <w:vertAlign w:val="subscript"/>
        </w:rPr>
        <w:t>2</w:t>
      </w:r>
      <w:r w:rsidRPr="00E75E20">
        <w:rPr>
          <w:sz w:val="24"/>
          <w:szCs w:val="24"/>
        </w:rPr>
        <w:t>]. The +2°C temperature scenario reduced yields by 5.</w:t>
      </w:r>
      <w:r w:rsidR="00E75E20" w:rsidRPr="00E75E20">
        <w:rPr>
          <w:sz w:val="24"/>
          <w:szCs w:val="24"/>
        </w:rPr>
        <w:t>7</w:t>
      </w:r>
      <w:r w:rsidRPr="00E75E20">
        <w:rPr>
          <w:sz w:val="24"/>
          <w:szCs w:val="24"/>
        </w:rPr>
        <w:t xml:space="preserve">% on average. </w:t>
      </w:r>
      <w:r w:rsidR="00900E1F">
        <w:rPr>
          <w:sz w:val="24"/>
          <w:szCs w:val="24"/>
        </w:rPr>
        <w:t>C</w:t>
      </w:r>
      <w:r w:rsidRPr="00E75E20">
        <w:rPr>
          <w:sz w:val="24"/>
          <w:szCs w:val="24"/>
        </w:rPr>
        <w:t xml:space="preserve">ombining a later-maturing soybean genotype with earlier sowing </w:t>
      </w:r>
      <w:r w:rsidR="00E75E20" w:rsidRPr="00E75E20">
        <w:rPr>
          <w:sz w:val="24"/>
          <w:szCs w:val="24"/>
        </w:rPr>
        <w:t xml:space="preserve">synergistically </w:t>
      </w:r>
      <w:r w:rsidRPr="00E75E20">
        <w:rPr>
          <w:sz w:val="24"/>
          <w:szCs w:val="24"/>
        </w:rPr>
        <w:t xml:space="preserve">increased soybean yield by </w:t>
      </w:r>
      <w:r w:rsidR="00E75E20" w:rsidRPr="00E75E20">
        <w:rPr>
          <w:sz w:val="24"/>
          <w:szCs w:val="24"/>
        </w:rPr>
        <w:t>12</w:t>
      </w:r>
      <w:r w:rsidRPr="00E75E20">
        <w:rPr>
          <w:sz w:val="24"/>
          <w:szCs w:val="24"/>
        </w:rPr>
        <w:t>% under the +2°C scenario. These results reveal</w:t>
      </w:r>
      <w:r w:rsidR="00E972D0" w:rsidRPr="00E75E20">
        <w:rPr>
          <w:sz w:val="24"/>
          <w:szCs w:val="24"/>
        </w:rPr>
        <w:t>ed</w:t>
      </w:r>
      <w:r w:rsidRPr="00E75E20">
        <w:rPr>
          <w:sz w:val="24"/>
          <w:szCs w:val="24"/>
        </w:rPr>
        <w:t xml:space="preserve"> an opportunity to </w:t>
      </w:r>
      <w:r w:rsidR="00E75E20" w:rsidRPr="00E75E20">
        <w:rPr>
          <w:sz w:val="24"/>
          <w:szCs w:val="24"/>
        </w:rPr>
        <w:t>sustain</w:t>
      </w:r>
      <w:r w:rsidRPr="00E75E20">
        <w:rPr>
          <w:sz w:val="24"/>
          <w:szCs w:val="24"/>
        </w:rPr>
        <w:t xml:space="preserve"> soybean </w:t>
      </w:r>
      <w:r w:rsidR="00E75E20" w:rsidRPr="00E75E20">
        <w:rPr>
          <w:sz w:val="24"/>
          <w:szCs w:val="24"/>
        </w:rPr>
        <w:t>yield</w:t>
      </w:r>
      <w:r w:rsidRPr="00E75E20">
        <w:rPr>
          <w:sz w:val="24"/>
          <w:szCs w:val="24"/>
        </w:rPr>
        <w:t xml:space="preserve"> through management and genotype selection under warming. Advancing our understanding of management and genotypic effects on soybean phenology and improving their representation in process-based models are therefore essential for developing adaptive strategies that can support durable yield gains under high-temperature </w:t>
      </w:r>
      <w:r w:rsidR="00E95EFF" w:rsidRPr="00E75E20">
        <w:rPr>
          <w:sz w:val="24"/>
          <w:szCs w:val="24"/>
        </w:rPr>
        <w:t>conditions</w:t>
      </w:r>
      <w:r w:rsidRPr="00E75E20">
        <w:rPr>
          <w:sz w:val="24"/>
          <w:szCs w:val="24"/>
        </w:rPr>
        <w:t>.</w:t>
      </w:r>
    </w:p>
    <w:p w14:paraId="3650186C" w14:textId="671CF93F" w:rsidR="00420583" w:rsidRDefault="00420583">
      <w:pPr>
        <w:rPr>
          <w:rFonts w:ascii="Times New Roman" w:eastAsia="Times New Roman" w:hAnsi="Times New Roman" w:cs="Times New Roman"/>
          <w:b/>
          <w:caps/>
          <w:kern w:val="28"/>
          <w:sz w:val="24"/>
          <w:szCs w:val="24"/>
        </w:rPr>
      </w:pPr>
      <w:r>
        <w:rPr>
          <w:sz w:val="24"/>
          <w:szCs w:val="24"/>
        </w:rPr>
        <w:br w:type="page"/>
      </w:r>
    </w:p>
    <w:p w14:paraId="0C85CC04" w14:textId="608A579D" w:rsidR="00AE1D24" w:rsidRPr="008D2943" w:rsidRDefault="00C83C2D" w:rsidP="009B5D20">
      <w:pPr>
        <w:pStyle w:val="H1"/>
        <w:spacing w:line="480" w:lineRule="auto"/>
        <w:rPr>
          <w:sz w:val="24"/>
          <w:szCs w:val="24"/>
        </w:rPr>
      </w:pPr>
      <w:r w:rsidRPr="008D2943">
        <w:rPr>
          <w:sz w:val="24"/>
          <w:szCs w:val="24"/>
        </w:rPr>
        <w:lastRenderedPageBreak/>
        <w:t xml:space="preserve">1 </w:t>
      </w:r>
      <w:r w:rsidR="00AE1D24" w:rsidRPr="008D2943">
        <w:rPr>
          <w:sz w:val="24"/>
          <w:szCs w:val="24"/>
        </w:rPr>
        <w:t>Introduction</w:t>
      </w:r>
    </w:p>
    <w:p w14:paraId="7294523F" w14:textId="58B394D0" w:rsidR="00420583" w:rsidRDefault="00E8378E" w:rsidP="006B608C">
      <w:pPr>
        <w:spacing w:before="120" w:after="0" w:line="480" w:lineRule="auto"/>
        <w:rPr>
          <w:rFonts w:ascii="Times New Roman" w:hAnsi="Times New Roman" w:cs="Times New Roman"/>
          <w:sz w:val="24"/>
          <w:szCs w:val="24"/>
        </w:rPr>
      </w:pPr>
      <w:r>
        <w:rPr>
          <w:rFonts w:ascii="Times New Roman" w:hAnsi="Times New Roman" w:cs="Times New Roman"/>
          <w:sz w:val="24"/>
          <w:szCs w:val="24"/>
        </w:rPr>
        <w:t>Rising temperatures</w:t>
      </w:r>
      <w:r w:rsidR="00EB15AE" w:rsidRPr="008D2943">
        <w:rPr>
          <w:rFonts w:ascii="Times New Roman" w:hAnsi="Times New Roman" w:cs="Times New Roman"/>
          <w:sz w:val="24"/>
          <w:szCs w:val="24"/>
        </w:rPr>
        <w:t xml:space="preserve"> and changes in rainfall patterns </w:t>
      </w:r>
      <w:r w:rsidR="00E46468" w:rsidRPr="008D2943">
        <w:rPr>
          <w:rFonts w:ascii="Times New Roman" w:hAnsi="Times New Roman" w:cs="Times New Roman"/>
          <w:sz w:val="24"/>
          <w:szCs w:val="24"/>
        </w:rPr>
        <w:t>can</w:t>
      </w:r>
      <w:r w:rsidR="00EB15AE" w:rsidRPr="008D2943">
        <w:rPr>
          <w:rFonts w:ascii="Times New Roman" w:hAnsi="Times New Roman" w:cs="Times New Roman"/>
          <w:sz w:val="24"/>
          <w:szCs w:val="24"/>
        </w:rPr>
        <w:t xml:space="preserve"> decrease </w:t>
      </w:r>
      <w:r w:rsidR="001F717A">
        <w:rPr>
          <w:rFonts w:ascii="Times New Roman" w:hAnsi="Times New Roman" w:cs="Times New Roman"/>
          <w:sz w:val="24"/>
          <w:szCs w:val="24"/>
        </w:rPr>
        <w:t xml:space="preserve">U.S. </w:t>
      </w:r>
      <w:r w:rsidR="00EB15AE" w:rsidRPr="008D2943">
        <w:rPr>
          <w:rFonts w:ascii="Times New Roman" w:hAnsi="Times New Roman" w:cs="Times New Roman"/>
          <w:sz w:val="24"/>
          <w:szCs w:val="24"/>
        </w:rPr>
        <w:t xml:space="preserve">soybean seed yields by 19% </w:t>
      </w:r>
      <w:r w:rsidR="00AE2249">
        <w:rPr>
          <w:rFonts w:ascii="Times New Roman" w:hAnsi="Times New Roman" w:cs="Times New Roman"/>
          <w:sz w:val="24"/>
          <w:szCs w:val="24"/>
        </w:rPr>
        <w:t xml:space="preserve">in the absence of </w:t>
      </w:r>
      <w:r w:rsidR="00EB15AE" w:rsidRPr="008D2943">
        <w:rPr>
          <w:rFonts w:ascii="Times New Roman" w:hAnsi="Times New Roman" w:cs="Times New Roman"/>
          <w:sz w:val="24"/>
          <w:szCs w:val="24"/>
        </w:rPr>
        <w:t xml:space="preserve">adaptive strategies </w:t>
      </w:r>
      <w:sdt>
        <w:sdtPr>
          <w:rPr>
            <w:rFonts w:ascii="Times New Roman" w:hAnsi="Times New Roman" w:cs="Times New Roman"/>
            <w:color w:val="000000"/>
            <w:sz w:val="24"/>
            <w:szCs w:val="24"/>
          </w:rPr>
          <w:tag w:val="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339085809"/>
          <w:placeholder>
            <w:docPart w:val="DefaultPlaceholder_-1854013440"/>
          </w:placeholder>
        </w:sdtPr>
        <w:sdtContent>
          <w:r w:rsidR="005775F8" w:rsidRPr="005775F8">
            <w:rPr>
              <w:rFonts w:ascii="Times New Roman" w:hAnsi="Times New Roman" w:cs="Times New Roman"/>
              <w:color w:val="000000"/>
              <w:sz w:val="24"/>
              <w:szCs w:val="24"/>
            </w:rPr>
            <w:t>(Elli et al., 2022)</w:t>
          </w:r>
        </w:sdtContent>
      </w:sdt>
      <w:r w:rsidR="00C86154">
        <w:rPr>
          <w:rFonts w:ascii="Times New Roman" w:hAnsi="Times New Roman" w:cs="Times New Roman"/>
          <w:color w:val="000000"/>
          <w:sz w:val="24"/>
          <w:szCs w:val="24"/>
        </w:rPr>
        <w:t>.</w:t>
      </w:r>
      <w:r w:rsidR="00B660E1" w:rsidRPr="00B660E1">
        <w:t xml:space="preserve"> </w:t>
      </w:r>
      <w:r w:rsidR="00B660E1" w:rsidRPr="00B660E1">
        <w:rPr>
          <w:rFonts w:ascii="Times New Roman" w:hAnsi="Times New Roman" w:cs="Times New Roman"/>
          <w:color w:val="000000"/>
          <w:sz w:val="24"/>
          <w:szCs w:val="24"/>
        </w:rPr>
        <w:t>Higher temperatures accelerate phenological development, shorten</w:t>
      </w:r>
      <w:del w:id="7" w:author="Elvis F. Elli" w:date="2026-08-06T13:44:00Z" w16du:dateUtc="2026-08-06T18:44:00Z">
        <w:r w:rsidR="00B660E1" w:rsidRPr="00B660E1" w:rsidDel="008C57A0">
          <w:rPr>
            <w:rFonts w:ascii="Times New Roman" w:hAnsi="Times New Roman" w:cs="Times New Roman"/>
            <w:color w:val="000000"/>
            <w:sz w:val="24"/>
            <w:szCs w:val="24"/>
          </w:rPr>
          <w:delText>ing</w:delText>
        </w:r>
      </w:del>
      <w:r w:rsidR="00B660E1" w:rsidRPr="00B660E1">
        <w:rPr>
          <w:rFonts w:ascii="Times New Roman" w:hAnsi="Times New Roman" w:cs="Times New Roman"/>
          <w:color w:val="000000"/>
          <w:sz w:val="24"/>
          <w:szCs w:val="24"/>
        </w:rPr>
        <w:t xml:space="preserve"> the crop cycle and limit</w:t>
      </w:r>
      <w:del w:id="8" w:author="Elvis F. Elli" w:date="2026-08-06T13:44:00Z" w16du:dateUtc="2026-08-06T18:44:00Z">
        <w:r w:rsidR="00B660E1" w:rsidRPr="00B660E1" w:rsidDel="008C57A0">
          <w:rPr>
            <w:rFonts w:ascii="Times New Roman" w:hAnsi="Times New Roman" w:cs="Times New Roman"/>
            <w:color w:val="000000"/>
            <w:sz w:val="24"/>
            <w:szCs w:val="24"/>
          </w:rPr>
          <w:delText>ing</w:delText>
        </w:r>
      </w:del>
      <w:r w:rsidR="00B660E1" w:rsidRPr="00B660E1">
        <w:rPr>
          <w:rFonts w:ascii="Times New Roman" w:hAnsi="Times New Roman" w:cs="Times New Roman"/>
          <w:color w:val="000000"/>
          <w:sz w:val="24"/>
          <w:szCs w:val="24"/>
        </w:rPr>
        <w:t xml:space="preserve"> biomass accumulation and yield</w:t>
      </w:r>
      <w:r w:rsidR="00B660E1">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TRmYjQ0NmUtNDcwOS00OTUxLWFjZWYtOWU2MTIyM2Q1ODZjIiwicHJvcGVydGllcyI6eyJub3RlSW5kZXgiOjB9LCJpc0VkaXRlZCI6ZmFsc2UsIm1hbnVhbE92ZXJyaWRlIjp7ImlzTWFudWFsbHlPdmVycmlkZGVuIjpmYWxzZSwiY2l0ZXByb2NUZXh0IjoiKEVsbGkgZXQgYWwuLCAyMDIyOyBSb3NlIGV0IGFsLiwgMjAxN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iwiY29udGFpbmVyLXRpdGxlLXNob3J0IjoiRnJvbnQuIFBsYW50IFNjaS4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LCJjb250YWluZXItdGl0bGUtc2hvcnQiOiJDbGltLiBDaGFuZ2UifSwiaXNUZW1wb3JhcnkiOmZhbHNlfV19"/>
          <w:id w:val="-543064503"/>
          <w:placeholder>
            <w:docPart w:val="A66B7AFAE1DE4B548A73E9219FB0BD50"/>
          </w:placeholder>
        </w:sdtPr>
        <w:sdtContent>
          <w:r w:rsidR="005775F8" w:rsidRPr="005775F8">
            <w:rPr>
              <w:rFonts w:ascii="Times New Roman" w:hAnsi="Times New Roman" w:cs="Times New Roman"/>
              <w:color w:val="000000"/>
              <w:sz w:val="24"/>
              <w:szCs w:val="24"/>
            </w:rPr>
            <w:t>(Rose et al., 2016)</w:t>
          </w:r>
        </w:sdtContent>
      </w:sdt>
      <w:r w:rsidR="00A20BBA">
        <w:rPr>
          <w:rFonts w:ascii="Times New Roman" w:hAnsi="Times New Roman" w:cs="Times New Roman"/>
          <w:color w:val="000000"/>
          <w:sz w:val="24"/>
          <w:szCs w:val="24"/>
        </w:rPr>
        <w:t>.</w:t>
      </w:r>
      <w:r w:rsidR="00EB15AE" w:rsidRPr="008D2943">
        <w:rPr>
          <w:rFonts w:ascii="Times New Roman" w:hAnsi="Times New Roman" w:cs="Times New Roman"/>
          <w:sz w:val="24"/>
          <w:szCs w:val="24"/>
        </w:rPr>
        <w:t xml:space="preserve"> </w:t>
      </w:r>
      <w:r w:rsidR="007B5BA1">
        <w:rPr>
          <w:rFonts w:ascii="Times New Roman" w:hAnsi="Times New Roman" w:cs="Times New Roman"/>
          <w:sz w:val="24"/>
          <w:szCs w:val="24"/>
        </w:rPr>
        <w:t xml:space="preserve">Previous simulation </w:t>
      </w:r>
      <w:r w:rsidR="009E1B17">
        <w:rPr>
          <w:rFonts w:ascii="Times New Roman" w:hAnsi="Times New Roman" w:cs="Times New Roman"/>
          <w:sz w:val="24"/>
          <w:szCs w:val="24"/>
        </w:rPr>
        <w:t>studies indicate</w:t>
      </w:r>
      <w:r w:rsidR="007B5BA1">
        <w:rPr>
          <w:rFonts w:ascii="Times New Roman" w:hAnsi="Times New Roman" w:cs="Times New Roman"/>
          <w:sz w:val="24"/>
          <w:szCs w:val="24"/>
        </w:rPr>
        <w:t xml:space="preserve"> that a</w:t>
      </w:r>
      <w:r w:rsidR="00EB15AE" w:rsidRPr="008D2943">
        <w:rPr>
          <w:rFonts w:ascii="Times New Roman" w:hAnsi="Times New Roman" w:cs="Times New Roman"/>
          <w:sz w:val="24"/>
          <w:szCs w:val="24"/>
        </w:rPr>
        <w:t xml:space="preserve">djusting soybean phenology </w:t>
      </w:r>
      <w:r w:rsidR="003D6164">
        <w:rPr>
          <w:rFonts w:ascii="Times New Roman" w:hAnsi="Times New Roman" w:cs="Times New Roman"/>
          <w:sz w:val="24"/>
          <w:szCs w:val="24"/>
        </w:rPr>
        <w:t xml:space="preserve">may help offset </w:t>
      </w:r>
      <w:r w:rsidR="00805DDC">
        <w:rPr>
          <w:rFonts w:ascii="Times New Roman" w:hAnsi="Times New Roman" w:cs="Times New Roman"/>
          <w:sz w:val="24"/>
          <w:szCs w:val="24"/>
        </w:rPr>
        <w:t xml:space="preserve">yield reductions under global warming </w:t>
      </w:r>
      <w:sdt>
        <w:sdtPr>
          <w:rPr>
            <w:rFonts w:ascii="Times New Roman" w:hAnsi="Times New Roman" w:cs="Times New Roman"/>
            <w:color w:val="000000"/>
            <w:sz w:val="24"/>
            <w:szCs w:val="24"/>
          </w:rPr>
          <w:tag w:val="MENDELEY_CITATION_v3_eyJjaXRhdGlvbklEIjoiTUVOREVMRVlfQ0lUQVRJT05fMjU4NjNmZmQtNjlmNy00MDNhLWEzNTktMWEzNzk3YTRkYTNlIiwicHJvcGVydGllcyI6eyJub3RlSW5kZXgiOjB9LCJpc0VkaXRlZCI6ZmFsc2UsIm1hbnVhbE92ZXJyaWRlIjp7ImlzTWFudWFsbHlPdmVycmlkZGVuIjpmYWxzZSwiY2l0ZXByb2NUZXh0IjoiKFlhbmcgZXQgYWwuLCAyMDI1OyBaYWJlbCBldCBhbC4sIDIwMjE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iwiY29udGFpbmVyLXRpdGxlLXNob3J0IjoiSi4gR2VvcGh5cy4gUmVzLiBCaW9nZW9zY2ku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LCJjb250YWluZXItdGl0bGUtc2hvcnQiOiJHbG9iLiBDaGFuZy4gQmlvbC4ifSwiaXNUZW1wb3JhcnkiOmZhbHNlfV19"/>
          <w:id w:val="1753847785"/>
          <w:placeholder>
            <w:docPart w:val="4203E1589CB648A88A057D9AFD21088E"/>
          </w:placeholder>
        </w:sdtPr>
        <w:sdtContent>
          <w:r w:rsidR="005775F8" w:rsidRPr="005775F8">
            <w:rPr>
              <w:rFonts w:ascii="Times New Roman" w:hAnsi="Times New Roman" w:cs="Times New Roman"/>
              <w:color w:val="000000"/>
              <w:sz w:val="24"/>
              <w:szCs w:val="24"/>
            </w:rPr>
            <w:t>(Yang et al., 2025; Zabel et al., 2021)</w:t>
          </w:r>
        </w:sdtContent>
      </w:sdt>
      <w:r w:rsidR="009A3D71">
        <w:rPr>
          <w:rFonts w:ascii="Times New Roman" w:hAnsi="Times New Roman" w:cs="Times New Roman"/>
          <w:color w:val="000000"/>
          <w:sz w:val="24"/>
          <w:szCs w:val="24"/>
        </w:rPr>
        <w:t xml:space="preserve">. </w:t>
      </w:r>
      <w:r w:rsidR="00E129BE">
        <w:rPr>
          <w:rFonts w:ascii="Times New Roman" w:hAnsi="Times New Roman" w:cs="Times New Roman"/>
          <w:sz w:val="24"/>
          <w:szCs w:val="24"/>
        </w:rPr>
        <w:t xml:space="preserve">While projected </w:t>
      </w:r>
      <w:r w:rsidR="00420583">
        <w:rPr>
          <w:rFonts w:ascii="Times New Roman" w:hAnsi="Times New Roman" w:cs="Times New Roman"/>
          <w:sz w:val="24"/>
          <w:szCs w:val="24"/>
        </w:rPr>
        <w:t>increases in</w:t>
      </w:r>
      <w:ins w:id="9" w:author="Elvis F. Elli" w:date="2026-08-06T15:09:00Z" w16du:dateUtc="2026-08-06T20:09:00Z">
        <w:r w:rsidR="00BD4B4C">
          <w:rPr>
            <w:rFonts w:ascii="Times New Roman" w:hAnsi="Times New Roman" w:cs="Times New Roman"/>
            <w:sz w:val="24"/>
            <w:szCs w:val="24"/>
          </w:rPr>
          <w:t xml:space="preserve"> CO</w:t>
        </w:r>
        <w:r w:rsidR="00BD4B4C" w:rsidRPr="009B5EDB">
          <w:rPr>
            <w:rFonts w:ascii="Times New Roman" w:hAnsi="Times New Roman" w:cs="Times New Roman"/>
            <w:sz w:val="24"/>
            <w:szCs w:val="24"/>
            <w:vertAlign w:val="subscript"/>
          </w:rPr>
          <w:t>2</w:t>
        </w:r>
      </w:ins>
      <w:r w:rsidR="00420583">
        <w:rPr>
          <w:rFonts w:ascii="Times New Roman" w:hAnsi="Times New Roman" w:cs="Times New Roman"/>
          <w:sz w:val="24"/>
          <w:szCs w:val="24"/>
        </w:rPr>
        <w:t xml:space="preserve"> </w:t>
      </w:r>
      <w:ins w:id="10" w:author="Elvis F. Elli" w:date="2026-08-06T15:09:00Z" w16du:dateUtc="2026-08-06T20:09:00Z">
        <w:r w:rsidR="00BD4B4C">
          <w:rPr>
            <w:rFonts w:ascii="Times New Roman" w:hAnsi="Times New Roman" w:cs="Times New Roman"/>
            <w:sz w:val="24"/>
            <w:szCs w:val="24"/>
          </w:rPr>
          <w:t xml:space="preserve">concentration </w:t>
        </w:r>
      </w:ins>
      <w:ins w:id="11" w:author="Elvis F. Elli" w:date="2026-08-06T15:10:00Z" w16du:dateUtc="2026-08-06T20:10:00Z">
        <w:r w:rsidR="00BD4B4C">
          <w:rPr>
            <w:rFonts w:ascii="Times New Roman" w:hAnsi="Times New Roman" w:cs="Times New Roman"/>
            <w:sz w:val="24"/>
            <w:szCs w:val="24"/>
          </w:rPr>
          <w:t>(</w:t>
        </w:r>
      </w:ins>
      <w:r w:rsidR="00420583">
        <w:rPr>
          <w:rFonts w:ascii="Times New Roman" w:hAnsi="Times New Roman" w:cs="Times New Roman"/>
          <w:sz w:val="24"/>
          <w:szCs w:val="24"/>
        </w:rPr>
        <w:t>[CO</w:t>
      </w:r>
      <w:ins w:id="12" w:author="Elvis F. Elli" w:date="2026-08-06T13:45:00Z" w16du:dateUtc="2026-08-06T18:45:00Z">
        <w:r w:rsidR="009B5EDB" w:rsidRPr="009B5EDB">
          <w:rPr>
            <w:rFonts w:ascii="Times New Roman" w:hAnsi="Times New Roman" w:cs="Times New Roman"/>
            <w:sz w:val="24"/>
            <w:szCs w:val="24"/>
            <w:vertAlign w:val="subscript"/>
          </w:rPr>
          <w:t>2</w:t>
        </w:r>
      </w:ins>
      <w:del w:id="13" w:author="Elvis F. Elli" w:date="2026-08-06T13:45:00Z" w16du:dateUtc="2026-08-06T18:45:00Z">
        <w:r w:rsidR="00420583" w:rsidDel="009B5EDB">
          <w:rPr>
            <w:rFonts w:ascii="Times New Roman" w:hAnsi="Times New Roman" w:cs="Times New Roman"/>
            <w:sz w:val="24"/>
            <w:szCs w:val="24"/>
          </w:rPr>
          <w:delText>2</w:delText>
        </w:r>
      </w:del>
      <w:r w:rsidR="00420583">
        <w:rPr>
          <w:rFonts w:ascii="Times New Roman" w:hAnsi="Times New Roman" w:cs="Times New Roman"/>
          <w:sz w:val="24"/>
          <w:szCs w:val="24"/>
        </w:rPr>
        <w:t>]</w:t>
      </w:r>
      <w:ins w:id="14" w:author="Elvis F. Elli" w:date="2026-08-06T15:10:00Z" w16du:dateUtc="2026-08-06T20:10:00Z">
        <w:r w:rsidR="00BD4B4C">
          <w:rPr>
            <w:rFonts w:ascii="Times New Roman" w:hAnsi="Times New Roman" w:cs="Times New Roman"/>
            <w:sz w:val="24"/>
            <w:szCs w:val="24"/>
          </w:rPr>
          <w:t>)</w:t>
        </w:r>
      </w:ins>
      <w:r w:rsidR="00420583">
        <w:rPr>
          <w:rFonts w:ascii="Times New Roman" w:hAnsi="Times New Roman" w:cs="Times New Roman"/>
          <w:sz w:val="24"/>
          <w:szCs w:val="24"/>
        </w:rPr>
        <w:t xml:space="preserve"> can partially offset heat-induced yield losses </w:t>
      </w:r>
      <w:sdt>
        <w:sdtPr>
          <w:rPr>
            <w:rFonts w:ascii="Times New Roman" w:hAnsi="Times New Roman" w:cs="Times New Roman"/>
            <w:color w:val="000000"/>
            <w:sz w:val="24"/>
            <w:szCs w:val="24"/>
          </w:rPr>
          <w:tag w:val="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h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IsImNvbnRhaW5lci10aXRsZS1zaG9ydCI6Ikdsb2IuIENoYW5nLiBCaW9sLi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
          <w:id w:val="-1039816590"/>
          <w:placeholder>
            <w:docPart w:val="DefaultPlaceholder_-1854013440"/>
          </w:placeholder>
        </w:sdtPr>
        <w:sdtContent>
          <w:r w:rsidR="005775F8" w:rsidRPr="005775F8">
            <w:rPr>
              <w:rFonts w:ascii="Times New Roman" w:hAnsi="Times New Roman" w:cs="Times New Roman"/>
              <w:color w:val="000000"/>
              <w:sz w:val="24"/>
              <w:szCs w:val="24"/>
            </w:rPr>
            <w:t>(Ainsworth et al., 2002a; Kothari et al., 2022)</w:t>
          </w:r>
        </w:sdtContent>
      </w:sdt>
      <w:r w:rsidR="00420583">
        <w:rPr>
          <w:rFonts w:ascii="Times New Roman" w:hAnsi="Times New Roman" w:cs="Times New Roman"/>
          <w:sz w:val="24"/>
          <w:szCs w:val="24"/>
        </w:rPr>
        <w:t>, complementary agronomic adaptation may be needed in some environments to fully offset</w:t>
      </w:r>
      <w:r w:rsidR="00E129BE">
        <w:rPr>
          <w:rFonts w:ascii="Times New Roman" w:hAnsi="Times New Roman" w:cs="Times New Roman"/>
          <w:sz w:val="24"/>
          <w:szCs w:val="24"/>
        </w:rPr>
        <w:t xml:space="preserve"> the yield penalty</w:t>
      </w:r>
      <w:r w:rsidR="00184C95">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
          <w:id w:val="-1650208648"/>
          <w:placeholder>
            <w:docPart w:val="DefaultPlaceholder_-1854013440"/>
          </w:placeholder>
        </w:sdtPr>
        <w:sdtContent>
          <w:r w:rsidR="005775F8" w:rsidRPr="005775F8">
            <w:rPr>
              <w:rFonts w:ascii="Times New Roman" w:hAnsi="Times New Roman" w:cs="Times New Roman"/>
              <w:color w:val="000000"/>
              <w:sz w:val="24"/>
              <w:szCs w:val="24"/>
            </w:rPr>
            <w:t>(Makowski et al., 2020)</w:t>
          </w:r>
        </w:sdtContent>
      </w:sdt>
      <w:r w:rsidR="00E129BE">
        <w:rPr>
          <w:rFonts w:ascii="Times New Roman" w:hAnsi="Times New Roman" w:cs="Times New Roman"/>
          <w:sz w:val="24"/>
          <w:szCs w:val="24"/>
        </w:rPr>
        <w:t>.</w:t>
      </w:r>
      <w:r w:rsidR="007579F7">
        <w:rPr>
          <w:rFonts w:ascii="Times New Roman" w:hAnsi="Times New Roman" w:cs="Times New Roman"/>
          <w:sz w:val="24"/>
          <w:szCs w:val="24"/>
        </w:rPr>
        <w:t xml:space="preserve"> </w:t>
      </w:r>
    </w:p>
    <w:p w14:paraId="23A19749" w14:textId="2D400E6D" w:rsidR="001673C9" w:rsidRDefault="00EB15AE" w:rsidP="007D7450">
      <w:pPr>
        <w:spacing w:before="120" w:after="0"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A relatively simple </w:t>
      </w:r>
      <w:r w:rsidR="00582A3E">
        <w:rPr>
          <w:rFonts w:ascii="Times New Roman" w:hAnsi="Times New Roman" w:cs="Times New Roman"/>
          <w:sz w:val="24"/>
          <w:szCs w:val="24"/>
        </w:rPr>
        <w:t xml:space="preserve">and well-established </w:t>
      </w:r>
      <w:r w:rsidRPr="008D2943">
        <w:rPr>
          <w:rFonts w:ascii="Times New Roman" w:hAnsi="Times New Roman" w:cs="Times New Roman"/>
          <w:sz w:val="24"/>
          <w:szCs w:val="24"/>
        </w:rPr>
        <w:t xml:space="preserve">strategy to adjust </w:t>
      </w:r>
      <w:r w:rsidR="00420583">
        <w:rPr>
          <w:rFonts w:ascii="Times New Roman" w:hAnsi="Times New Roman" w:cs="Times New Roman"/>
          <w:sz w:val="24"/>
          <w:szCs w:val="24"/>
        </w:rPr>
        <w:t>the soybean life cycle to the available growing season length is to select soybean maturity groups</w:t>
      </w:r>
      <w:r w:rsidR="00AA30C9">
        <w:rPr>
          <w:rFonts w:ascii="Times New Roman" w:hAnsi="Times New Roman" w:cs="Times New Roman"/>
          <w:sz w:val="24"/>
          <w:szCs w:val="24"/>
        </w:rPr>
        <w:t xml:space="preserve"> (MGs)</w:t>
      </w:r>
      <w:r w:rsidR="00C041D5">
        <w:rPr>
          <w:rFonts w:ascii="Times New Roman" w:hAnsi="Times New Roman" w:cs="Times New Roman"/>
          <w:sz w:val="24"/>
          <w:szCs w:val="24"/>
        </w:rPr>
        <w:t xml:space="preserve"> based on local temperature and photoperiod conditions </w:t>
      </w:r>
      <w:sdt>
        <w:sdtPr>
          <w:rPr>
            <w:rFonts w:ascii="Times New Roman" w:hAnsi="Times New Roman" w:cs="Times New Roman"/>
            <w:color w:val="000000"/>
            <w:sz w:val="24"/>
            <w:szCs w:val="24"/>
          </w:rPr>
          <w:tag w:val="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LCJjb250YWluZXItdGl0bGUtc2hvcnQiOiJBZ3Jvbi4gSi4ifSwiaXNUZW1wb3JhcnkiOmZhbHNlfV19"/>
          <w:id w:val="-859273556"/>
          <w:placeholder>
            <w:docPart w:val="DefaultPlaceholder_-1854013440"/>
          </w:placeholder>
        </w:sdtPr>
        <w:sdtContent>
          <w:r w:rsidR="005775F8" w:rsidRPr="005775F8">
            <w:rPr>
              <w:rFonts w:ascii="Times New Roman" w:hAnsi="Times New Roman" w:cs="Times New Roman"/>
              <w:color w:val="000000"/>
              <w:sz w:val="24"/>
              <w:szCs w:val="24"/>
            </w:rPr>
            <w:t>(Mourtzinis and Conley, 2017)</w:t>
          </w:r>
        </w:sdtContent>
      </w:sdt>
      <w:r w:rsidR="0070187E">
        <w:rPr>
          <w:rFonts w:ascii="Times New Roman" w:hAnsi="Times New Roman" w:cs="Times New Roman"/>
          <w:color w:val="000000"/>
          <w:sz w:val="24"/>
          <w:szCs w:val="24"/>
        </w:rPr>
        <w:t xml:space="preserve">. </w:t>
      </w:r>
      <w:r w:rsidR="004F0D73">
        <w:rPr>
          <w:rFonts w:ascii="Times New Roman" w:hAnsi="Times New Roman" w:cs="Times New Roman"/>
          <w:color w:val="000000"/>
          <w:sz w:val="24"/>
          <w:szCs w:val="24"/>
        </w:rPr>
        <w:t>Moreover, e</w:t>
      </w:r>
      <w:r w:rsidR="00F85450" w:rsidRPr="008D2943">
        <w:rPr>
          <w:rFonts w:ascii="Times New Roman" w:hAnsi="Times New Roman" w:cs="Times New Roman"/>
          <w:sz w:val="24"/>
          <w:szCs w:val="24"/>
        </w:rPr>
        <w:t xml:space="preserve">arlier </w:t>
      </w:r>
      <w:r w:rsidR="00854B55" w:rsidRPr="008D2943">
        <w:rPr>
          <w:rFonts w:ascii="Times New Roman" w:hAnsi="Times New Roman" w:cs="Times New Roman"/>
          <w:sz w:val="24"/>
          <w:szCs w:val="24"/>
        </w:rPr>
        <w:t>planting</w:t>
      </w:r>
      <w:r w:rsidR="00C041D5">
        <w:rPr>
          <w:rFonts w:ascii="Times New Roman" w:hAnsi="Times New Roman" w:cs="Times New Roman"/>
          <w:sz w:val="24"/>
          <w:szCs w:val="24"/>
        </w:rPr>
        <w:t xml:space="preserve"> </w:t>
      </w:r>
      <w:r w:rsidR="00263A56">
        <w:rPr>
          <w:rFonts w:ascii="Times New Roman" w:hAnsi="Times New Roman" w:cs="Times New Roman"/>
          <w:sz w:val="24"/>
          <w:szCs w:val="24"/>
        </w:rPr>
        <w:t xml:space="preserve">extends </w:t>
      </w:r>
      <w:r w:rsidR="004D3E73">
        <w:rPr>
          <w:rFonts w:ascii="Times New Roman" w:hAnsi="Times New Roman" w:cs="Times New Roman"/>
          <w:sz w:val="24"/>
          <w:szCs w:val="24"/>
        </w:rPr>
        <w:t xml:space="preserve">the </w:t>
      </w:r>
      <w:r w:rsidR="007579F7">
        <w:rPr>
          <w:rFonts w:ascii="Times New Roman" w:hAnsi="Times New Roman" w:cs="Times New Roman"/>
          <w:sz w:val="24"/>
          <w:szCs w:val="24"/>
        </w:rPr>
        <w:t>growing season and shifts the crop cycle into</w:t>
      </w:r>
      <w:r w:rsidR="00C041D5">
        <w:rPr>
          <w:rFonts w:ascii="Times New Roman" w:hAnsi="Times New Roman" w:cs="Times New Roman"/>
          <w:sz w:val="24"/>
          <w:szCs w:val="24"/>
        </w:rPr>
        <w:t xml:space="preserve"> cooler periods</w:t>
      </w:r>
      <w:r w:rsidR="009614D7">
        <w:rPr>
          <w:rFonts w:ascii="Times New Roman" w:hAnsi="Times New Roman" w:cs="Times New Roman"/>
          <w:sz w:val="24"/>
          <w:szCs w:val="24"/>
        </w:rPr>
        <w:t xml:space="preserve">, </w:t>
      </w:r>
      <w:r w:rsidR="00C041D5">
        <w:rPr>
          <w:rFonts w:ascii="Times New Roman" w:hAnsi="Times New Roman" w:cs="Times New Roman"/>
          <w:sz w:val="24"/>
          <w:szCs w:val="24"/>
        </w:rPr>
        <w:t>reduc</w:t>
      </w:r>
      <w:r w:rsidR="009614D7">
        <w:rPr>
          <w:rFonts w:ascii="Times New Roman" w:hAnsi="Times New Roman" w:cs="Times New Roman"/>
          <w:sz w:val="24"/>
          <w:szCs w:val="24"/>
        </w:rPr>
        <w:t>ing</w:t>
      </w:r>
      <w:r w:rsidR="00C041D5">
        <w:rPr>
          <w:rFonts w:ascii="Times New Roman" w:hAnsi="Times New Roman" w:cs="Times New Roman"/>
          <w:sz w:val="24"/>
          <w:szCs w:val="24"/>
        </w:rPr>
        <w:t xml:space="preserve"> exposure to </w:t>
      </w:r>
      <w:r w:rsidR="00BF77D9" w:rsidRPr="008D2943">
        <w:rPr>
          <w:rFonts w:ascii="Times New Roman" w:hAnsi="Times New Roman" w:cs="Times New Roman"/>
          <w:sz w:val="24"/>
          <w:szCs w:val="24"/>
        </w:rPr>
        <w:t xml:space="preserve">late-season drought and heat events </w:t>
      </w:r>
      <w:sdt>
        <w:sdtPr>
          <w:rPr>
            <w:rFonts w:ascii="Times New Roman" w:hAnsi="Times New Roman" w:cs="Times New Roman"/>
            <w:color w:val="000000"/>
            <w:sz w:val="24"/>
            <w:szCs w:val="24"/>
          </w:rPr>
          <w:tag w:val="MENDELEY_CITATION_v3_eyJjaXRhdGlvbklEIjoiTUVOREVMRVlfQ0lUQVRJT05fMGE4NWRjOTctMzk0Mi00YzgyLTlmZTAtM2M1OTEyODVjZWFiIiwicHJvcGVydGllcyI6eyJub3RlSW5kZXgiOjB9LCJpc0VkaXRlZCI6ZmFsc2UsIm1hbnVhbE92ZXJyaWRlIjp7ImlzTWFudWFsbHlPdmVycmlkZGVuIjp0cnVlLCJjaXRlcHJvY1RleHQiOiIoQmFzdGlkYXMgZXQgYWwuLCAyMDA4OyBFZHdhcmRzIGV0IGFsLiwgMjAwMz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IsImNvbnRhaW5lci10aXRsZS1zaG9ydCI6IkNyb3AgU2NpLi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iwiY29udGFpbmVyLXRpdGxlLXNob3J0IjoiQWdyb24uIEou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
          <w:id w:val="42346133"/>
          <w:placeholder>
            <w:docPart w:val="DefaultPlaceholder_-1854013440"/>
          </w:placeholder>
        </w:sdtPr>
        <w:sdtContent>
          <w:r w:rsidR="005775F8" w:rsidRPr="005775F8">
            <w:rPr>
              <w:rFonts w:ascii="Times New Roman" w:hAnsi="Times New Roman" w:cs="Times New Roman"/>
              <w:color w:val="000000"/>
              <w:sz w:val="24"/>
              <w:szCs w:val="24"/>
            </w:rPr>
            <w:t>(Edwards et al., 2003; Bastidas et al., 2008)</w:t>
          </w:r>
        </w:sdtContent>
      </w:sdt>
      <w:r w:rsidR="00CE26E8" w:rsidRPr="008D2943">
        <w:rPr>
          <w:rFonts w:ascii="Times New Roman" w:hAnsi="Times New Roman" w:cs="Times New Roman"/>
          <w:sz w:val="24"/>
          <w:szCs w:val="24"/>
        </w:rPr>
        <w:t xml:space="preserve">. </w:t>
      </w:r>
      <w:r w:rsidR="007D7450">
        <w:rPr>
          <w:rFonts w:ascii="Times New Roman" w:hAnsi="Times New Roman" w:cs="Times New Roman"/>
          <w:color w:val="000000"/>
          <w:sz w:val="24"/>
          <w:szCs w:val="24"/>
        </w:rPr>
        <w:t>While farmers have been</w:t>
      </w:r>
      <w:r w:rsidR="007D7450" w:rsidRPr="00671862">
        <w:rPr>
          <w:rFonts w:ascii="Times New Roman" w:hAnsi="Times New Roman" w:cs="Times New Roman"/>
          <w:color w:val="000000"/>
          <w:sz w:val="24"/>
          <w:szCs w:val="24"/>
        </w:rPr>
        <w:t xml:space="preserve"> shifting towards earlier planting </w:t>
      </w:r>
      <w:r w:rsidR="007D7450">
        <w:rPr>
          <w:rFonts w:ascii="Times New Roman" w:hAnsi="Times New Roman" w:cs="Times New Roman"/>
          <w:color w:val="000000"/>
          <w:sz w:val="24"/>
          <w:szCs w:val="24"/>
        </w:rPr>
        <w:t xml:space="preserve">and maturity groups </w:t>
      </w:r>
      <w:r w:rsidR="007579F7">
        <w:rPr>
          <w:rFonts w:ascii="Times New Roman" w:hAnsi="Times New Roman" w:cs="Times New Roman"/>
          <w:color w:val="000000"/>
          <w:sz w:val="24"/>
          <w:szCs w:val="24"/>
        </w:rPr>
        <w:t xml:space="preserve">well-adapted to a region, the </w:t>
      </w:r>
      <w:r w:rsidR="00AD7D4D">
        <w:rPr>
          <w:rFonts w:ascii="Times New Roman" w:hAnsi="Times New Roman" w:cs="Times New Roman"/>
          <w:color w:val="000000"/>
          <w:sz w:val="24"/>
          <w:szCs w:val="24"/>
        </w:rPr>
        <w:t>synergistic</w:t>
      </w:r>
      <w:r w:rsidR="007579F7">
        <w:rPr>
          <w:rFonts w:ascii="Times New Roman" w:hAnsi="Times New Roman" w:cs="Times New Roman"/>
          <w:color w:val="000000"/>
          <w:sz w:val="24"/>
          <w:szCs w:val="24"/>
        </w:rPr>
        <w:t xml:space="preserve"> effect of these shifts under a warming scenario </w:t>
      </w:r>
      <w:r w:rsidR="000B7D9A">
        <w:rPr>
          <w:rFonts w:ascii="Times New Roman" w:hAnsi="Times New Roman" w:cs="Times New Roman"/>
          <w:color w:val="000000"/>
          <w:sz w:val="24"/>
          <w:szCs w:val="24"/>
        </w:rPr>
        <w:t>remains</w:t>
      </w:r>
      <w:r w:rsidR="00420583">
        <w:rPr>
          <w:rFonts w:ascii="Times New Roman" w:hAnsi="Times New Roman" w:cs="Times New Roman"/>
          <w:color w:val="000000"/>
          <w:sz w:val="24"/>
          <w:szCs w:val="24"/>
        </w:rPr>
        <w:t xml:space="preserve"> unquantified</w:t>
      </w:r>
      <w:r w:rsidR="004F0D73">
        <w:rPr>
          <w:rFonts w:ascii="Times New Roman" w:hAnsi="Times New Roman" w:cs="Times New Roman"/>
          <w:color w:val="000000"/>
          <w:sz w:val="24"/>
          <w:szCs w:val="24"/>
        </w:rPr>
        <w:t>.</w:t>
      </w:r>
    </w:p>
    <w:p w14:paraId="43184D09" w14:textId="485E2F55" w:rsidR="007D7450" w:rsidRDefault="000B7D9A" w:rsidP="007D7450">
      <w:pPr>
        <w:spacing w:before="120" w:after="0" w:line="480" w:lineRule="auto"/>
        <w:rPr>
          <w:rFonts w:ascii="Times New Roman" w:hAnsi="Times New Roman" w:cs="Times New Roman"/>
          <w:sz w:val="24"/>
          <w:szCs w:val="24"/>
        </w:rPr>
      </w:pPr>
      <w:del w:id="15" w:author="Elvis F. Elli" w:date="2026-08-06T13:46:00Z" w16du:dateUtc="2026-08-06T18:46:00Z">
        <w:r w:rsidDel="009B5EDB">
          <w:rPr>
            <w:rFonts w:ascii="Times New Roman" w:hAnsi="Times New Roman" w:cs="Times New Roman"/>
            <w:sz w:val="24"/>
            <w:szCs w:val="24"/>
          </w:rPr>
          <w:delText>We conducted a</w:delText>
        </w:r>
      </w:del>
      <w:ins w:id="16" w:author="Elvis F. Elli" w:date="2026-08-06T13:46:00Z" w16du:dateUtc="2026-08-06T18:46:00Z">
        <w:r w:rsidR="009B5EDB">
          <w:rPr>
            <w:rFonts w:ascii="Times New Roman" w:hAnsi="Times New Roman" w:cs="Times New Roman"/>
            <w:sz w:val="24"/>
            <w:szCs w:val="24"/>
          </w:rPr>
          <w:t>A</w:t>
        </w:r>
      </w:ins>
      <w:r>
        <w:rPr>
          <w:rFonts w:ascii="Times New Roman" w:hAnsi="Times New Roman" w:cs="Times New Roman"/>
          <w:sz w:val="24"/>
          <w:szCs w:val="24"/>
        </w:rPr>
        <w:t xml:space="preserve"> comprehensive </w:t>
      </w:r>
      <w:r w:rsidRPr="008D2943">
        <w:rPr>
          <w:rFonts w:ascii="Times New Roman" w:hAnsi="Times New Roman" w:cs="Times New Roman"/>
          <w:sz w:val="24"/>
          <w:szCs w:val="24"/>
        </w:rPr>
        <w:t>simulation</w:t>
      </w:r>
      <w:r>
        <w:rPr>
          <w:rFonts w:ascii="Times New Roman" w:hAnsi="Times New Roman" w:cs="Times New Roman"/>
          <w:sz w:val="24"/>
          <w:szCs w:val="24"/>
        </w:rPr>
        <w:t xml:space="preserve"> study across 4,651 fields and </w:t>
      </w:r>
      <w:r w:rsidRPr="00B660E1">
        <w:rPr>
          <w:rFonts w:ascii="Times New Roman" w:hAnsi="Times New Roman" w:cs="Times New Roman"/>
          <w:sz w:val="24"/>
          <w:szCs w:val="24"/>
        </w:rPr>
        <w:t xml:space="preserve">40 </w:t>
      </w:r>
      <w:r>
        <w:rPr>
          <w:rFonts w:ascii="Times New Roman" w:hAnsi="Times New Roman" w:cs="Times New Roman"/>
          <w:sz w:val="24"/>
          <w:szCs w:val="24"/>
        </w:rPr>
        <w:t xml:space="preserve">weather-years </w:t>
      </w:r>
      <w:ins w:id="17" w:author="Elvis F. Elli" w:date="2026-08-06T13:46:00Z" w16du:dateUtc="2026-08-06T18:46:00Z">
        <w:r w:rsidR="009B5EDB">
          <w:rPr>
            <w:rFonts w:ascii="Times New Roman" w:hAnsi="Times New Roman" w:cs="Times New Roman"/>
            <w:sz w:val="24"/>
            <w:szCs w:val="24"/>
          </w:rPr>
          <w:t xml:space="preserve">was conducted </w:t>
        </w:r>
      </w:ins>
      <w:r w:rsidRPr="008D2943">
        <w:rPr>
          <w:rFonts w:ascii="Times New Roman" w:hAnsi="Times New Roman" w:cs="Times New Roman"/>
          <w:sz w:val="24"/>
          <w:szCs w:val="24"/>
        </w:rPr>
        <w:t>using a well-</w:t>
      </w:r>
      <w:r>
        <w:rPr>
          <w:rFonts w:ascii="Times New Roman" w:hAnsi="Times New Roman" w:cs="Times New Roman"/>
          <w:sz w:val="24"/>
          <w:szCs w:val="24"/>
        </w:rPr>
        <w:t xml:space="preserve">tested </w:t>
      </w:r>
      <w:r w:rsidRPr="008D2943">
        <w:rPr>
          <w:rFonts w:ascii="Times New Roman" w:hAnsi="Times New Roman" w:cs="Times New Roman"/>
          <w:sz w:val="24"/>
          <w:szCs w:val="24"/>
        </w:rPr>
        <w:t xml:space="preserve">version of the APSIM (Agricultural Production Systems Simulator) framework. </w:t>
      </w:r>
      <w:del w:id="18" w:author="Elvis F. Elli" w:date="2026-08-13T14:41:00Z" w16du:dateUtc="2026-08-13T19:41:00Z">
        <w:r w:rsidR="007D7450" w:rsidRPr="008D2943" w:rsidDel="000A02E8">
          <w:rPr>
            <w:rFonts w:ascii="Times New Roman" w:hAnsi="Times New Roman" w:cs="Times New Roman"/>
            <w:sz w:val="24"/>
            <w:szCs w:val="24"/>
          </w:rPr>
          <w:delText xml:space="preserve">We considered </w:delText>
        </w:r>
      </w:del>
      <w:ins w:id="19" w:author="Elvis F. Elli" w:date="2026-08-13T14:41:00Z" w16du:dateUtc="2026-08-13T19:41:00Z">
        <w:r w:rsidR="000A02E8">
          <w:rPr>
            <w:rFonts w:ascii="Times New Roman" w:hAnsi="Times New Roman" w:cs="Times New Roman"/>
            <w:sz w:val="24"/>
            <w:szCs w:val="24"/>
          </w:rPr>
          <w:t>I</w:t>
        </w:r>
      </w:ins>
      <w:ins w:id="20" w:author="Elvis F. Elli" w:date="2026-08-07T09:29:00Z" w16du:dateUtc="2026-08-07T14:29:00Z">
        <w:r w:rsidR="00CC0B2E">
          <w:rPr>
            <w:rFonts w:ascii="Times New Roman" w:hAnsi="Times New Roman" w:cs="Times New Roman"/>
            <w:sz w:val="24"/>
            <w:szCs w:val="24"/>
          </w:rPr>
          <w:t xml:space="preserve">rrigated </w:t>
        </w:r>
      </w:ins>
      <w:r w:rsidR="007D7450" w:rsidRPr="008D2943">
        <w:rPr>
          <w:rFonts w:ascii="Times New Roman" w:hAnsi="Times New Roman" w:cs="Times New Roman"/>
          <w:sz w:val="24"/>
          <w:szCs w:val="24"/>
        </w:rPr>
        <w:t xml:space="preserve">soybean production systems in the </w:t>
      </w:r>
      <w:r w:rsidR="007D7450">
        <w:rPr>
          <w:rFonts w:ascii="Times New Roman" w:hAnsi="Times New Roman" w:cs="Times New Roman"/>
          <w:sz w:val="24"/>
          <w:szCs w:val="24"/>
        </w:rPr>
        <w:t xml:space="preserve">Arkansas </w:t>
      </w:r>
      <w:r w:rsidR="00420583">
        <w:rPr>
          <w:rFonts w:ascii="Times New Roman" w:hAnsi="Times New Roman" w:cs="Times New Roman"/>
          <w:sz w:val="24"/>
          <w:szCs w:val="24"/>
        </w:rPr>
        <w:t xml:space="preserve">Delta region </w:t>
      </w:r>
      <w:ins w:id="21" w:author="Elvis F. Elli" w:date="2026-08-13T14:41:00Z" w16du:dateUtc="2026-08-13T19:41:00Z">
        <w:r w:rsidR="000A02E8">
          <w:rPr>
            <w:rFonts w:ascii="Times New Roman" w:hAnsi="Times New Roman" w:cs="Times New Roman"/>
            <w:sz w:val="24"/>
            <w:szCs w:val="24"/>
          </w:rPr>
          <w:t xml:space="preserve">were considered </w:t>
        </w:r>
      </w:ins>
      <w:r w:rsidR="00AA30C9">
        <w:rPr>
          <w:rFonts w:ascii="Times New Roman" w:hAnsi="Times New Roman" w:cs="Times New Roman"/>
          <w:sz w:val="24"/>
          <w:szCs w:val="24"/>
        </w:rPr>
        <w:t>a case study, an environment particularly vulnerable to warming (Sharma et al., 2023), with hot summers and frequent late-season drought events, which accounts</w:t>
      </w:r>
      <w:r w:rsidR="007D7450">
        <w:rPr>
          <w:rFonts w:ascii="Times New Roman" w:hAnsi="Times New Roman" w:cs="Times New Roman"/>
          <w:sz w:val="24"/>
          <w:szCs w:val="24"/>
        </w:rPr>
        <w:t xml:space="preserve"> for over 1.5 million hectares of soybean-planted</w:t>
      </w:r>
      <w:r w:rsidR="007D7450" w:rsidRPr="008D2943">
        <w:rPr>
          <w:rFonts w:ascii="Times New Roman" w:hAnsi="Times New Roman" w:cs="Times New Roman"/>
          <w:sz w:val="24"/>
          <w:szCs w:val="24"/>
        </w:rPr>
        <w:t xml:space="preserve"> area </w:t>
      </w:r>
      <w:sdt>
        <w:sdtPr>
          <w:rPr>
            <w:rFonts w:ascii="Times New Roman" w:hAnsi="Times New Roman" w:cs="Times New Roman"/>
            <w:color w:val="000000"/>
            <w:sz w:val="24"/>
            <w:szCs w:val="24"/>
          </w:rPr>
          <w:tag w:val="MENDELEY_CITATION_v3_eyJjaXRhdGlvbklEIjoiTUVOREVMRVlfQ0lUQVRJT05fNTczYTM3NmMtNWMyZC00ZjZlLWFlM2ItODNkMWQyN2U1MzNj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2047949341"/>
          <w:placeholder>
            <w:docPart w:val="21D594A964FA4B59983DDC21E2F59E6A"/>
          </w:placeholder>
        </w:sdtPr>
        <w:sdtContent>
          <w:r w:rsidR="005775F8" w:rsidRPr="005775F8">
            <w:rPr>
              <w:rFonts w:ascii="Times New Roman" w:hAnsi="Times New Roman" w:cs="Times New Roman"/>
              <w:color w:val="000000"/>
              <w:sz w:val="24"/>
              <w:szCs w:val="24"/>
            </w:rPr>
            <w:t>(NASS, 2025)</w:t>
          </w:r>
        </w:sdtContent>
      </w:sdt>
      <w:r w:rsidR="007D7450">
        <w:rPr>
          <w:rFonts w:ascii="Times New Roman" w:hAnsi="Times New Roman" w:cs="Times New Roman"/>
          <w:color w:val="000000"/>
          <w:sz w:val="24"/>
          <w:szCs w:val="24"/>
        </w:rPr>
        <w:t>.</w:t>
      </w:r>
      <w:r w:rsidR="007D7450">
        <w:rPr>
          <w:rFonts w:ascii="Times New Roman" w:hAnsi="Times New Roman" w:cs="Times New Roman"/>
          <w:sz w:val="24"/>
          <w:szCs w:val="24"/>
        </w:rPr>
        <w:t xml:space="preserve"> </w:t>
      </w:r>
      <w:del w:id="22" w:author="Elvis F. Elli" w:date="2026-08-13T14:42:00Z" w16du:dateUtc="2026-08-13T19:42:00Z">
        <w:r w:rsidR="007D7450" w:rsidRPr="008D2943" w:rsidDel="000A02E8">
          <w:rPr>
            <w:rFonts w:ascii="Times New Roman" w:hAnsi="Times New Roman" w:cs="Times New Roman"/>
            <w:sz w:val="24"/>
            <w:szCs w:val="24"/>
          </w:rPr>
          <w:delText xml:space="preserve">We </w:delText>
        </w:r>
      </w:del>
      <w:ins w:id="23" w:author="Elvis F. Elli" w:date="2026-08-13T14:42:00Z" w16du:dateUtc="2026-08-13T19:42:00Z">
        <w:r w:rsidR="000A02E8">
          <w:rPr>
            <w:rFonts w:ascii="Times New Roman" w:hAnsi="Times New Roman" w:cs="Times New Roman"/>
            <w:sz w:val="24"/>
            <w:szCs w:val="24"/>
          </w:rPr>
          <w:t>The study’s</w:t>
        </w:r>
        <w:r w:rsidR="000A02E8" w:rsidRPr="008D2943">
          <w:rPr>
            <w:rFonts w:ascii="Times New Roman" w:hAnsi="Times New Roman" w:cs="Times New Roman"/>
            <w:sz w:val="24"/>
            <w:szCs w:val="24"/>
          </w:rPr>
          <w:t xml:space="preserve"> </w:t>
        </w:r>
      </w:ins>
      <w:r w:rsidR="007D7450" w:rsidRPr="008D2943">
        <w:rPr>
          <w:rFonts w:ascii="Times New Roman" w:hAnsi="Times New Roman" w:cs="Times New Roman"/>
          <w:sz w:val="24"/>
          <w:szCs w:val="24"/>
        </w:rPr>
        <w:t>hypothesi</w:t>
      </w:r>
      <w:ins w:id="24" w:author="Elvis F. Elli" w:date="2026-08-13T14:42:00Z" w16du:dateUtc="2026-08-13T19:42:00Z">
        <w:r w:rsidR="000A02E8">
          <w:rPr>
            <w:rFonts w:ascii="Times New Roman" w:hAnsi="Times New Roman" w:cs="Times New Roman"/>
            <w:sz w:val="24"/>
            <w:szCs w:val="24"/>
          </w:rPr>
          <w:t>s was</w:t>
        </w:r>
      </w:ins>
      <w:del w:id="25" w:author="Elvis F. Elli" w:date="2026-08-13T14:42:00Z" w16du:dateUtc="2026-08-13T19:42:00Z">
        <w:r w:rsidR="007D7450" w:rsidRPr="008D2943" w:rsidDel="000A02E8">
          <w:rPr>
            <w:rFonts w:ascii="Times New Roman" w:hAnsi="Times New Roman" w:cs="Times New Roman"/>
            <w:sz w:val="24"/>
            <w:szCs w:val="24"/>
          </w:rPr>
          <w:delText>ze</w:delText>
        </w:r>
      </w:del>
      <w:r w:rsidR="007D7450" w:rsidRPr="008D2943">
        <w:rPr>
          <w:rFonts w:ascii="Times New Roman" w:hAnsi="Times New Roman" w:cs="Times New Roman"/>
          <w:sz w:val="24"/>
          <w:szCs w:val="24"/>
        </w:rPr>
        <w:t xml:space="preserve"> that</w:t>
      </w:r>
      <w:r w:rsidR="007D7450">
        <w:rPr>
          <w:rFonts w:ascii="Times New Roman" w:hAnsi="Times New Roman" w:cs="Times New Roman"/>
          <w:sz w:val="24"/>
          <w:szCs w:val="24"/>
        </w:rPr>
        <w:t xml:space="preserve"> under high temperatures, using late-maturing</w:t>
      </w:r>
      <w:r w:rsidR="007D7450" w:rsidRPr="008D2943">
        <w:rPr>
          <w:rFonts w:ascii="Times New Roman" w:hAnsi="Times New Roman" w:cs="Times New Roman"/>
          <w:sz w:val="24"/>
          <w:szCs w:val="24"/>
        </w:rPr>
        <w:t xml:space="preserve"> soybean </w:t>
      </w:r>
      <w:r w:rsidR="007D7450">
        <w:rPr>
          <w:rFonts w:ascii="Times New Roman" w:hAnsi="Times New Roman" w:cs="Times New Roman"/>
          <w:sz w:val="24"/>
          <w:szCs w:val="24"/>
        </w:rPr>
        <w:t>genotypes</w:t>
      </w:r>
      <w:r w:rsidR="007D7450" w:rsidRPr="008D2943">
        <w:rPr>
          <w:rFonts w:ascii="Times New Roman" w:hAnsi="Times New Roman" w:cs="Times New Roman"/>
          <w:sz w:val="24"/>
          <w:szCs w:val="24"/>
        </w:rPr>
        <w:t xml:space="preserve"> </w:t>
      </w:r>
      <w:r w:rsidR="007D7450">
        <w:rPr>
          <w:rFonts w:ascii="Times New Roman" w:hAnsi="Times New Roman" w:cs="Times New Roman"/>
          <w:sz w:val="24"/>
          <w:szCs w:val="24"/>
        </w:rPr>
        <w:t>combined with early planting</w:t>
      </w:r>
      <w:r w:rsidR="007D7450" w:rsidRPr="008D2943">
        <w:rPr>
          <w:rFonts w:ascii="Times New Roman" w:hAnsi="Times New Roman" w:cs="Times New Roman"/>
          <w:sz w:val="24"/>
          <w:szCs w:val="24"/>
        </w:rPr>
        <w:t xml:space="preserve"> will offset </w:t>
      </w:r>
      <w:r w:rsidR="007D7450" w:rsidRPr="008D2943">
        <w:rPr>
          <w:rFonts w:ascii="Times New Roman" w:hAnsi="Times New Roman" w:cs="Times New Roman"/>
          <w:sz w:val="24"/>
          <w:szCs w:val="24"/>
        </w:rPr>
        <w:lastRenderedPageBreak/>
        <w:t xml:space="preserve">the negative impacts of </w:t>
      </w:r>
      <w:r w:rsidR="007579F7">
        <w:rPr>
          <w:rFonts w:ascii="Times New Roman" w:hAnsi="Times New Roman" w:cs="Times New Roman"/>
          <w:sz w:val="24"/>
          <w:szCs w:val="24"/>
        </w:rPr>
        <w:t>warming</w:t>
      </w:r>
      <w:r w:rsidR="007D7450" w:rsidRPr="008D2943">
        <w:rPr>
          <w:rFonts w:ascii="Times New Roman" w:hAnsi="Times New Roman" w:cs="Times New Roman"/>
          <w:sz w:val="24"/>
          <w:szCs w:val="24"/>
        </w:rPr>
        <w:t xml:space="preserve"> on </w:t>
      </w:r>
      <w:ins w:id="26" w:author="Elvis F. Elli" w:date="2026-08-07T09:28:00Z" w16du:dateUtc="2026-08-07T14:28:00Z">
        <w:r w:rsidR="00CC0B2E">
          <w:rPr>
            <w:rFonts w:ascii="Times New Roman" w:hAnsi="Times New Roman" w:cs="Times New Roman"/>
            <w:sz w:val="24"/>
            <w:szCs w:val="24"/>
          </w:rPr>
          <w:t xml:space="preserve">irrigated </w:t>
        </w:r>
      </w:ins>
      <w:r w:rsidR="007D7450">
        <w:rPr>
          <w:rFonts w:ascii="Times New Roman" w:hAnsi="Times New Roman" w:cs="Times New Roman"/>
          <w:sz w:val="24"/>
          <w:szCs w:val="24"/>
        </w:rPr>
        <w:t>soybean</w:t>
      </w:r>
      <w:r w:rsidR="007D7450" w:rsidRPr="008D2943">
        <w:rPr>
          <w:rFonts w:ascii="Times New Roman" w:hAnsi="Times New Roman" w:cs="Times New Roman"/>
          <w:sz w:val="24"/>
          <w:szCs w:val="24"/>
        </w:rPr>
        <w:t xml:space="preserve"> yield. Our objective</w:t>
      </w:r>
      <w:r w:rsidR="007D7450">
        <w:rPr>
          <w:rFonts w:ascii="Times New Roman" w:hAnsi="Times New Roman" w:cs="Times New Roman"/>
          <w:sz w:val="24"/>
          <w:szCs w:val="24"/>
        </w:rPr>
        <w:t xml:space="preserve"> was</w:t>
      </w:r>
      <w:r w:rsidR="007D7450" w:rsidRPr="008D2943">
        <w:rPr>
          <w:rFonts w:ascii="Times New Roman" w:hAnsi="Times New Roman" w:cs="Times New Roman"/>
          <w:sz w:val="24"/>
          <w:szCs w:val="24"/>
        </w:rPr>
        <w:t xml:space="preserve"> to </w:t>
      </w:r>
      <w:r w:rsidR="007D7450">
        <w:rPr>
          <w:rFonts w:ascii="Times New Roman" w:hAnsi="Times New Roman" w:cs="Times New Roman"/>
          <w:sz w:val="24"/>
          <w:szCs w:val="24"/>
        </w:rPr>
        <w:t>quantify</w:t>
      </w:r>
      <w:r w:rsidR="007D7450" w:rsidRPr="008D2943">
        <w:rPr>
          <w:rFonts w:ascii="Times New Roman" w:hAnsi="Times New Roman" w:cs="Times New Roman"/>
          <w:sz w:val="24"/>
          <w:szCs w:val="24"/>
        </w:rPr>
        <w:t xml:space="preserve"> the </w:t>
      </w:r>
      <w:r w:rsidR="007579F7">
        <w:rPr>
          <w:rFonts w:ascii="Times New Roman" w:hAnsi="Times New Roman" w:cs="Times New Roman"/>
          <w:sz w:val="24"/>
          <w:szCs w:val="24"/>
        </w:rPr>
        <w:t xml:space="preserve">individual and synergistic </w:t>
      </w:r>
      <w:r w:rsidR="004F0D73">
        <w:rPr>
          <w:rFonts w:ascii="Times New Roman" w:hAnsi="Times New Roman" w:cs="Times New Roman"/>
          <w:sz w:val="24"/>
          <w:szCs w:val="24"/>
        </w:rPr>
        <w:t>impacts of changes in maturity group and sowing date on</w:t>
      </w:r>
      <w:r w:rsidR="007D7450">
        <w:rPr>
          <w:rFonts w:ascii="Times New Roman" w:hAnsi="Times New Roman" w:cs="Times New Roman"/>
          <w:sz w:val="24"/>
          <w:szCs w:val="24"/>
        </w:rPr>
        <w:t xml:space="preserve"> adapting soybean production to high-temperature risks under current and elevated [CO</w:t>
      </w:r>
      <w:r w:rsidR="007D7450" w:rsidRPr="0060138A">
        <w:rPr>
          <w:rFonts w:ascii="Times New Roman" w:hAnsi="Times New Roman" w:cs="Times New Roman"/>
          <w:sz w:val="24"/>
          <w:szCs w:val="24"/>
          <w:vertAlign w:val="subscript"/>
        </w:rPr>
        <w:t>2</w:t>
      </w:r>
      <w:r w:rsidR="007D7450">
        <w:rPr>
          <w:rFonts w:ascii="Times New Roman" w:hAnsi="Times New Roman" w:cs="Times New Roman"/>
          <w:sz w:val="24"/>
          <w:szCs w:val="24"/>
        </w:rPr>
        <w:t>].</w:t>
      </w:r>
    </w:p>
    <w:p w14:paraId="36F3C6C9" w14:textId="6F036D5B" w:rsidR="00AE1D24" w:rsidRPr="008D2943" w:rsidRDefault="00C83C2D" w:rsidP="009B5D20">
      <w:pPr>
        <w:pStyle w:val="H1"/>
        <w:spacing w:line="480" w:lineRule="auto"/>
        <w:rPr>
          <w:sz w:val="24"/>
          <w:szCs w:val="24"/>
        </w:rPr>
      </w:pPr>
      <w:r w:rsidRPr="008D2943">
        <w:rPr>
          <w:sz w:val="24"/>
          <w:szCs w:val="24"/>
        </w:rPr>
        <w:t xml:space="preserve">2 </w:t>
      </w:r>
      <w:r w:rsidR="00930DCF" w:rsidRPr="008D2943">
        <w:rPr>
          <w:sz w:val="24"/>
          <w:szCs w:val="24"/>
        </w:rPr>
        <w:t>material and methods</w:t>
      </w:r>
    </w:p>
    <w:p w14:paraId="1F28190F" w14:textId="7D9CDC4D" w:rsidR="00AE1B3E" w:rsidRPr="008D2943" w:rsidRDefault="00E430A2" w:rsidP="00E109D5">
      <w:pPr>
        <w:pStyle w:val="H2"/>
        <w:spacing w:line="480" w:lineRule="auto"/>
        <w:rPr>
          <w:szCs w:val="24"/>
        </w:rPr>
      </w:pPr>
      <w:r w:rsidRPr="008D2943">
        <w:rPr>
          <w:szCs w:val="24"/>
        </w:rPr>
        <w:t>2.</w:t>
      </w:r>
      <w:r w:rsidR="00E86848">
        <w:rPr>
          <w:szCs w:val="24"/>
        </w:rPr>
        <w:t>1</w:t>
      </w:r>
      <w:r w:rsidRPr="008D2943">
        <w:rPr>
          <w:szCs w:val="24"/>
        </w:rPr>
        <w:t>. APSIM</w:t>
      </w:r>
      <w:r w:rsidR="0082172E">
        <w:rPr>
          <w:szCs w:val="24"/>
        </w:rPr>
        <w:t>-Soybean</w:t>
      </w:r>
      <w:r w:rsidRPr="008D2943">
        <w:rPr>
          <w:szCs w:val="24"/>
        </w:rPr>
        <w:t xml:space="preserve"> model testing</w:t>
      </w:r>
    </w:p>
    <w:p w14:paraId="435D77E5" w14:textId="100377ED" w:rsidR="0039527B" w:rsidRPr="00D53C24" w:rsidRDefault="0039527B" w:rsidP="00032BD4">
      <w:pPr>
        <w:spacing w:before="120" w:after="0" w:line="480" w:lineRule="auto"/>
        <w:rPr>
          <w:rFonts w:ascii="Times New Roman" w:hAnsi="Times New Roman" w:cs="Times New Roman"/>
          <w:color w:val="000000"/>
          <w:sz w:val="24"/>
          <w:szCs w:val="24"/>
        </w:rPr>
      </w:pPr>
      <w:r w:rsidRPr="008D2943">
        <w:rPr>
          <w:rFonts w:ascii="Times New Roman" w:hAnsi="Times New Roman" w:cs="Times New Roman"/>
          <w:sz w:val="24"/>
          <w:szCs w:val="24"/>
        </w:rPr>
        <w:t xml:space="preserve">The </w:t>
      </w:r>
      <w:r w:rsidR="00986EF2">
        <w:rPr>
          <w:rFonts w:ascii="Times New Roman" w:hAnsi="Times New Roman" w:cs="Times New Roman"/>
          <w:sz w:val="24"/>
          <w:szCs w:val="24"/>
        </w:rPr>
        <w:t xml:space="preserve">soybean model within </w:t>
      </w:r>
      <w:r w:rsidRPr="008D2943">
        <w:rPr>
          <w:rFonts w:ascii="Times New Roman" w:hAnsi="Times New Roman" w:cs="Times New Roman"/>
          <w:sz w:val="24"/>
          <w:szCs w:val="24"/>
        </w:rPr>
        <w:t>APSIM</w:t>
      </w:r>
      <w:r w:rsidR="00123F5C">
        <w:rPr>
          <w:rFonts w:ascii="Times New Roman" w:hAnsi="Times New Roman" w:cs="Times New Roman"/>
          <w:sz w:val="24"/>
          <w:szCs w:val="24"/>
        </w:rPr>
        <w:t xml:space="preserve"> Next Generation</w:t>
      </w:r>
      <w:r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WQ2NjEzMTMtOGY3YS00OGYwLWFhNGYtZjQwNjk4ZjA0MWUwIiwicHJvcGVydGllcyI6eyJub3RlSW5kZXgiOjB9LCJpc0VkaXRlZCI6ZmFsc2UsIm1hbnVhbE92ZXJyaWRlIjp7ImlzTWFudWFsbHlPdmVycmlkZGVuIjp0cnVlLCJjaXRlcHJvY1RleHQiOiIoSG9sendvcnRoIGV0IGFsLiwgMjAxNDsgSHV0aCBldCBhbC4sIDIwMTA7IEtlYXRpbmcgZXQgYWwuLCAyMDAzOyBQcm9iZXJ0IGV0IGFsLiwgMTk5O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LCJjb250YWluZXItdGl0bGUtc2hvcnQiOiJBZ3JpYy4gU3lzdC4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LCJjb250YWluZXItdGl0bGUtc2hvcnQiOiJBZ3JpYy4gRWNvc3lzdC4gRW52aXJvbi4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
          <w:id w:val="-1514984124"/>
          <w:placeholder>
            <w:docPart w:val="5DE43DD136494A2FAD1258A4773041F9"/>
          </w:placeholder>
        </w:sdtPr>
        <w:sdtContent>
          <w:r w:rsidR="005775F8" w:rsidRPr="005775F8">
            <w:rPr>
              <w:rFonts w:ascii="Times New Roman" w:hAnsi="Times New Roman" w:cs="Times New Roman"/>
              <w:color w:val="000000"/>
              <w:sz w:val="24"/>
              <w:szCs w:val="24"/>
            </w:rPr>
            <w:t>(Holzworth et al., 2018)</w:t>
          </w:r>
        </w:sdtContent>
      </w:sdt>
      <w:r w:rsidR="00846A98">
        <w:rPr>
          <w:rFonts w:ascii="Times New Roman" w:hAnsi="Times New Roman" w:cs="Times New Roman"/>
          <w:color w:val="000000"/>
          <w:sz w:val="24"/>
          <w:szCs w:val="24"/>
        </w:rPr>
        <w:t xml:space="preserve"> was </w:t>
      </w:r>
      <w:r w:rsidR="00BD45F3">
        <w:rPr>
          <w:rFonts w:ascii="Times New Roman" w:hAnsi="Times New Roman" w:cs="Times New Roman"/>
          <w:color w:val="000000"/>
          <w:sz w:val="24"/>
          <w:szCs w:val="24"/>
        </w:rPr>
        <w:t xml:space="preserve">evaluated against regional data from the U.S. </w:t>
      </w:r>
      <w:r w:rsidR="00B4075B">
        <w:rPr>
          <w:rFonts w:ascii="Times New Roman" w:hAnsi="Times New Roman" w:cs="Times New Roman"/>
          <w:color w:val="000000"/>
          <w:sz w:val="24"/>
          <w:szCs w:val="24"/>
        </w:rPr>
        <w:t>Midsouth</w:t>
      </w:r>
      <w:r w:rsidR="000C5089">
        <w:rPr>
          <w:rFonts w:ascii="Times New Roman" w:hAnsi="Times New Roman" w:cs="Times New Roman"/>
          <w:color w:val="000000"/>
          <w:sz w:val="24"/>
          <w:szCs w:val="24"/>
        </w:rPr>
        <w:t xml:space="preserve"> covering</w:t>
      </w:r>
      <w:r w:rsidR="00B4075B">
        <w:rPr>
          <w:rFonts w:ascii="Times New Roman" w:hAnsi="Times New Roman" w:cs="Times New Roman"/>
          <w:color w:val="000000"/>
          <w:sz w:val="24"/>
          <w:szCs w:val="24"/>
        </w:rPr>
        <w:t xml:space="preserve"> </w:t>
      </w:r>
      <w:r w:rsidR="004F005A">
        <w:rPr>
          <w:rFonts w:ascii="Times New Roman" w:hAnsi="Times New Roman" w:cs="Times New Roman"/>
          <w:color w:val="000000"/>
          <w:sz w:val="24"/>
          <w:szCs w:val="24"/>
        </w:rPr>
        <w:t>multiple</w:t>
      </w:r>
      <w:r w:rsidR="000C5089">
        <w:rPr>
          <w:rFonts w:ascii="Times New Roman" w:hAnsi="Times New Roman" w:cs="Times New Roman"/>
          <w:color w:val="000000"/>
          <w:sz w:val="24"/>
          <w:szCs w:val="24"/>
        </w:rPr>
        <w:t xml:space="preserve"> locations,</w:t>
      </w:r>
      <w:r w:rsidR="00B4075B">
        <w:rPr>
          <w:rFonts w:ascii="Times New Roman" w:hAnsi="Times New Roman" w:cs="Times New Roman"/>
          <w:color w:val="000000"/>
          <w:sz w:val="24"/>
          <w:szCs w:val="24"/>
        </w:rPr>
        <w:t xml:space="preserve"> planting dates, and cultivar </w:t>
      </w:r>
      <w:r w:rsidR="000038E4">
        <w:rPr>
          <w:rFonts w:ascii="Times New Roman" w:hAnsi="Times New Roman" w:cs="Times New Roman"/>
          <w:color w:val="000000"/>
          <w:sz w:val="24"/>
          <w:szCs w:val="24"/>
        </w:rPr>
        <w:t>maturity groups</w:t>
      </w:r>
      <w:r w:rsidR="004F005A">
        <w:rPr>
          <w:rFonts w:ascii="Times New Roman" w:hAnsi="Times New Roman" w:cs="Times New Roman"/>
          <w:color w:val="000000"/>
          <w:sz w:val="24"/>
          <w:szCs w:val="24"/>
        </w:rPr>
        <w:t xml:space="preserve"> (Figure S1)</w:t>
      </w:r>
      <w:r w:rsidR="00123F5C">
        <w:rPr>
          <w:rFonts w:ascii="Times New Roman" w:hAnsi="Times New Roman" w:cs="Times New Roman"/>
          <w:color w:val="000000"/>
          <w:sz w:val="24"/>
          <w:szCs w:val="24"/>
        </w:rPr>
        <w:t>, as</w:t>
      </w:r>
      <w:r w:rsidR="00CE5AD2">
        <w:rPr>
          <w:rFonts w:ascii="Times New Roman" w:hAnsi="Times New Roman" w:cs="Times New Roman"/>
          <w:color w:val="000000"/>
          <w:sz w:val="24"/>
          <w:szCs w:val="24"/>
        </w:rPr>
        <w:t xml:space="preserve"> </w:t>
      </w:r>
      <w:r w:rsidR="00B60CC1">
        <w:rPr>
          <w:rFonts w:ascii="Times New Roman" w:hAnsi="Times New Roman" w:cs="Times New Roman"/>
          <w:color w:val="000000"/>
          <w:sz w:val="24"/>
          <w:szCs w:val="24"/>
        </w:rPr>
        <w:t xml:space="preserve">described in </w:t>
      </w:r>
      <w:sdt>
        <w:sdtPr>
          <w:rPr>
            <w:rFonts w:ascii="Times New Roman" w:hAnsi="Times New Roman" w:cs="Times New Roman"/>
            <w:color w:val="000000"/>
            <w:sz w:val="24"/>
            <w:szCs w:val="24"/>
          </w:rPr>
          <w:tag w:val="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V19"/>
          <w:id w:val="683471564"/>
          <w:placeholder>
            <w:docPart w:val="DefaultPlaceholder_-1854013440"/>
          </w:placeholder>
        </w:sdtPr>
        <w:sdtContent>
          <w:r w:rsidR="005775F8" w:rsidRPr="005775F8">
            <w:rPr>
              <w:rFonts w:ascii="Times New Roman" w:hAnsi="Times New Roman" w:cs="Times New Roman"/>
              <w:color w:val="000000"/>
              <w:sz w:val="24"/>
              <w:szCs w:val="24"/>
            </w:rPr>
            <w:t>Salmerón et al. (2016)</w:t>
          </w:r>
        </w:sdtContent>
      </w:sdt>
      <w:r w:rsidR="00B03652">
        <w:rPr>
          <w:rFonts w:ascii="Times New Roman" w:hAnsi="Times New Roman" w:cs="Times New Roman"/>
          <w:color w:val="000000"/>
          <w:sz w:val="24"/>
          <w:szCs w:val="24"/>
        </w:rPr>
        <w:t xml:space="preserve">. </w:t>
      </w:r>
      <w:r w:rsidR="005775F8">
        <w:rPr>
          <w:rFonts w:ascii="Times New Roman" w:hAnsi="Times New Roman" w:cs="Times New Roman"/>
          <w:color w:val="000000"/>
          <w:sz w:val="24"/>
          <w:szCs w:val="24"/>
        </w:rPr>
        <w:t xml:space="preserve">The </w:t>
      </w:r>
      <w:ins w:id="27" w:author="Elvis F. Elli" w:date="2026-08-07T10:46:00Z" w16du:dateUtc="2026-08-07T15:46:00Z">
        <w:r w:rsidR="005775F8" w:rsidRPr="0014378C">
          <w:rPr>
            <w:rFonts w:ascii="Times New Roman" w:eastAsia="Arial" w:hAnsi="Times New Roman" w:cs="Times New Roman"/>
            <w:color w:val="000000" w:themeColor="text1"/>
            <w:sz w:val="24"/>
            <w:szCs w:val="24"/>
          </w:rPr>
          <w:t>APSIM-Soybean model uses a multiplicative function to describe the daily relative development rate as a function of temperature</w:t>
        </w:r>
        <w:r w:rsidR="005775F8">
          <w:rPr>
            <w:rFonts w:ascii="Times New Roman" w:eastAsia="Arial" w:hAnsi="Times New Roman" w:cs="Times New Roman"/>
            <w:color w:val="000000" w:themeColor="text1"/>
            <w:sz w:val="24"/>
            <w:szCs w:val="24"/>
          </w:rPr>
          <w:t xml:space="preserve"> </w:t>
        </w:r>
        <w:r w:rsidR="005775F8" w:rsidRPr="0014378C">
          <w:rPr>
            <w:rFonts w:ascii="Times New Roman" w:eastAsia="Arial" w:hAnsi="Times New Roman" w:cs="Times New Roman"/>
            <w:color w:val="000000" w:themeColor="text1"/>
            <w:sz w:val="24"/>
            <w:szCs w:val="24"/>
          </w:rPr>
          <w:t>and photoperiod</w:t>
        </w:r>
        <w:r w:rsidR="005775F8">
          <w:rPr>
            <w:rFonts w:ascii="Times New Roman" w:eastAsia="Arial" w:hAnsi="Times New Roman" w:cs="Times New Roman"/>
            <w:color w:val="000000" w:themeColor="text1"/>
            <w:sz w:val="24"/>
            <w:szCs w:val="24"/>
          </w:rPr>
          <w:t xml:space="preserve"> </w:t>
        </w:r>
      </w:ins>
      <w:customXmlInsRangeStart w:id="28" w:author="Elvis F. Elli" w:date="2026-08-07T10:46:00Z"/>
      <w:sdt>
        <w:sdtPr>
          <w:rPr>
            <w:rFonts w:ascii="Times New Roman" w:hAnsi="Times New Roman" w:cs="Times New Roman"/>
            <w:color w:val="000000"/>
            <w:sz w:val="24"/>
            <w:szCs w:val="24"/>
          </w:rPr>
          <w:tag w:val="MENDELEY_CITATION_v3_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"/>
          <w:id w:val="-592477970"/>
          <w:placeholder>
            <w:docPart w:val="3729D2FE7CE44C87B9844426E8AE323A"/>
          </w:placeholder>
        </w:sdtPr>
        <w:sdtContent>
          <w:customXmlInsRangeEnd w:id="28"/>
          <w:ins w:id="29" w:author="Elvis F. Elli" w:date="2026-08-07T10:46:00Z" w16du:dateUtc="2026-08-07T15:46:00Z">
            <w:r w:rsidR="005775F8" w:rsidRPr="005775F8">
              <w:rPr>
                <w:rFonts w:ascii="Times New Roman" w:hAnsi="Times New Roman" w:cs="Times New Roman"/>
                <w:color w:val="000000"/>
                <w:sz w:val="24"/>
                <w:szCs w:val="24"/>
              </w:rPr>
              <w:t>(Archontoulis et al., 2014)</w:t>
            </w:r>
          </w:ins>
          <w:customXmlInsRangeStart w:id="30" w:author="Elvis F. Elli" w:date="2026-08-07T10:46:00Z"/>
        </w:sdtContent>
      </w:sdt>
      <w:customXmlInsRangeEnd w:id="30"/>
      <w:ins w:id="31" w:author="Elvis F. Elli" w:date="2026-08-07T10:46:00Z" w16du:dateUtc="2026-08-07T15:46:00Z">
        <w:r w:rsidR="005775F8">
          <w:rPr>
            <w:rFonts w:ascii="Times New Roman" w:hAnsi="Times New Roman" w:cs="Times New Roman"/>
            <w:color w:val="000000"/>
            <w:sz w:val="24"/>
            <w:szCs w:val="24"/>
          </w:rPr>
          <w:t xml:space="preserve">. </w:t>
        </w:r>
        <w:r w:rsidR="005775F8" w:rsidRPr="0014378C">
          <w:rPr>
            <w:rFonts w:ascii="Times New Roman" w:eastAsia="Arial" w:hAnsi="Times New Roman" w:cs="Times New Roman"/>
            <w:color w:val="000000" w:themeColor="text1"/>
            <w:sz w:val="24"/>
            <w:szCs w:val="24"/>
          </w:rPr>
          <w:t xml:space="preserve">The timing of key development phases is </w:t>
        </w:r>
        <w:r w:rsidR="005775F8">
          <w:rPr>
            <w:rFonts w:ascii="Times New Roman" w:eastAsia="Arial" w:hAnsi="Times New Roman" w:cs="Times New Roman"/>
            <w:color w:val="000000" w:themeColor="text1"/>
            <w:sz w:val="24"/>
            <w:szCs w:val="24"/>
          </w:rPr>
          <w:t>determined</w:t>
        </w:r>
        <w:r w:rsidR="005775F8" w:rsidRPr="0014378C">
          <w:rPr>
            <w:rFonts w:ascii="Times New Roman" w:eastAsia="Arial" w:hAnsi="Times New Roman" w:cs="Times New Roman"/>
            <w:color w:val="000000" w:themeColor="text1"/>
            <w:sz w:val="24"/>
            <w:szCs w:val="24"/>
          </w:rPr>
          <w:t xml:space="preserve"> by integrating </w:t>
        </w:r>
      </w:ins>
      <w:ins w:id="32" w:author="Elvis F. Elli" w:date="2026-08-13T16:07:00Z" w16du:dateUtc="2026-08-13T21:07:00Z">
        <w:r w:rsidR="00426080">
          <w:rPr>
            <w:rFonts w:ascii="Times New Roman" w:eastAsia="Arial" w:hAnsi="Times New Roman" w:cs="Times New Roman"/>
            <w:color w:val="000000" w:themeColor="text1"/>
            <w:sz w:val="24"/>
            <w:szCs w:val="24"/>
          </w:rPr>
          <w:t xml:space="preserve">the daily development </w:t>
        </w:r>
      </w:ins>
      <w:ins w:id="33" w:author="Elvis F. Elli" w:date="2026-08-07T10:46:00Z" w16du:dateUtc="2026-08-07T15:46:00Z">
        <w:r w:rsidR="005775F8" w:rsidRPr="0014378C">
          <w:rPr>
            <w:rFonts w:ascii="Times New Roman" w:eastAsia="Arial" w:hAnsi="Times New Roman" w:cs="Times New Roman"/>
            <w:color w:val="000000" w:themeColor="text1"/>
            <w:sz w:val="24"/>
            <w:szCs w:val="24"/>
          </w:rPr>
          <w:t>over time.</w:t>
        </w:r>
      </w:ins>
      <w:r w:rsidR="005775F8">
        <w:rPr>
          <w:rFonts w:ascii="Times New Roman" w:eastAsia="Arial" w:hAnsi="Times New Roman" w:cs="Times New Roman"/>
          <w:color w:val="000000" w:themeColor="text1"/>
          <w:sz w:val="24"/>
          <w:szCs w:val="24"/>
        </w:rPr>
        <w:t xml:space="preserve"> </w:t>
      </w:r>
      <w:r w:rsidRPr="008D2943">
        <w:rPr>
          <w:rFonts w:ascii="Times New Roman" w:hAnsi="Times New Roman" w:cs="Times New Roman"/>
          <w:color w:val="000000"/>
          <w:sz w:val="24"/>
          <w:szCs w:val="24"/>
        </w:rPr>
        <w:t xml:space="preserve">The </w:t>
      </w:r>
      <w:del w:id="34" w:author="Elvis F. Elli" w:date="2026-08-07T10:47:00Z" w16du:dateUtc="2026-08-07T15:47:00Z">
        <w:r w:rsidRPr="008D2943" w:rsidDel="005775F8">
          <w:rPr>
            <w:rFonts w:ascii="Times New Roman" w:hAnsi="Times New Roman" w:cs="Times New Roman"/>
            <w:color w:val="000000"/>
            <w:sz w:val="24"/>
            <w:szCs w:val="24"/>
          </w:rPr>
          <w:delText xml:space="preserve">APSIM-Soybean </w:delText>
        </w:r>
      </w:del>
      <w:r w:rsidRPr="008D2943">
        <w:rPr>
          <w:rFonts w:ascii="Times New Roman" w:hAnsi="Times New Roman" w:cs="Times New Roman"/>
          <w:color w:val="000000"/>
          <w:sz w:val="24"/>
          <w:szCs w:val="24"/>
        </w:rPr>
        <w:t xml:space="preserve">model </w:t>
      </w:r>
      <w:del w:id="35" w:author="Elvis F. Elli" w:date="2026-08-06T13:47:00Z" w16du:dateUtc="2026-08-06T18:47:00Z">
        <w:r w:rsidRPr="008D2943" w:rsidDel="009B5EDB">
          <w:rPr>
            <w:rFonts w:ascii="Times New Roman" w:hAnsi="Times New Roman" w:cs="Times New Roman"/>
            <w:color w:val="000000"/>
            <w:sz w:val="24"/>
            <w:szCs w:val="24"/>
          </w:rPr>
          <w:delText xml:space="preserve">has </w:delText>
        </w:r>
      </w:del>
      <w:ins w:id="36" w:author="Elvis F. Elli" w:date="2026-08-06T13:47:00Z" w16du:dateUtc="2026-08-06T18:47:00Z">
        <w:r w:rsidR="009B5EDB">
          <w:rPr>
            <w:rFonts w:ascii="Times New Roman" w:hAnsi="Times New Roman" w:cs="Times New Roman"/>
            <w:color w:val="000000"/>
            <w:sz w:val="24"/>
            <w:szCs w:val="24"/>
          </w:rPr>
          <w:t>was</w:t>
        </w:r>
        <w:r w:rsidR="009B5EDB" w:rsidRPr="008D2943">
          <w:rPr>
            <w:rFonts w:ascii="Times New Roman" w:hAnsi="Times New Roman" w:cs="Times New Roman"/>
            <w:color w:val="000000"/>
            <w:sz w:val="24"/>
            <w:szCs w:val="24"/>
          </w:rPr>
          <w:t xml:space="preserve"> </w:t>
        </w:r>
      </w:ins>
      <w:r w:rsidR="00067F91">
        <w:rPr>
          <w:rFonts w:ascii="Times New Roman" w:hAnsi="Times New Roman" w:cs="Times New Roman"/>
          <w:color w:val="000000"/>
          <w:sz w:val="24"/>
          <w:szCs w:val="24"/>
        </w:rPr>
        <w:t xml:space="preserve">previously </w:t>
      </w:r>
      <w:del w:id="37" w:author="Elvis F. Elli" w:date="2026-08-06T13:47:00Z" w16du:dateUtc="2026-08-06T18:47:00Z">
        <w:r w:rsidRPr="008D2943" w:rsidDel="009B5EDB">
          <w:rPr>
            <w:rFonts w:ascii="Times New Roman" w:hAnsi="Times New Roman" w:cs="Times New Roman"/>
            <w:color w:val="000000"/>
            <w:sz w:val="24"/>
            <w:szCs w:val="24"/>
          </w:rPr>
          <w:delText xml:space="preserve">proven </w:delText>
        </w:r>
      </w:del>
      <w:r w:rsidRPr="008D2943">
        <w:rPr>
          <w:rFonts w:ascii="Times New Roman" w:hAnsi="Times New Roman" w:cs="Times New Roman"/>
          <w:color w:val="000000"/>
          <w:sz w:val="24"/>
          <w:szCs w:val="24"/>
        </w:rPr>
        <w:t xml:space="preserve">successful </w:t>
      </w:r>
      <w:r w:rsidR="00420583">
        <w:rPr>
          <w:rFonts w:ascii="Times New Roman" w:hAnsi="Times New Roman" w:cs="Times New Roman"/>
          <w:color w:val="000000"/>
          <w:sz w:val="24"/>
          <w:szCs w:val="24"/>
        </w:rPr>
        <w:t xml:space="preserve">in simulating the growth of various soybean maturity groups under different environmental conditions in the US </w:t>
      </w:r>
      <w:sdt>
        <w:sdtPr>
          <w:rPr>
            <w:rFonts w:ascii="Times New Roman" w:hAnsi="Times New Roman" w:cs="Times New Roman"/>
            <w:color w:val="000000"/>
            <w:sz w:val="24"/>
            <w:szCs w:val="24"/>
          </w:rPr>
          <w:tag w:val="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iwiY29udGFpbmVyLXRpdGxlLXNob3J0IjoiQ3JvcCBTY2kuIn0sImlzVGVtcG9yYXJ5IjpmYWxzZX1dfQ=="/>
          <w:id w:val="364721280"/>
          <w:placeholder>
            <w:docPart w:val="DefaultPlaceholder_-1854013440"/>
          </w:placeholder>
        </w:sdtPr>
        <w:sdtContent>
          <w:r w:rsidR="005775F8" w:rsidRPr="005775F8">
            <w:rPr>
              <w:rFonts w:ascii="Times New Roman" w:hAnsi="Times New Roman" w:cs="Times New Roman"/>
              <w:color w:val="000000"/>
              <w:sz w:val="24"/>
              <w:szCs w:val="24"/>
            </w:rPr>
            <w:t>(Archontoulis et al., 2020; Elli et al., 2022)</w:t>
          </w:r>
        </w:sdtContent>
      </w:sdt>
      <w:r w:rsidR="00D53C24">
        <w:rPr>
          <w:rFonts w:ascii="Times New Roman" w:hAnsi="Times New Roman" w:cs="Times New Roman"/>
          <w:color w:val="000000"/>
          <w:sz w:val="24"/>
          <w:szCs w:val="24"/>
        </w:rPr>
        <w:t xml:space="preserve">. </w:t>
      </w:r>
      <w:r w:rsidR="00905682">
        <w:rPr>
          <w:rFonts w:ascii="Times New Roman" w:hAnsi="Times New Roman" w:cs="Times New Roman"/>
          <w:color w:val="000000"/>
          <w:sz w:val="24"/>
          <w:szCs w:val="24"/>
        </w:rPr>
        <w:t xml:space="preserve">We </w:t>
      </w:r>
      <w:r w:rsidR="002A0377">
        <w:rPr>
          <w:rFonts w:ascii="Times New Roman" w:hAnsi="Times New Roman" w:cs="Times New Roman"/>
          <w:color w:val="000000"/>
          <w:sz w:val="24"/>
          <w:szCs w:val="24"/>
        </w:rPr>
        <w:t xml:space="preserve">further </w:t>
      </w:r>
      <w:r w:rsidR="00B227E2">
        <w:rPr>
          <w:rFonts w:ascii="Times New Roman" w:hAnsi="Times New Roman" w:cs="Times New Roman"/>
          <w:color w:val="000000"/>
          <w:sz w:val="24"/>
          <w:szCs w:val="24"/>
        </w:rPr>
        <w:t>tested</w:t>
      </w:r>
      <w:r w:rsidR="002A0377">
        <w:rPr>
          <w:rFonts w:ascii="Times New Roman" w:hAnsi="Times New Roman" w:cs="Times New Roman"/>
          <w:color w:val="000000"/>
          <w:sz w:val="24"/>
          <w:szCs w:val="24"/>
        </w:rPr>
        <w:t xml:space="preserve"> the model against experimental data a</w:t>
      </w:r>
      <w:r w:rsidR="00797C4F">
        <w:rPr>
          <w:rFonts w:ascii="Times New Roman" w:hAnsi="Times New Roman" w:cs="Times New Roman"/>
          <w:color w:val="000000"/>
          <w:sz w:val="24"/>
          <w:szCs w:val="24"/>
        </w:rPr>
        <w:t>nd</w:t>
      </w:r>
      <w:r w:rsidR="002A0377">
        <w:rPr>
          <w:rFonts w:ascii="Times New Roman" w:hAnsi="Times New Roman" w:cs="Times New Roman"/>
          <w:color w:val="000000"/>
          <w:sz w:val="24"/>
          <w:szCs w:val="24"/>
        </w:rPr>
        <w:t xml:space="preserve"> </w:t>
      </w:r>
      <w:r w:rsidR="00086636">
        <w:rPr>
          <w:rFonts w:ascii="Times New Roman" w:hAnsi="Times New Roman" w:cs="Times New Roman"/>
          <w:color w:val="000000"/>
          <w:sz w:val="24"/>
          <w:szCs w:val="24"/>
        </w:rPr>
        <w:t>updated</w:t>
      </w:r>
      <w:r w:rsidR="00A242E7">
        <w:rPr>
          <w:rFonts w:ascii="Times New Roman" w:hAnsi="Times New Roman" w:cs="Times New Roman"/>
          <w:color w:val="000000"/>
          <w:sz w:val="24"/>
          <w:szCs w:val="24"/>
        </w:rPr>
        <w:t xml:space="preserve"> cultivar coefficients</w:t>
      </w:r>
      <w:r w:rsidR="00086636">
        <w:rPr>
          <w:rFonts w:ascii="Times New Roman" w:hAnsi="Times New Roman" w:cs="Times New Roman"/>
          <w:color w:val="000000"/>
          <w:sz w:val="24"/>
          <w:szCs w:val="24"/>
        </w:rPr>
        <w:t xml:space="preserve"> </w:t>
      </w:r>
      <w:r w:rsidR="00E14953">
        <w:rPr>
          <w:rFonts w:ascii="Times New Roman" w:hAnsi="Times New Roman" w:cs="Times New Roman"/>
          <w:color w:val="000000"/>
          <w:sz w:val="24"/>
          <w:szCs w:val="24"/>
        </w:rPr>
        <w:t xml:space="preserve">to </w:t>
      </w:r>
      <w:r w:rsidR="00AF3DA3">
        <w:rPr>
          <w:rFonts w:ascii="Times New Roman" w:hAnsi="Times New Roman" w:cs="Times New Roman"/>
          <w:color w:val="000000"/>
          <w:sz w:val="24"/>
          <w:szCs w:val="24"/>
        </w:rPr>
        <w:t xml:space="preserve">the </w:t>
      </w:r>
      <w:r w:rsidR="00646B29">
        <w:rPr>
          <w:rFonts w:ascii="Times New Roman" w:hAnsi="Times New Roman" w:cs="Times New Roman"/>
          <w:color w:val="000000"/>
          <w:sz w:val="24"/>
          <w:szCs w:val="24"/>
        </w:rPr>
        <w:t>latest</w:t>
      </w:r>
      <w:r w:rsidR="00AF3DA3">
        <w:rPr>
          <w:rFonts w:ascii="Times New Roman" w:hAnsi="Times New Roman" w:cs="Times New Roman"/>
          <w:color w:val="000000"/>
          <w:sz w:val="24"/>
          <w:szCs w:val="24"/>
        </w:rPr>
        <w:t xml:space="preserve"> </w:t>
      </w:r>
      <w:r w:rsidR="00AE1D81" w:rsidRPr="008D2943">
        <w:rPr>
          <w:rFonts w:ascii="Times New Roman" w:hAnsi="Times New Roman" w:cs="Times New Roman"/>
          <w:color w:val="000000" w:themeColor="text1"/>
          <w:sz w:val="24"/>
          <w:szCs w:val="24"/>
        </w:rPr>
        <w:t>APSIM Next Generation</w:t>
      </w:r>
      <w:r w:rsidR="00CE090E">
        <w:rPr>
          <w:rFonts w:ascii="Times New Roman" w:hAnsi="Times New Roman" w:cs="Times New Roman"/>
          <w:color w:val="000000" w:themeColor="text1"/>
          <w:sz w:val="24"/>
          <w:szCs w:val="24"/>
        </w:rPr>
        <w:t xml:space="preserve"> </w:t>
      </w:r>
      <w:sdt>
        <w:sdtPr>
          <w:rPr>
            <w:rFonts w:ascii="Times New Roman" w:hAnsi="Times New Roman" w:cs="Times New Roman"/>
            <w:color w:val="000000"/>
            <w:sz w:val="24"/>
            <w:szCs w:val="24"/>
          </w:rPr>
          <w:tag w:val="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
          <w:id w:val="-339168770"/>
          <w:placeholder>
            <w:docPart w:val="DefaultPlaceholder_-1854013440"/>
          </w:placeholder>
        </w:sdtPr>
        <w:sdtContent>
          <w:r w:rsidR="005775F8" w:rsidRPr="005775F8">
            <w:rPr>
              <w:rFonts w:ascii="Times New Roman" w:hAnsi="Times New Roman" w:cs="Times New Roman"/>
              <w:color w:val="000000"/>
              <w:sz w:val="24"/>
              <w:szCs w:val="24"/>
            </w:rPr>
            <w:t>(Holzworth et al., 2018)</w:t>
          </w:r>
        </w:sdtContent>
      </w:sdt>
      <w:r w:rsidR="00894BC7">
        <w:rPr>
          <w:rFonts w:ascii="Times New Roman" w:hAnsi="Times New Roman" w:cs="Times New Roman"/>
          <w:color w:val="000000"/>
          <w:sz w:val="24"/>
          <w:szCs w:val="24"/>
        </w:rPr>
        <w:t>,</w:t>
      </w:r>
      <w:r w:rsidR="00F94B4B">
        <w:rPr>
          <w:rFonts w:ascii="Times New Roman" w:hAnsi="Times New Roman" w:cs="Times New Roman"/>
          <w:color w:val="000000"/>
          <w:sz w:val="24"/>
          <w:szCs w:val="24"/>
        </w:rPr>
        <w:t xml:space="preserve"> version 2025.3.7681</w:t>
      </w:r>
      <w:r w:rsidR="00126839">
        <w:rPr>
          <w:rFonts w:ascii="Times New Roman" w:hAnsi="Times New Roman" w:cs="Times New Roman"/>
          <w:color w:val="000000"/>
          <w:sz w:val="24"/>
          <w:szCs w:val="24"/>
        </w:rPr>
        <w:t xml:space="preserve">. Cultivar coefficients were </w:t>
      </w:r>
      <w:r w:rsidR="001007FB">
        <w:rPr>
          <w:rFonts w:ascii="Times New Roman" w:hAnsi="Times New Roman" w:cs="Times New Roman"/>
          <w:color w:val="000000"/>
          <w:sz w:val="24"/>
          <w:szCs w:val="24"/>
        </w:rPr>
        <w:t xml:space="preserve">calibrated for </w:t>
      </w:r>
      <w:r w:rsidR="005F265D">
        <w:rPr>
          <w:rFonts w:ascii="Times New Roman" w:hAnsi="Times New Roman" w:cs="Times New Roman"/>
          <w:color w:val="000000"/>
          <w:sz w:val="24"/>
          <w:szCs w:val="24"/>
        </w:rPr>
        <w:t xml:space="preserve">an </w:t>
      </w:r>
      <w:r w:rsidR="001007FB">
        <w:rPr>
          <w:rFonts w:ascii="Times New Roman" w:hAnsi="Times New Roman" w:cs="Times New Roman"/>
          <w:color w:val="000000"/>
          <w:sz w:val="24"/>
          <w:szCs w:val="24"/>
        </w:rPr>
        <w:t xml:space="preserve">early </w:t>
      </w:r>
      <w:r w:rsidR="004F005A">
        <w:rPr>
          <w:rFonts w:ascii="Times New Roman" w:hAnsi="Times New Roman" w:cs="Times New Roman"/>
          <w:color w:val="000000"/>
          <w:sz w:val="24"/>
          <w:szCs w:val="24"/>
        </w:rPr>
        <w:t>MG</w:t>
      </w:r>
      <w:r w:rsidR="001007FB">
        <w:rPr>
          <w:rFonts w:ascii="Times New Roman" w:hAnsi="Times New Roman" w:cs="Times New Roman"/>
          <w:color w:val="000000"/>
          <w:sz w:val="24"/>
          <w:szCs w:val="24"/>
        </w:rPr>
        <w:t xml:space="preserve"> 4 </w:t>
      </w:r>
      <w:r w:rsidR="00025EDA">
        <w:rPr>
          <w:rFonts w:ascii="Times New Roman" w:hAnsi="Times New Roman" w:cs="Times New Roman"/>
          <w:color w:val="000000"/>
          <w:sz w:val="24"/>
          <w:szCs w:val="24"/>
        </w:rPr>
        <w:t xml:space="preserve">and </w:t>
      </w:r>
      <w:r w:rsidR="005F265D">
        <w:rPr>
          <w:rFonts w:ascii="Times New Roman" w:hAnsi="Times New Roman" w:cs="Times New Roman"/>
          <w:color w:val="000000"/>
          <w:sz w:val="24"/>
          <w:szCs w:val="24"/>
        </w:rPr>
        <w:t xml:space="preserve">an </w:t>
      </w:r>
      <w:r w:rsidR="00A13C0A">
        <w:rPr>
          <w:rFonts w:ascii="Times New Roman" w:hAnsi="Times New Roman" w:cs="Times New Roman"/>
          <w:color w:val="000000"/>
          <w:sz w:val="24"/>
          <w:szCs w:val="24"/>
        </w:rPr>
        <w:t xml:space="preserve">early MG 5 </w:t>
      </w:r>
      <w:r w:rsidR="005F265D">
        <w:rPr>
          <w:rFonts w:ascii="Times New Roman" w:hAnsi="Times New Roman" w:cs="Times New Roman"/>
          <w:color w:val="000000"/>
          <w:sz w:val="24"/>
          <w:szCs w:val="24"/>
        </w:rPr>
        <w:t>cultivar</w:t>
      </w:r>
      <w:r w:rsidR="00025EDA">
        <w:rPr>
          <w:rFonts w:ascii="Times New Roman" w:hAnsi="Times New Roman" w:cs="Times New Roman"/>
          <w:color w:val="000000"/>
          <w:sz w:val="24"/>
          <w:szCs w:val="24"/>
        </w:rPr>
        <w:t xml:space="preserve">. </w:t>
      </w:r>
      <w:r w:rsidR="005A296C">
        <w:rPr>
          <w:rFonts w:ascii="Times New Roman" w:hAnsi="Times New Roman" w:cs="Times New Roman"/>
          <w:color w:val="000000"/>
          <w:sz w:val="24"/>
          <w:szCs w:val="24"/>
        </w:rPr>
        <w:t>T</w:t>
      </w:r>
      <w:r w:rsidR="00FA06FB">
        <w:rPr>
          <w:rFonts w:ascii="Times New Roman" w:hAnsi="Times New Roman" w:cs="Times New Roman"/>
          <w:color w:val="000000"/>
          <w:sz w:val="24"/>
          <w:szCs w:val="24"/>
        </w:rPr>
        <w:t xml:space="preserve">he </w:t>
      </w:r>
      <w:r w:rsidR="003A2071">
        <w:rPr>
          <w:rFonts w:ascii="Times New Roman" w:hAnsi="Times New Roman" w:cs="Times New Roman"/>
          <w:color w:val="000000"/>
          <w:sz w:val="24"/>
          <w:szCs w:val="24"/>
        </w:rPr>
        <w:t xml:space="preserve">calibration results </w:t>
      </w:r>
      <w:r w:rsidR="009C2860">
        <w:rPr>
          <w:rFonts w:ascii="Times New Roman" w:hAnsi="Times New Roman" w:cs="Times New Roman"/>
          <w:color w:val="000000"/>
          <w:sz w:val="24"/>
          <w:szCs w:val="24"/>
        </w:rPr>
        <w:t>confirm</w:t>
      </w:r>
      <w:r w:rsidR="00587C80">
        <w:rPr>
          <w:rFonts w:ascii="Times New Roman" w:hAnsi="Times New Roman" w:cs="Times New Roman"/>
          <w:color w:val="000000"/>
          <w:sz w:val="24"/>
          <w:szCs w:val="24"/>
        </w:rPr>
        <w:t>ed t</w:t>
      </w:r>
      <w:r w:rsidR="00FA06FB">
        <w:rPr>
          <w:rFonts w:ascii="Times New Roman" w:hAnsi="Times New Roman" w:cs="Times New Roman"/>
          <w:color w:val="000000" w:themeColor="text1"/>
          <w:sz w:val="24"/>
          <w:szCs w:val="24"/>
        </w:rPr>
        <w:t xml:space="preserve">hat </w:t>
      </w:r>
      <w:r w:rsidR="00445B20">
        <w:rPr>
          <w:rFonts w:ascii="Times New Roman" w:hAnsi="Times New Roman" w:cs="Times New Roman"/>
          <w:color w:val="000000" w:themeColor="text1"/>
          <w:sz w:val="24"/>
          <w:szCs w:val="24"/>
        </w:rPr>
        <w:t>the model</w:t>
      </w:r>
      <w:r w:rsidR="000F5C37">
        <w:rPr>
          <w:rFonts w:ascii="Times New Roman" w:hAnsi="Times New Roman" w:cs="Times New Roman"/>
          <w:color w:val="000000" w:themeColor="text1"/>
          <w:sz w:val="24"/>
          <w:szCs w:val="24"/>
        </w:rPr>
        <w:t xml:space="preserve"> </w:t>
      </w:r>
      <w:r w:rsidR="00C820D4">
        <w:rPr>
          <w:rFonts w:ascii="Times New Roman" w:hAnsi="Times New Roman" w:cs="Times New Roman"/>
          <w:color w:val="000000" w:themeColor="text1"/>
          <w:sz w:val="24"/>
          <w:szCs w:val="24"/>
        </w:rPr>
        <w:t>was</w:t>
      </w:r>
      <w:r w:rsidR="000F5C37">
        <w:rPr>
          <w:rFonts w:ascii="Times New Roman" w:hAnsi="Times New Roman" w:cs="Times New Roman"/>
          <w:color w:val="000000" w:themeColor="text1"/>
          <w:sz w:val="24"/>
          <w:szCs w:val="24"/>
        </w:rPr>
        <w:t xml:space="preserve"> robust </w:t>
      </w:r>
      <w:r w:rsidR="009C2860">
        <w:rPr>
          <w:rFonts w:ascii="Times New Roman" w:hAnsi="Times New Roman" w:cs="Times New Roman"/>
          <w:color w:val="000000" w:themeColor="text1"/>
          <w:sz w:val="24"/>
          <w:szCs w:val="24"/>
        </w:rPr>
        <w:t>across a wide range of environmental conditions</w:t>
      </w:r>
      <w:r w:rsidR="00830FDF">
        <w:rPr>
          <w:rFonts w:ascii="Times New Roman" w:hAnsi="Times New Roman" w:cs="Times New Roman"/>
          <w:color w:val="000000" w:themeColor="text1"/>
          <w:sz w:val="24"/>
          <w:szCs w:val="24"/>
        </w:rPr>
        <w:t xml:space="preserve"> (Figures </w:t>
      </w:r>
      <w:r w:rsidR="00405D73">
        <w:rPr>
          <w:rFonts w:ascii="Times New Roman" w:hAnsi="Times New Roman" w:cs="Times New Roman"/>
          <w:color w:val="000000" w:themeColor="text1"/>
          <w:sz w:val="24"/>
          <w:szCs w:val="24"/>
        </w:rPr>
        <w:t>S</w:t>
      </w:r>
      <w:r w:rsidR="00B10081">
        <w:rPr>
          <w:rFonts w:ascii="Times New Roman" w:hAnsi="Times New Roman" w:cs="Times New Roman"/>
          <w:color w:val="000000" w:themeColor="text1"/>
          <w:sz w:val="24"/>
          <w:szCs w:val="24"/>
        </w:rPr>
        <w:t>1</w:t>
      </w:r>
      <w:r w:rsidR="00405D73">
        <w:rPr>
          <w:rFonts w:ascii="Times New Roman" w:hAnsi="Times New Roman" w:cs="Times New Roman"/>
          <w:color w:val="000000" w:themeColor="text1"/>
          <w:sz w:val="24"/>
          <w:szCs w:val="24"/>
        </w:rPr>
        <w:t xml:space="preserve"> and S</w:t>
      </w:r>
      <w:r w:rsidR="00B10081">
        <w:rPr>
          <w:rFonts w:ascii="Times New Roman" w:hAnsi="Times New Roman" w:cs="Times New Roman"/>
          <w:color w:val="000000" w:themeColor="text1"/>
          <w:sz w:val="24"/>
          <w:szCs w:val="24"/>
        </w:rPr>
        <w:t>2</w:t>
      </w:r>
      <w:r w:rsidR="001303FA">
        <w:rPr>
          <w:rFonts w:ascii="Times New Roman" w:hAnsi="Times New Roman" w:cs="Times New Roman"/>
          <w:color w:val="000000" w:themeColor="text1"/>
          <w:sz w:val="24"/>
          <w:szCs w:val="24"/>
        </w:rPr>
        <w:t xml:space="preserve"> and Table S1), </w:t>
      </w:r>
      <w:r w:rsidR="001303FA" w:rsidRPr="001303FA">
        <w:rPr>
          <w:rFonts w:ascii="Times New Roman" w:hAnsi="Times New Roman" w:cs="Times New Roman"/>
          <w:color w:val="000000" w:themeColor="text1"/>
          <w:sz w:val="24"/>
          <w:szCs w:val="24"/>
        </w:rPr>
        <w:t xml:space="preserve">with </w:t>
      </w:r>
      <w:r w:rsidR="00894BC7">
        <w:rPr>
          <w:rFonts w:ascii="Times New Roman" w:hAnsi="Times New Roman" w:cs="Times New Roman"/>
          <w:color w:val="000000" w:themeColor="text1"/>
          <w:sz w:val="24"/>
          <w:szCs w:val="24"/>
        </w:rPr>
        <w:t>RMSE values similar to those reported in other studies on</w:t>
      </w:r>
      <w:r w:rsidR="001303FA" w:rsidRPr="001303FA">
        <w:rPr>
          <w:rFonts w:ascii="Times New Roman" w:hAnsi="Times New Roman" w:cs="Times New Roman"/>
          <w:color w:val="000000" w:themeColor="text1"/>
          <w:sz w:val="24"/>
          <w:szCs w:val="24"/>
        </w:rPr>
        <w:t xml:space="preserve"> soybean phenology and yield </w:t>
      </w:r>
      <w:sdt>
        <w:sdtPr>
          <w:rPr>
            <w:rFonts w:ascii="Times New Roman" w:hAnsi="Times New Roman" w:cs="Times New Roman"/>
            <w:color w:val="000000"/>
            <w:sz w:val="24"/>
            <w:szCs w:val="24"/>
          </w:rPr>
          <w:tag w:val="MENDELEY_CITATION_v3_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R3JvdmVyIiwicGFyc2UtbmFtZXMiOmZhbHNlLCJkcm9wcGluZy1wYXJ0aWNsZSI6IiIsIm5vbi1kcm9wcGluZy1wYXJ0aWNsZSI6IiJ9XSwiY29udGFpbmVyLXRpdGxlIjoiQWdyaWN1bHR1cmFsIFN5c3RlbXMiLCJET0kiOiIxMC4xMDE2L2ouYWdzeS4yMDE2LjEwLjAwOCIsIklTU04iOiIwMzA4NTIxWCIsImlzc3VlZCI6eyJkYXRlLXBhcnRzIjpbWzIwMTcsMV1dfSwicGFnZSI6IjEyMC0xMjkiLCJ2b2x1bWUiOiIxNTAiLCJjb250YWluZXItdGl0bGUtc2hvcnQiOiJBZ3JpYy4gU3lzdC4ifSwiaXNUZW1wb3JhcnkiOmZhbHNlfV19"/>
          <w:id w:val="256182349"/>
          <w:placeholder>
            <w:docPart w:val="DefaultPlaceholder_-1854013440"/>
          </w:placeholder>
        </w:sdtPr>
        <w:sdtContent>
          <w:r w:rsidR="005775F8" w:rsidRPr="005775F8">
            <w:rPr>
              <w:rFonts w:ascii="Times New Roman" w:hAnsi="Times New Roman" w:cs="Times New Roman"/>
              <w:color w:val="000000"/>
              <w:sz w:val="24"/>
              <w:szCs w:val="24"/>
            </w:rPr>
            <w:t>(Archontoulis et al., 2014; Salmerón and Purcell, 2016)</w:t>
          </w:r>
        </w:sdtContent>
      </w:sdt>
      <w:r w:rsidR="00420583">
        <w:rPr>
          <w:rFonts w:ascii="Times New Roman" w:hAnsi="Times New Roman" w:cs="Times New Roman"/>
          <w:color w:val="000000" w:themeColor="text1"/>
          <w:sz w:val="24"/>
          <w:szCs w:val="24"/>
        </w:rPr>
        <w:t>.</w:t>
      </w:r>
    </w:p>
    <w:p w14:paraId="616336D7" w14:textId="4E6AB166" w:rsidR="00CD05D9" w:rsidRPr="008D2943" w:rsidRDefault="00CD05D9" w:rsidP="00CD05D9">
      <w:pPr>
        <w:pStyle w:val="H2"/>
        <w:spacing w:line="480" w:lineRule="auto"/>
      </w:pPr>
      <w:r w:rsidRPr="008D2943">
        <w:rPr>
          <w:szCs w:val="24"/>
        </w:rPr>
        <w:t>2.</w:t>
      </w:r>
      <w:r w:rsidR="00E86848">
        <w:rPr>
          <w:szCs w:val="24"/>
        </w:rPr>
        <w:t>2</w:t>
      </w:r>
      <w:r w:rsidRPr="008D2943">
        <w:rPr>
          <w:szCs w:val="24"/>
        </w:rPr>
        <w:t xml:space="preserve">. </w:t>
      </w:r>
      <w:r w:rsidR="00F64889" w:rsidRPr="008D2943">
        <w:rPr>
          <w:szCs w:val="24"/>
        </w:rPr>
        <w:t>Regional simulations and scenario analysis</w:t>
      </w:r>
    </w:p>
    <w:p w14:paraId="763D61C1" w14:textId="32E21B06" w:rsidR="008D06A1" w:rsidRDefault="003A62EB" w:rsidP="00C820D4">
      <w:pPr>
        <w:spacing w:line="480" w:lineRule="auto"/>
        <w:rPr>
          <w:rFonts w:ascii="Times New Roman" w:hAnsi="Times New Roman" w:cs="Times New Roman"/>
          <w:sz w:val="24"/>
          <w:szCs w:val="24"/>
        </w:rPr>
      </w:pPr>
      <w:del w:id="38" w:author="Elvis F. Elli" w:date="2026-08-13T14:43:00Z" w16du:dateUtc="2026-08-13T19:43:00Z">
        <w:r w:rsidRPr="008D2943" w:rsidDel="000A02E8">
          <w:rPr>
            <w:rFonts w:ascii="Times New Roman" w:hAnsi="Times New Roman" w:cs="Times New Roman"/>
            <w:sz w:val="24"/>
            <w:szCs w:val="24"/>
          </w:rPr>
          <w:delText xml:space="preserve">We </w:delText>
        </w:r>
        <w:r w:rsidDel="000A02E8">
          <w:rPr>
            <w:rFonts w:ascii="Times New Roman" w:hAnsi="Times New Roman" w:cs="Times New Roman"/>
            <w:sz w:val="24"/>
            <w:szCs w:val="24"/>
          </w:rPr>
          <w:delText xml:space="preserve">conducted </w:delText>
        </w:r>
        <w:r w:rsidRPr="008D2943" w:rsidDel="000A02E8">
          <w:rPr>
            <w:rFonts w:ascii="Times New Roman" w:hAnsi="Times New Roman" w:cs="Times New Roman"/>
            <w:sz w:val="24"/>
            <w:szCs w:val="24"/>
          </w:rPr>
          <w:delText>a</w:delText>
        </w:r>
      </w:del>
      <w:ins w:id="39" w:author="Elvis F. Elli" w:date="2026-08-13T14:43:00Z" w16du:dateUtc="2026-08-13T19:43:00Z">
        <w:r w:rsidR="000A02E8">
          <w:rPr>
            <w:rFonts w:ascii="Times New Roman" w:hAnsi="Times New Roman" w:cs="Times New Roman"/>
            <w:sz w:val="24"/>
            <w:szCs w:val="24"/>
          </w:rPr>
          <w:t>A</w:t>
        </w:r>
      </w:ins>
      <w:r w:rsidRPr="008D2943">
        <w:rPr>
          <w:rFonts w:ascii="Times New Roman" w:hAnsi="Times New Roman" w:cs="Times New Roman"/>
          <w:sz w:val="24"/>
          <w:szCs w:val="24"/>
        </w:rPr>
        <w:t xml:space="preserve"> simulation exercise across </w:t>
      </w:r>
      <w:r>
        <w:rPr>
          <w:rFonts w:ascii="Times New Roman" w:hAnsi="Times New Roman" w:cs="Times New Roman"/>
          <w:sz w:val="24"/>
          <w:szCs w:val="24"/>
        </w:rPr>
        <w:t xml:space="preserve">40 weather years and 4,651 </w:t>
      </w:r>
      <w:r w:rsidRPr="008D2943">
        <w:rPr>
          <w:rFonts w:ascii="Times New Roman" w:hAnsi="Times New Roman" w:cs="Times New Roman"/>
          <w:sz w:val="24"/>
          <w:szCs w:val="24"/>
        </w:rPr>
        <w:t xml:space="preserve">fields </w:t>
      </w:r>
      <w:r>
        <w:rPr>
          <w:rFonts w:ascii="Times New Roman" w:hAnsi="Times New Roman" w:cs="Times New Roman"/>
          <w:sz w:val="24"/>
          <w:szCs w:val="24"/>
        </w:rPr>
        <w:t>in the US Mid-South</w:t>
      </w:r>
      <w:ins w:id="40" w:author="Elvis F. Elli" w:date="2026-08-13T14:43:00Z" w16du:dateUtc="2026-08-13T19:43:00Z">
        <w:r w:rsidR="000A02E8">
          <w:rPr>
            <w:rFonts w:ascii="Times New Roman" w:hAnsi="Times New Roman" w:cs="Times New Roman"/>
            <w:sz w:val="24"/>
            <w:szCs w:val="24"/>
          </w:rPr>
          <w:t xml:space="preserve"> was conducted</w:t>
        </w:r>
      </w:ins>
      <w:r w:rsidRPr="008D2943">
        <w:rPr>
          <w:rFonts w:ascii="Times New Roman" w:hAnsi="Times New Roman" w:cs="Times New Roman"/>
          <w:sz w:val="24"/>
          <w:szCs w:val="24"/>
        </w:rPr>
        <w:t xml:space="preserve">. </w:t>
      </w:r>
      <w:r w:rsidR="009D4B47">
        <w:rPr>
          <w:rFonts w:ascii="Times New Roman" w:hAnsi="Times New Roman" w:cs="Times New Roman"/>
          <w:sz w:val="24"/>
          <w:szCs w:val="24"/>
        </w:rPr>
        <w:t xml:space="preserve">Further information on the </w:t>
      </w:r>
      <w:r w:rsidR="00BF330A">
        <w:rPr>
          <w:rFonts w:ascii="Times New Roman" w:hAnsi="Times New Roman" w:cs="Times New Roman"/>
          <w:sz w:val="24"/>
          <w:szCs w:val="24"/>
        </w:rPr>
        <w:t xml:space="preserve">weather conditions of the </w:t>
      </w:r>
      <w:r w:rsidR="009D4B47">
        <w:rPr>
          <w:rFonts w:ascii="Times New Roman" w:hAnsi="Times New Roman" w:cs="Times New Roman"/>
          <w:sz w:val="24"/>
          <w:szCs w:val="24"/>
        </w:rPr>
        <w:t>s</w:t>
      </w:r>
      <w:r w:rsidR="009D4B47" w:rsidRPr="009D4B47">
        <w:rPr>
          <w:rFonts w:ascii="Times New Roman" w:hAnsi="Times New Roman" w:cs="Times New Roman"/>
          <w:sz w:val="24"/>
          <w:szCs w:val="24"/>
        </w:rPr>
        <w:t xml:space="preserve">tudy </w:t>
      </w:r>
      <w:r w:rsidR="00BF330A">
        <w:rPr>
          <w:rFonts w:ascii="Times New Roman" w:hAnsi="Times New Roman" w:cs="Times New Roman"/>
          <w:sz w:val="24"/>
          <w:szCs w:val="24"/>
        </w:rPr>
        <w:t>area</w:t>
      </w:r>
      <w:r w:rsidR="009D4B47">
        <w:rPr>
          <w:rFonts w:ascii="Times New Roman" w:hAnsi="Times New Roman" w:cs="Times New Roman"/>
          <w:sz w:val="24"/>
          <w:szCs w:val="24"/>
        </w:rPr>
        <w:t xml:space="preserve"> is presented in </w:t>
      </w:r>
      <w:r w:rsidR="006E272A">
        <w:rPr>
          <w:rFonts w:ascii="Times New Roman" w:hAnsi="Times New Roman" w:cs="Times New Roman"/>
          <w:sz w:val="24"/>
          <w:szCs w:val="24"/>
        </w:rPr>
        <w:t xml:space="preserve">Figure </w:t>
      </w:r>
      <w:r w:rsidR="006E272A">
        <w:rPr>
          <w:rFonts w:ascii="Times New Roman" w:hAnsi="Times New Roman" w:cs="Times New Roman"/>
          <w:sz w:val="24"/>
          <w:szCs w:val="24"/>
        </w:rPr>
        <w:lastRenderedPageBreak/>
        <w:t>S</w:t>
      </w:r>
      <w:r w:rsidR="00896E90">
        <w:rPr>
          <w:rFonts w:ascii="Times New Roman" w:hAnsi="Times New Roman" w:cs="Times New Roman"/>
          <w:sz w:val="24"/>
          <w:szCs w:val="24"/>
        </w:rPr>
        <w:t>3</w:t>
      </w:r>
      <w:r w:rsidR="0076689A">
        <w:rPr>
          <w:rFonts w:ascii="Times New Roman" w:hAnsi="Times New Roman" w:cs="Times New Roman"/>
          <w:sz w:val="24"/>
          <w:szCs w:val="24"/>
        </w:rPr>
        <w:t xml:space="preserve">. </w:t>
      </w:r>
      <w:ins w:id="41" w:author="Elvis F. Elli" w:date="2026-08-13T14:44:00Z" w16du:dateUtc="2026-08-13T19:44:00Z">
        <w:r w:rsidR="000A02E8">
          <w:rPr>
            <w:rFonts w:ascii="Times New Roman" w:hAnsi="Times New Roman" w:cs="Times New Roman"/>
            <w:sz w:val="24"/>
            <w:szCs w:val="24"/>
          </w:rPr>
          <w:t>T</w:t>
        </w:r>
      </w:ins>
      <w:del w:id="42" w:author="Elvis F. Elli" w:date="2026-08-13T14:44:00Z" w16du:dateUtc="2026-08-13T19:44:00Z">
        <w:r w:rsidR="004924FB" w:rsidRPr="008D2943" w:rsidDel="000A02E8">
          <w:rPr>
            <w:rFonts w:ascii="Times New Roman" w:hAnsi="Times New Roman" w:cs="Times New Roman"/>
            <w:sz w:val="24"/>
            <w:szCs w:val="24"/>
          </w:rPr>
          <w:delText xml:space="preserve">We used </w:delText>
        </w:r>
        <w:r w:rsidR="00EB1E95" w:rsidDel="000A02E8">
          <w:rPr>
            <w:rFonts w:ascii="Times New Roman" w:hAnsi="Times New Roman" w:cs="Times New Roman"/>
            <w:sz w:val="24"/>
            <w:szCs w:val="24"/>
          </w:rPr>
          <w:delText>t</w:delText>
        </w:r>
      </w:del>
      <w:r w:rsidR="00EB1E95">
        <w:rPr>
          <w:rFonts w:ascii="Times New Roman" w:hAnsi="Times New Roman" w:cs="Times New Roman"/>
          <w:sz w:val="24"/>
          <w:szCs w:val="24"/>
        </w:rPr>
        <w:t>he soybean c</w:t>
      </w:r>
      <w:r w:rsidR="004924FB" w:rsidRPr="008D2943">
        <w:rPr>
          <w:rFonts w:ascii="Times New Roman" w:hAnsi="Times New Roman" w:cs="Times New Roman"/>
          <w:sz w:val="24"/>
          <w:szCs w:val="24"/>
        </w:rPr>
        <w:t xml:space="preserve">ropland </w:t>
      </w:r>
      <w:r w:rsidR="00EB1E95">
        <w:rPr>
          <w:rFonts w:ascii="Times New Roman" w:hAnsi="Times New Roman" w:cs="Times New Roman"/>
          <w:sz w:val="24"/>
          <w:szCs w:val="24"/>
        </w:rPr>
        <w:t>d</w:t>
      </w:r>
      <w:r w:rsidR="004924FB" w:rsidRPr="008D2943">
        <w:rPr>
          <w:rFonts w:ascii="Times New Roman" w:hAnsi="Times New Roman" w:cs="Times New Roman"/>
          <w:sz w:val="24"/>
          <w:szCs w:val="24"/>
        </w:rPr>
        <w:t xml:space="preserve">ata </w:t>
      </w:r>
      <w:r w:rsidR="00EB1E95">
        <w:rPr>
          <w:rFonts w:ascii="Times New Roman" w:hAnsi="Times New Roman" w:cs="Times New Roman"/>
          <w:sz w:val="24"/>
          <w:szCs w:val="24"/>
        </w:rPr>
        <w:t>l</w:t>
      </w:r>
      <w:r w:rsidR="004924FB" w:rsidRPr="008D2943">
        <w:rPr>
          <w:rFonts w:ascii="Times New Roman" w:hAnsi="Times New Roman" w:cs="Times New Roman"/>
          <w:sz w:val="24"/>
          <w:szCs w:val="24"/>
        </w:rPr>
        <w:t>ayer</w:t>
      </w:r>
      <w:r w:rsidR="001C07A1">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mJlNWI4ZWQtYTQ4Zi00MTc2LWEzYmQtZjI2YzY2MTg1OTFi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
          <w:id w:val="1625733272"/>
          <w:placeholder>
            <w:docPart w:val="2B21E820633341D09AD6B2ED7BD89C1B"/>
          </w:placeholder>
        </w:sdtPr>
        <w:sdtContent>
          <w:r w:rsidR="005775F8" w:rsidRPr="005775F8">
            <w:rPr>
              <w:rFonts w:ascii="Times New Roman" w:hAnsi="Times New Roman" w:cs="Times New Roman"/>
              <w:color w:val="000000"/>
              <w:sz w:val="24"/>
              <w:szCs w:val="24"/>
            </w:rPr>
            <w:t>(NASS, 2025)</w:t>
          </w:r>
        </w:sdtContent>
      </w:sdt>
      <w:r w:rsidR="004924FB" w:rsidRPr="008D2943">
        <w:rPr>
          <w:rFonts w:ascii="Times New Roman" w:hAnsi="Times New Roman" w:cs="Times New Roman"/>
          <w:sz w:val="24"/>
          <w:szCs w:val="24"/>
        </w:rPr>
        <w:t xml:space="preserve"> </w:t>
      </w:r>
      <w:ins w:id="43" w:author="Elvis F. Elli" w:date="2026-08-13T14:44:00Z" w16du:dateUtc="2026-08-13T19:44:00Z">
        <w:r w:rsidR="000A02E8">
          <w:rPr>
            <w:rFonts w:ascii="Times New Roman" w:hAnsi="Times New Roman" w:cs="Times New Roman"/>
            <w:sz w:val="24"/>
            <w:szCs w:val="24"/>
          </w:rPr>
          <w:t xml:space="preserve">was used </w:t>
        </w:r>
      </w:ins>
      <w:r w:rsidR="004924FB" w:rsidRPr="008D2943">
        <w:rPr>
          <w:rFonts w:ascii="Times New Roman" w:hAnsi="Times New Roman" w:cs="Times New Roman"/>
          <w:sz w:val="24"/>
          <w:szCs w:val="24"/>
        </w:rPr>
        <w:t xml:space="preserve">to </w:t>
      </w:r>
      <w:r w:rsidR="003563B3" w:rsidRPr="003563B3">
        <w:rPr>
          <w:rFonts w:ascii="Times New Roman" w:hAnsi="Times New Roman" w:cs="Times New Roman"/>
          <w:sz w:val="24"/>
          <w:szCs w:val="24"/>
        </w:rPr>
        <w:t>identify soybean-cropped pixels and define the spatial extent of the simulation fields</w:t>
      </w:r>
      <w:r w:rsidR="004924FB" w:rsidRPr="008D2943">
        <w:rPr>
          <w:rFonts w:ascii="Times New Roman" w:hAnsi="Times New Roman" w:cs="Times New Roman"/>
          <w:sz w:val="24"/>
          <w:szCs w:val="24"/>
        </w:rPr>
        <w:t xml:space="preserve">, which were resampled to a 2.5 km grid (~0.025°). </w:t>
      </w:r>
      <w:r w:rsidR="003563B3" w:rsidRPr="003563B3">
        <w:rPr>
          <w:rFonts w:ascii="Times New Roman" w:hAnsi="Times New Roman" w:cs="Times New Roman"/>
          <w:sz w:val="24"/>
          <w:szCs w:val="24"/>
        </w:rPr>
        <w:t>Each grid cell classified as soybean cropland was treated as one simulation field</w:t>
      </w:r>
      <w:r w:rsidR="004924FB" w:rsidRPr="008D2943">
        <w:rPr>
          <w:rFonts w:ascii="Times New Roman" w:hAnsi="Times New Roman" w:cs="Times New Roman"/>
          <w:sz w:val="24"/>
          <w:szCs w:val="24"/>
        </w:rPr>
        <w:t xml:space="preserve">. We used the </w:t>
      </w:r>
      <w:r w:rsidR="004924FB" w:rsidRPr="008D2943">
        <w:rPr>
          <w:rFonts w:ascii="Times New Roman" w:hAnsi="Times New Roman" w:cs="Times New Roman"/>
          <w:i/>
          <w:iCs/>
          <w:sz w:val="24"/>
          <w:szCs w:val="24"/>
        </w:rPr>
        <w:t>apsimx</w:t>
      </w:r>
      <w:r w:rsidR="004924FB" w:rsidRPr="008D2943">
        <w:rPr>
          <w:rFonts w:ascii="Times New Roman" w:hAnsi="Times New Roman" w:cs="Times New Roman"/>
          <w:sz w:val="24"/>
          <w:szCs w:val="24"/>
        </w:rPr>
        <w:t xml:space="preserve"> R package </w:t>
      </w:r>
      <w:sdt>
        <w:sdtPr>
          <w:rPr>
            <w:rFonts w:ascii="Times New Roman" w:hAnsi="Times New Roman" w:cs="Times New Roman"/>
            <w:color w:val="000000"/>
            <w:sz w:val="24"/>
            <w:szCs w:val="24"/>
          </w:rPr>
          <w:tag w:val="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
          <w:id w:val="-297762265"/>
          <w:placeholder>
            <w:docPart w:val="84AF0784E97A44F1A573201984C39340"/>
          </w:placeholder>
        </w:sdtPr>
        <w:sdtContent>
          <w:r w:rsidR="005775F8" w:rsidRPr="005775F8">
            <w:rPr>
              <w:rFonts w:ascii="Times New Roman" w:hAnsi="Times New Roman" w:cs="Times New Roman"/>
              <w:color w:val="000000"/>
              <w:sz w:val="24"/>
              <w:szCs w:val="24"/>
            </w:rPr>
            <w:t>(Miguez, 2020)</w:t>
          </w:r>
        </w:sdtContent>
      </w:sdt>
      <w:r w:rsidR="004924FB" w:rsidRPr="008D2943">
        <w:rPr>
          <w:rFonts w:ascii="Times New Roman" w:hAnsi="Times New Roman" w:cs="Times New Roman"/>
          <w:sz w:val="24"/>
          <w:szCs w:val="24"/>
        </w:rPr>
        <w:t xml:space="preserve"> to run the simulations. Daily historical weather </w:t>
      </w:r>
      <w:r w:rsidR="00A72C68">
        <w:rPr>
          <w:rFonts w:ascii="Times New Roman" w:hAnsi="Times New Roman" w:cs="Times New Roman"/>
          <w:sz w:val="24"/>
          <w:szCs w:val="24"/>
        </w:rPr>
        <w:t>data</w:t>
      </w:r>
      <w:r w:rsidR="004924FB" w:rsidRPr="008D2943">
        <w:rPr>
          <w:rFonts w:ascii="Times New Roman" w:hAnsi="Times New Roman" w:cs="Times New Roman"/>
          <w:sz w:val="24"/>
          <w:szCs w:val="24"/>
        </w:rPr>
        <w:t xml:space="preserve"> </w:t>
      </w:r>
      <w:r w:rsidR="00A72C68" w:rsidRPr="008D2943">
        <w:rPr>
          <w:rFonts w:ascii="Times New Roman" w:hAnsi="Times New Roman" w:cs="Times New Roman"/>
          <w:sz w:val="24"/>
          <w:szCs w:val="24"/>
        </w:rPr>
        <w:t>o</w:t>
      </w:r>
      <w:r w:rsidR="00A72C68">
        <w:rPr>
          <w:rFonts w:ascii="Times New Roman" w:hAnsi="Times New Roman" w:cs="Times New Roman"/>
          <w:sz w:val="24"/>
          <w:szCs w:val="24"/>
        </w:rPr>
        <w:t>n</w:t>
      </w:r>
      <w:r w:rsidR="00A72C68" w:rsidRPr="008D2943">
        <w:rPr>
          <w:rFonts w:ascii="Times New Roman" w:hAnsi="Times New Roman" w:cs="Times New Roman"/>
          <w:sz w:val="24"/>
          <w:szCs w:val="24"/>
        </w:rPr>
        <w:t xml:space="preserve"> </w:t>
      </w:r>
      <w:r w:rsidR="004924FB" w:rsidRPr="008D2943">
        <w:rPr>
          <w:rFonts w:ascii="Times New Roman" w:hAnsi="Times New Roman" w:cs="Times New Roman"/>
          <w:sz w:val="24"/>
          <w:szCs w:val="24"/>
        </w:rPr>
        <w:t>maximum and minimum temperatures, solar radiation, and rainfall w</w:t>
      </w:r>
      <w:r w:rsidR="00A72C68">
        <w:rPr>
          <w:rFonts w:ascii="Times New Roman" w:hAnsi="Times New Roman" w:cs="Times New Roman"/>
          <w:sz w:val="24"/>
          <w:szCs w:val="24"/>
        </w:rPr>
        <w:t>ere</w:t>
      </w:r>
      <w:r w:rsidR="004924FB" w:rsidRPr="008D2943">
        <w:rPr>
          <w:rFonts w:ascii="Times New Roman" w:hAnsi="Times New Roman" w:cs="Times New Roman"/>
          <w:sz w:val="24"/>
          <w:szCs w:val="24"/>
        </w:rPr>
        <w:t xml:space="preserve"> retrieved from </w:t>
      </w:r>
      <w:r w:rsidR="00B1186E">
        <w:rPr>
          <w:rFonts w:ascii="Times New Roman" w:hAnsi="Times New Roman" w:cs="Times New Roman"/>
          <w:sz w:val="24"/>
          <w:szCs w:val="24"/>
        </w:rPr>
        <w:t xml:space="preserve">the </w:t>
      </w:r>
      <w:r w:rsidR="00AB5481">
        <w:rPr>
          <w:rFonts w:ascii="Times New Roman" w:hAnsi="Times New Roman" w:cs="Times New Roman"/>
          <w:sz w:val="24"/>
          <w:szCs w:val="24"/>
        </w:rPr>
        <w:t xml:space="preserve">nearest weather station in the </w:t>
      </w:r>
      <w:r w:rsidR="00B1186E">
        <w:rPr>
          <w:rFonts w:ascii="Times New Roman" w:hAnsi="Times New Roman" w:cs="Times New Roman"/>
          <w:sz w:val="24"/>
          <w:szCs w:val="24"/>
        </w:rPr>
        <w:t xml:space="preserve">National Weather Service Network </w:t>
      </w:r>
      <w:r w:rsidR="008D09F6">
        <w:rPr>
          <w:rFonts w:ascii="Times New Roman" w:hAnsi="Times New Roman" w:cs="Times New Roman"/>
          <w:sz w:val="24"/>
          <w:szCs w:val="24"/>
        </w:rPr>
        <w:t xml:space="preserve">using the </w:t>
      </w:r>
      <w:r w:rsidR="00586EC6" w:rsidRPr="008D2943">
        <w:rPr>
          <w:rFonts w:ascii="Times New Roman" w:hAnsi="Times New Roman" w:cs="Times New Roman"/>
          <w:i/>
          <w:iCs/>
          <w:sz w:val="24"/>
          <w:szCs w:val="24"/>
        </w:rPr>
        <w:t>apsimx</w:t>
      </w:r>
      <w:r w:rsidR="00586EC6" w:rsidRPr="008D2943">
        <w:rPr>
          <w:rFonts w:ascii="Times New Roman" w:hAnsi="Times New Roman" w:cs="Times New Roman"/>
          <w:sz w:val="24"/>
          <w:szCs w:val="24"/>
        </w:rPr>
        <w:t xml:space="preserve"> R package</w:t>
      </w:r>
      <w:r w:rsidR="00586EC6">
        <w:rPr>
          <w:rFonts w:ascii="Times New Roman" w:hAnsi="Times New Roman" w:cs="Times New Roman"/>
          <w:color w:val="000000"/>
          <w:sz w:val="24"/>
          <w:szCs w:val="24"/>
        </w:rPr>
        <w:t>.</w:t>
      </w:r>
      <w:r w:rsidR="00BB3300">
        <w:rPr>
          <w:rFonts w:ascii="Times New Roman" w:hAnsi="Times New Roman" w:cs="Times New Roman"/>
          <w:color w:val="000000"/>
          <w:sz w:val="24"/>
          <w:szCs w:val="24"/>
        </w:rPr>
        <w:t xml:space="preserve"> </w:t>
      </w:r>
      <w:r w:rsidR="003B5D8A">
        <w:rPr>
          <w:rFonts w:ascii="Times New Roman" w:hAnsi="Times New Roman" w:cs="Times New Roman"/>
          <w:sz w:val="24"/>
          <w:szCs w:val="24"/>
        </w:rPr>
        <w:t xml:space="preserve">[CO2] was </w:t>
      </w:r>
      <w:r w:rsidR="003B5D8A">
        <w:rPr>
          <w:rFonts w:ascii="Times New Roman" w:hAnsi="Times New Roman" w:cs="Times New Roman"/>
          <w:color w:val="000000"/>
          <w:sz w:val="24"/>
          <w:szCs w:val="24"/>
        </w:rPr>
        <w:t xml:space="preserve">set at 350 ppm. </w:t>
      </w:r>
      <w:r w:rsidR="00AB5481" w:rsidRPr="008D2943">
        <w:rPr>
          <w:rFonts w:ascii="Times New Roman" w:hAnsi="Times New Roman" w:cs="Times New Roman"/>
          <w:sz w:val="24"/>
          <w:szCs w:val="24"/>
        </w:rPr>
        <w:t xml:space="preserve">Soil profile information was derived from SSURGO </w:t>
      </w:r>
      <w:sdt>
        <w:sdtPr>
          <w:rPr>
            <w:rFonts w:ascii="Times New Roman" w:hAnsi="Times New Roman" w:cs="Times New Roman"/>
            <w:color w:val="000000"/>
            <w:sz w:val="24"/>
            <w:szCs w:val="24"/>
          </w:rPr>
          <w:tag w:val="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
          <w:id w:val="2119712559"/>
          <w:placeholder>
            <w:docPart w:val="986DB8453F49481196791F2A931B8D3E"/>
          </w:placeholder>
        </w:sdtPr>
        <w:sdtContent>
          <w:r w:rsidR="005775F8" w:rsidRPr="005775F8">
            <w:rPr>
              <w:rFonts w:ascii="Times New Roman" w:hAnsi="Times New Roman" w:cs="Times New Roman"/>
              <w:color w:val="000000"/>
              <w:sz w:val="24"/>
              <w:szCs w:val="24"/>
            </w:rPr>
            <w:t>(Soil Survey Staff, 2023)</w:t>
          </w:r>
        </w:sdtContent>
      </w:sdt>
      <w:r w:rsidR="00AB5481" w:rsidRPr="008D2943">
        <w:rPr>
          <w:rFonts w:ascii="Times New Roman" w:hAnsi="Times New Roman" w:cs="Times New Roman"/>
          <w:color w:val="000000"/>
          <w:sz w:val="24"/>
          <w:szCs w:val="24"/>
        </w:rPr>
        <w:t>. Within each</w:t>
      </w:r>
      <w:r w:rsidR="00AB5481">
        <w:rPr>
          <w:rFonts w:ascii="Times New Roman" w:hAnsi="Times New Roman" w:cs="Times New Roman"/>
          <w:color w:val="000000"/>
          <w:sz w:val="24"/>
          <w:szCs w:val="24"/>
        </w:rPr>
        <w:t xml:space="preserve"> simulated</w:t>
      </w:r>
      <w:r w:rsidR="00AB5481" w:rsidRPr="008D2943">
        <w:rPr>
          <w:rFonts w:ascii="Times New Roman" w:hAnsi="Times New Roman" w:cs="Times New Roman"/>
          <w:color w:val="000000"/>
          <w:sz w:val="24"/>
          <w:szCs w:val="24"/>
        </w:rPr>
        <w:t xml:space="preserve"> grid</w:t>
      </w:r>
      <w:r w:rsidR="00AB5481">
        <w:rPr>
          <w:rFonts w:ascii="Times New Roman" w:hAnsi="Times New Roman" w:cs="Times New Roman"/>
          <w:color w:val="000000"/>
          <w:sz w:val="24"/>
          <w:szCs w:val="24"/>
        </w:rPr>
        <w:t xml:space="preserve"> cell</w:t>
      </w:r>
      <w:r w:rsidR="00AB5481" w:rsidRPr="008D2943">
        <w:rPr>
          <w:rFonts w:ascii="Times New Roman" w:hAnsi="Times New Roman" w:cs="Times New Roman"/>
          <w:color w:val="000000"/>
          <w:sz w:val="24"/>
          <w:szCs w:val="24"/>
        </w:rPr>
        <w:t xml:space="preserve">, we used the most predominant soil profile. </w:t>
      </w:r>
      <w:r w:rsidR="00AB5481">
        <w:rPr>
          <w:rFonts w:ascii="Times New Roman" w:hAnsi="Times New Roman" w:cs="Times New Roman"/>
          <w:color w:val="000000"/>
          <w:sz w:val="24"/>
          <w:szCs w:val="24"/>
        </w:rPr>
        <w:t xml:space="preserve"> </w:t>
      </w:r>
      <w:r w:rsidR="00A01EA3">
        <w:rPr>
          <w:rFonts w:ascii="Times New Roman" w:hAnsi="Times New Roman" w:cs="Times New Roman"/>
          <w:sz w:val="24"/>
          <w:szCs w:val="24"/>
        </w:rPr>
        <w:t>Soil water</w:t>
      </w:r>
      <w:r w:rsidR="00C820D4">
        <w:rPr>
          <w:rFonts w:ascii="Times New Roman" w:hAnsi="Times New Roman" w:cs="Times New Roman"/>
          <w:sz w:val="24"/>
          <w:szCs w:val="24"/>
        </w:rPr>
        <w:t xml:space="preserve"> content was reset at </w:t>
      </w:r>
      <w:r w:rsidR="00C820D4">
        <w:rPr>
          <w:rFonts w:ascii="Times New Roman" w:hAnsi="Times New Roman" w:cs="Times New Roman"/>
          <w:sz w:val="24"/>
          <w:szCs w:val="24"/>
        </w:rPr>
        <w:t>field capacity</w:t>
      </w:r>
      <w:r w:rsidR="00C820D4">
        <w:rPr>
          <w:rFonts w:ascii="Times New Roman" w:hAnsi="Times New Roman" w:cs="Times New Roman"/>
          <w:sz w:val="24"/>
          <w:szCs w:val="24"/>
        </w:rPr>
        <w:t xml:space="preserve"> </w:t>
      </w:r>
      <w:r w:rsidR="004924FB" w:rsidRPr="008D2943">
        <w:rPr>
          <w:rFonts w:ascii="Times New Roman" w:hAnsi="Times New Roman" w:cs="Times New Roman"/>
          <w:sz w:val="24"/>
          <w:szCs w:val="24"/>
        </w:rPr>
        <w:t>on January 1</w:t>
      </w:r>
      <w:r w:rsidR="008E239B">
        <w:rPr>
          <w:rFonts w:ascii="Times New Roman" w:hAnsi="Times New Roman" w:cs="Times New Roman"/>
          <w:sz w:val="24"/>
          <w:szCs w:val="24"/>
        </w:rPr>
        <w:t xml:space="preserve"> each year</w:t>
      </w:r>
      <w:r w:rsidR="004924FB" w:rsidRPr="008D2943">
        <w:rPr>
          <w:rFonts w:ascii="Times New Roman" w:hAnsi="Times New Roman" w:cs="Times New Roman"/>
          <w:sz w:val="24"/>
          <w:szCs w:val="24"/>
        </w:rPr>
        <w:t xml:space="preserve"> to avoid confounding </w:t>
      </w:r>
      <w:r w:rsidR="00C820D4">
        <w:rPr>
          <w:rFonts w:ascii="Times New Roman" w:hAnsi="Times New Roman" w:cs="Times New Roman"/>
          <w:sz w:val="24"/>
          <w:szCs w:val="24"/>
        </w:rPr>
        <w:t xml:space="preserve">carryover </w:t>
      </w:r>
      <w:r w:rsidR="004924FB" w:rsidRPr="008D2943">
        <w:rPr>
          <w:rFonts w:ascii="Times New Roman" w:hAnsi="Times New Roman" w:cs="Times New Roman"/>
          <w:sz w:val="24"/>
          <w:szCs w:val="24"/>
        </w:rPr>
        <w:t>effects</w:t>
      </w:r>
      <w:r w:rsidR="005315AD">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
          <w:id w:val="-188690542"/>
          <w:placeholder>
            <w:docPart w:val="DefaultPlaceholder_-1854013440"/>
          </w:placeholder>
        </w:sdtPr>
        <w:sdtContent>
          <w:r w:rsidR="005775F8" w:rsidRPr="005775F8">
            <w:rPr>
              <w:rFonts w:ascii="Times New Roman" w:hAnsi="Times New Roman" w:cs="Times New Roman"/>
              <w:color w:val="000000"/>
              <w:sz w:val="24"/>
              <w:szCs w:val="24"/>
            </w:rPr>
            <w:t>(Elli and Archontoulis, 2023)</w:t>
          </w:r>
        </w:sdtContent>
      </w:sdt>
      <w:r w:rsidR="004924FB" w:rsidRPr="008D2943">
        <w:rPr>
          <w:rFonts w:ascii="Times New Roman" w:hAnsi="Times New Roman" w:cs="Times New Roman"/>
          <w:sz w:val="24"/>
          <w:szCs w:val="24"/>
        </w:rPr>
        <w:t>.</w:t>
      </w:r>
      <w:r w:rsidR="00C820D4">
        <w:rPr>
          <w:rFonts w:ascii="Times New Roman" w:hAnsi="Times New Roman" w:cs="Times New Roman"/>
          <w:sz w:val="24"/>
          <w:szCs w:val="24"/>
        </w:rPr>
        <w:t xml:space="preserve"> </w:t>
      </w:r>
      <w:r w:rsidR="003F01F2" w:rsidRPr="008D2943">
        <w:rPr>
          <w:rFonts w:ascii="Times New Roman" w:hAnsi="Times New Roman" w:cs="Times New Roman"/>
          <w:sz w:val="24"/>
          <w:szCs w:val="24"/>
        </w:rPr>
        <w:t>For baseline simulations, t</w:t>
      </w:r>
      <w:r w:rsidR="004924FB" w:rsidRPr="008D2943">
        <w:rPr>
          <w:rFonts w:ascii="Times New Roman" w:hAnsi="Times New Roman" w:cs="Times New Roman"/>
          <w:sz w:val="24"/>
          <w:szCs w:val="24"/>
        </w:rPr>
        <w:t xml:space="preserve">he sowing date was May </w:t>
      </w:r>
      <w:r w:rsidR="00762F7E">
        <w:rPr>
          <w:rFonts w:ascii="Times New Roman" w:hAnsi="Times New Roman" w:cs="Times New Roman"/>
          <w:sz w:val="24"/>
          <w:szCs w:val="24"/>
        </w:rPr>
        <w:t>22</w:t>
      </w:r>
      <w:r w:rsidR="004924FB" w:rsidRPr="008D2943">
        <w:rPr>
          <w:rFonts w:ascii="Times New Roman" w:hAnsi="Times New Roman" w:cs="Times New Roman"/>
          <w:sz w:val="24"/>
          <w:szCs w:val="24"/>
        </w:rPr>
        <w:t>, an average value for the studied region based on USDA-NASS 50% sowing progress</w:t>
      </w:r>
      <w:r w:rsidR="00663A5B">
        <w:rPr>
          <w:rFonts w:ascii="Times New Roman" w:hAnsi="Times New Roman" w:cs="Times New Roman"/>
          <w:sz w:val="24"/>
          <w:szCs w:val="24"/>
        </w:rPr>
        <w:t xml:space="preserve"> from </w:t>
      </w:r>
      <w:r w:rsidR="001B259B">
        <w:rPr>
          <w:rFonts w:ascii="Times New Roman" w:hAnsi="Times New Roman" w:cs="Times New Roman"/>
          <w:sz w:val="24"/>
          <w:szCs w:val="24"/>
        </w:rPr>
        <w:t>1990</w:t>
      </w:r>
      <w:r w:rsidR="00663A5B">
        <w:rPr>
          <w:rFonts w:ascii="Times New Roman" w:hAnsi="Times New Roman" w:cs="Times New Roman"/>
          <w:sz w:val="24"/>
          <w:szCs w:val="24"/>
        </w:rPr>
        <w:t xml:space="preserve"> to </w:t>
      </w:r>
      <w:r w:rsidR="001B259B">
        <w:rPr>
          <w:rFonts w:ascii="Times New Roman" w:hAnsi="Times New Roman" w:cs="Times New Roman"/>
          <w:sz w:val="24"/>
          <w:szCs w:val="24"/>
        </w:rPr>
        <w:t>202</w:t>
      </w:r>
      <w:r w:rsidR="00762F7E">
        <w:rPr>
          <w:rFonts w:ascii="Times New Roman" w:hAnsi="Times New Roman" w:cs="Times New Roman"/>
          <w:sz w:val="24"/>
          <w:szCs w:val="24"/>
        </w:rPr>
        <w:t>5</w:t>
      </w:r>
      <w:r w:rsidR="004924FB"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ZjgwZmZhMmQtZmJkMS00MzZjLTk3NTctMDBiZDRiN2RmNjI3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
          <w:id w:val="-69667302"/>
          <w:placeholder>
            <w:docPart w:val="DefaultPlaceholder_-1854013440"/>
          </w:placeholder>
        </w:sdtPr>
        <w:sdtContent>
          <w:r w:rsidR="005775F8" w:rsidRPr="005775F8">
            <w:rPr>
              <w:rFonts w:ascii="Times New Roman" w:hAnsi="Times New Roman" w:cs="Times New Roman"/>
              <w:color w:val="000000"/>
              <w:sz w:val="24"/>
              <w:szCs w:val="24"/>
            </w:rPr>
            <w:t>(NASS, 2025; Figure S4)</w:t>
          </w:r>
        </w:sdtContent>
      </w:sdt>
      <w:r w:rsidR="004924FB" w:rsidRPr="008D2943">
        <w:rPr>
          <w:rFonts w:ascii="Times New Roman" w:hAnsi="Times New Roman" w:cs="Times New Roman"/>
          <w:sz w:val="24"/>
          <w:szCs w:val="24"/>
        </w:rPr>
        <w:t xml:space="preserve">. We used an </w:t>
      </w:r>
      <w:r w:rsidR="00AB5481">
        <w:rPr>
          <w:rFonts w:ascii="Times New Roman" w:hAnsi="Times New Roman" w:cs="Times New Roman"/>
          <w:sz w:val="24"/>
          <w:szCs w:val="24"/>
        </w:rPr>
        <w:t>early MG 4 cultivar, which is well adapted to</w:t>
      </w:r>
      <w:r w:rsidR="004924FB" w:rsidRPr="008D2943">
        <w:rPr>
          <w:rFonts w:ascii="Times New Roman" w:hAnsi="Times New Roman" w:cs="Times New Roman"/>
          <w:sz w:val="24"/>
          <w:szCs w:val="24"/>
        </w:rPr>
        <w:t xml:space="preserve"> the region</w:t>
      </w:r>
      <w:r w:rsidR="00BA5A1E">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zE1MzM0MDEtN2NkNy00NzExLWE0ZDItNTY2Nzg5ZjExNmI2IiwicHJvcGVydGllcyI6eyJub3RlSW5kZXgiOjB9LCJpc0VkaXRlZCI6ZmFsc2UsIm1hbnVhbE92ZXJyaWRlIjp7ImlzTWFudWFsbHlPdmVycmlkZGVuIjp0cnVlLCJjaXRlcHJvY1RleHQiOiIoU2FsbWVyw7NuIGV0IGFsLiwgMjAxNjsgU2FsbWVyb24gZXQgYWwuLCAyMDE0KSIsIm1hbnVhbE92ZXJyaWRlVGV4dCI6IihTYWxtZXLDs24gZXQgYWwuLCAyMDE2OyBTYWxtZXLDs24gZXQgYWwuLCAyMDE0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Sx7ImlkIjoiNDVhN2UzOTYtNDAzZi0zNmM4LWEyNDgtM2I2YjUyOTMxZDhhIiwiaXRlbURhdGEiOnsidHlwZSI6ImFydGljbGUtam91cm5hbCIsImlkIjoiNDVhN2UzOTYtNDAzZi0zNmM4LWEyNDgtM2I2YjUyOTMxZDhhIiwidGl0bGUiOiJTb3liZWFuIG1hdHVyaXR5IGdyb3VwIGNob2ljZXMgZm9yIGVhcmx5IGFuZCBsYXRlIHBsYW50aW5ncyBpbiB0aGUgbWlkc291dGgiLCJhdXRob3IiOlt7ImZhbWlseSI6IlNhbG1lcm9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"/>
          <w:id w:val="-2079199316"/>
          <w:placeholder>
            <w:docPart w:val="DefaultPlaceholder_-1854013440"/>
          </w:placeholder>
        </w:sdtPr>
        <w:sdtContent>
          <w:r w:rsidR="005775F8" w:rsidRPr="005775F8">
            <w:rPr>
              <w:rFonts w:ascii="Times New Roman" w:hAnsi="Times New Roman" w:cs="Times New Roman"/>
              <w:color w:val="000000"/>
              <w:sz w:val="24"/>
              <w:szCs w:val="24"/>
            </w:rPr>
            <w:t>(Salmerón et al., 2016; Salmerón et al., 2014)</w:t>
          </w:r>
        </w:sdtContent>
      </w:sdt>
      <w:r w:rsidR="004924FB" w:rsidRPr="008D2943">
        <w:rPr>
          <w:rFonts w:ascii="Times New Roman" w:hAnsi="Times New Roman" w:cs="Times New Roman"/>
          <w:sz w:val="24"/>
          <w:szCs w:val="24"/>
        </w:rPr>
        <w:t xml:space="preserve">. </w:t>
      </w:r>
      <w:r w:rsidR="00344386">
        <w:rPr>
          <w:rFonts w:ascii="Times New Roman" w:hAnsi="Times New Roman" w:cs="Times New Roman"/>
          <w:sz w:val="24"/>
          <w:szCs w:val="24"/>
        </w:rPr>
        <w:t>Automatic i</w:t>
      </w:r>
      <w:r w:rsidR="004924FB" w:rsidRPr="008D2943">
        <w:rPr>
          <w:rFonts w:ascii="Times New Roman" w:hAnsi="Times New Roman" w:cs="Times New Roman"/>
          <w:sz w:val="24"/>
          <w:szCs w:val="24"/>
        </w:rPr>
        <w:t xml:space="preserve">rrigation was triggered between R1 and R7 when soil water reached 50% of the </w:t>
      </w:r>
      <w:r w:rsidR="00BF31DA">
        <w:rPr>
          <w:rFonts w:ascii="Times New Roman" w:hAnsi="Times New Roman" w:cs="Times New Roman"/>
          <w:sz w:val="24"/>
          <w:szCs w:val="24"/>
        </w:rPr>
        <w:t xml:space="preserve">plant-available water in the 0-60 cm depth, to refill </w:t>
      </w:r>
      <w:r w:rsidR="000A4B7D">
        <w:rPr>
          <w:rFonts w:ascii="Times New Roman" w:hAnsi="Times New Roman" w:cs="Times New Roman"/>
          <w:sz w:val="24"/>
          <w:szCs w:val="24"/>
        </w:rPr>
        <w:t>soil moisture to field capacity</w:t>
      </w:r>
      <w:r w:rsidR="00BF31DA">
        <w:rPr>
          <w:rFonts w:ascii="Times New Roman" w:hAnsi="Times New Roman" w:cs="Times New Roman"/>
          <w:sz w:val="24"/>
          <w:szCs w:val="24"/>
        </w:rPr>
        <w:t xml:space="preserve">. </w:t>
      </w:r>
    </w:p>
    <w:p w14:paraId="5F215DC6" w14:textId="2D7BA814" w:rsidR="005303B8" w:rsidRDefault="00B0695D" w:rsidP="00730A6E">
      <w:pPr>
        <w:spacing w:before="120" w:after="0" w:line="480" w:lineRule="auto"/>
        <w:rPr>
          <w:rFonts w:ascii="Times New Roman" w:hAnsi="Times New Roman" w:cs="Times New Roman"/>
          <w:color w:val="000000"/>
          <w:sz w:val="24"/>
          <w:szCs w:val="24"/>
        </w:rPr>
      </w:pPr>
      <w:r>
        <w:rPr>
          <w:rFonts w:ascii="Times New Roman" w:hAnsi="Times New Roman" w:cs="Times New Roman"/>
          <w:sz w:val="24"/>
          <w:szCs w:val="24"/>
        </w:rPr>
        <w:t xml:space="preserve">For the </w:t>
      </w:r>
      <w:r w:rsidR="00F53E7D">
        <w:rPr>
          <w:rFonts w:ascii="Times New Roman" w:hAnsi="Times New Roman" w:cs="Times New Roman"/>
          <w:sz w:val="24"/>
          <w:szCs w:val="24"/>
        </w:rPr>
        <w:t>high-temperature</w:t>
      </w:r>
      <w:r w:rsidR="007F0CA6">
        <w:rPr>
          <w:rFonts w:ascii="Times New Roman" w:hAnsi="Times New Roman" w:cs="Times New Roman"/>
          <w:sz w:val="24"/>
          <w:szCs w:val="24"/>
        </w:rPr>
        <w:t xml:space="preserve"> scenario, </w:t>
      </w:r>
      <w:del w:id="44" w:author="Elvis F. Elli" w:date="2026-08-13T14:45:00Z" w16du:dateUtc="2026-08-13T19:45:00Z">
        <w:r w:rsidR="007F0CA6" w:rsidDel="000A02E8">
          <w:rPr>
            <w:rFonts w:ascii="Times New Roman" w:hAnsi="Times New Roman" w:cs="Times New Roman"/>
            <w:sz w:val="24"/>
            <w:szCs w:val="24"/>
          </w:rPr>
          <w:delText>w</w:delText>
        </w:r>
        <w:r w:rsidR="00866AEC" w:rsidRPr="008D2943" w:rsidDel="000A02E8">
          <w:rPr>
            <w:rFonts w:ascii="Times New Roman" w:hAnsi="Times New Roman" w:cs="Times New Roman"/>
            <w:sz w:val="24"/>
            <w:szCs w:val="24"/>
          </w:rPr>
          <w:delText xml:space="preserve">e </w:delText>
        </w:r>
      </w:del>
      <w:del w:id="45" w:author="Elvis F. Elli" w:date="2026-08-06T15:23:00Z" w16du:dateUtc="2026-08-06T20:23:00Z">
        <w:r w:rsidR="00866AEC" w:rsidRPr="008D2943" w:rsidDel="00D70DFE">
          <w:rPr>
            <w:rFonts w:ascii="Times New Roman" w:hAnsi="Times New Roman" w:cs="Times New Roman"/>
            <w:sz w:val="24"/>
            <w:szCs w:val="24"/>
          </w:rPr>
          <w:delText>considered a</w:delText>
        </w:r>
      </w:del>
      <w:r w:rsidR="00866AEC" w:rsidRPr="008D2943">
        <w:rPr>
          <w:rFonts w:ascii="Times New Roman" w:hAnsi="Times New Roman" w:cs="Times New Roman"/>
          <w:sz w:val="24"/>
          <w:szCs w:val="24"/>
        </w:rPr>
        <w:t xml:space="preserve"> 2°C </w:t>
      </w:r>
      <w:del w:id="46" w:author="Elvis F. Elli" w:date="2026-08-06T15:23:00Z" w16du:dateUtc="2026-08-06T20:23:00Z">
        <w:r w:rsidR="00DC5CE8" w:rsidDel="00D70DFE">
          <w:rPr>
            <w:rFonts w:ascii="Times New Roman" w:hAnsi="Times New Roman" w:cs="Times New Roman"/>
            <w:sz w:val="24"/>
            <w:szCs w:val="24"/>
          </w:rPr>
          <w:delText>increase</w:delText>
        </w:r>
        <w:r w:rsidR="003B5D8A" w:rsidDel="00D70DFE">
          <w:rPr>
            <w:rFonts w:ascii="Times New Roman" w:hAnsi="Times New Roman" w:cs="Times New Roman"/>
            <w:sz w:val="24"/>
            <w:szCs w:val="24"/>
          </w:rPr>
          <w:delText xml:space="preserve"> (+</w:delText>
        </w:r>
        <w:r w:rsidR="003B5D8A" w:rsidRPr="008D2943" w:rsidDel="00D70DFE">
          <w:rPr>
            <w:rFonts w:ascii="Times New Roman" w:hAnsi="Times New Roman" w:cs="Times New Roman"/>
            <w:sz w:val="24"/>
            <w:szCs w:val="24"/>
          </w:rPr>
          <w:delText>2°C</w:delText>
        </w:r>
        <w:r w:rsidR="003B5D8A" w:rsidDel="00D70DFE">
          <w:rPr>
            <w:rFonts w:ascii="Times New Roman" w:hAnsi="Times New Roman" w:cs="Times New Roman"/>
            <w:sz w:val="24"/>
            <w:szCs w:val="24"/>
          </w:rPr>
          <w:delText>)</w:delText>
        </w:r>
        <w:r w:rsidR="00DC5CE8" w:rsidDel="00D70DFE">
          <w:rPr>
            <w:rFonts w:ascii="Times New Roman" w:hAnsi="Times New Roman" w:cs="Times New Roman"/>
            <w:sz w:val="24"/>
            <w:szCs w:val="24"/>
          </w:rPr>
          <w:delText xml:space="preserve"> in</w:delText>
        </w:r>
      </w:del>
      <w:ins w:id="47" w:author="Elvis F. Elli" w:date="2026-08-13T14:45:00Z" w16du:dateUtc="2026-08-13T19:45:00Z">
        <w:r w:rsidR="000A02E8">
          <w:rPr>
            <w:rFonts w:ascii="Times New Roman" w:hAnsi="Times New Roman" w:cs="Times New Roman"/>
            <w:sz w:val="24"/>
            <w:szCs w:val="24"/>
          </w:rPr>
          <w:t xml:space="preserve">was added </w:t>
        </w:r>
      </w:ins>
      <w:ins w:id="48" w:author="Elvis F. Elli" w:date="2026-08-06T15:23:00Z" w16du:dateUtc="2026-08-06T20:23:00Z">
        <w:r w:rsidR="00D70DFE">
          <w:rPr>
            <w:rFonts w:ascii="Times New Roman" w:hAnsi="Times New Roman" w:cs="Times New Roman"/>
            <w:sz w:val="24"/>
            <w:szCs w:val="24"/>
          </w:rPr>
          <w:t>to the</w:t>
        </w:r>
      </w:ins>
      <w:r w:rsidR="00DC5CE8">
        <w:rPr>
          <w:rFonts w:ascii="Times New Roman" w:hAnsi="Times New Roman" w:cs="Times New Roman"/>
          <w:sz w:val="24"/>
          <w:szCs w:val="24"/>
        </w:rPr>
        <w:t xml:space="preserve"> daily maximum and minimum temperatures</w:t>
      </w:r>
      <w:ins w:id="49" w:author="Elvis F. Elli" w:date="2026-08-06T15:23:00Z" w16du:dateUtc="2026-08-06T20:23:00Z">
        <w:r w:rsidR="00D70DFE">
          <w:rPr>
            <w:rFonts w:ascii="Times New Roman" w:hAnsi="Times New Roman" w:cs="Times New Roman"/>
            <w:sz w:val="24"/>
            <w:szCs w:val="24"/>
          </w:rPr>
          <w:t xml:space="preserve"> f</w:t>
        </w:r>
        <w:r w:rsidR="00D70DFE" w:rsidRPr="00D70DFE">
          <w:rPr>
            <w:rFonts w:ascii="Times New Roman" w:hAnsi="Times New Roman" w:cs="Times New Roman"/>
            <w:sz w:val="24"/>
            <w:szCs w:val="24"/>
          </w:rPr>
          <w:t>rom the historical weather station data</w:t>
        </w:r>
      </w:ins>
      <w:ins w:id="50" w:author="Elvis F. Elli" w:date="2026-08-06T15:24:00Z" w16du:dateUtc="2026-08-06T20:24:00Z">
        <w:r w:rsidR="00D70DFE">
          <w:rPr>
            <w:rFonts w:ascii="Times New Roman" w:hAnsi="Times New Roman" w:cs="Times New Roman"/>
            <w:sz w:val="24"/>
            <w:szCs w:val="24"/>
          </w:rPr>
          <w:t>.</w:t>
        </w:r>
      </w:ins>
      <w:del w:id="51" w:author="Elvis F. Elli" w:date="2026-08-06T15:24:00Z" w16du:dateUtc="2026-08-06T20:24:00Z">
        <w:r w:rsidR="00DC5CE8" w:rsidDel="00D70DFE">
          <w:rPr>
            <w:rFonts w:ascii="Times New Roman" w:hAnsi="Times New Roman" w:cs="Times New Roman"/>
            <w:sz w:val="24"/>
            <w:szCs w:val="24"/>
          </w:rPr>
          <w:delText>,</w:delText>
        </w:r>
      </w:del>
      <w:r w:rsidR="00DC5CE8">
        <w:rPr>
          <w:rFonts w:ascii="Times New Roman" w:hAnsi="Times New Roman" w:cs="Times New Roman"/>
          <w:sz w:val="24"/>
          <w:szCs w:val="24"/>
        </w:rPr>
        <w:t xml:space="preserve"> </w:t>
      </w:r>
      <w:del w:id="52" w:author="Elvis F. Elli" w:date="2026-08-06T15:24:00Z" w16du:dateUtc="2026-08-06T20:24:00Z">
        <w:r w:rsidR="00DC5CE8" w:rsidDel="00D70DFE">
          <w:rPr>
            <w:rFonts w:ascii="Times New Roman" w:hAnsi="Times New Roman" w:cs="Times New Roman"/>
            <w:sz w:val="24"/>
            <w:szCs w:val="24"/>
          </w:rPr>
          <w:delText>which is</w:delText>
        </w:r>
      </w:del>
      <w:ins w:id="53" w:author="Elvis F. Elli" w:date="2026-08-06T15:24:00Z">
        <w:r w:rsidR="00D70DFE" w:rsidRPr="00D70DFE">
          <w:rPr>
            <w:rFonts w:ascii="Times New Roman" w:hAnsi="Times New Roman" w:cs="Times New Roman"/>
            <w:sz w:val="24"/>
            <w:szCs w:val="24"/>
          </w:rPr>
          <w:t>This +2°C value represents</w:t>
        </w:r>
      </w:ins>
      <w:r w:rsidR="00DC5CE8">
        <w:rPr>
          <w:rFonts w:ascii="Times New Roman" w:hAnsi="Times New Roman" w:cs="Times New Roman"/>
          <w:sz w:val="24"/>
          <w:szCs w:val="24"/>
        </w:rPr>
        <w:t xml:space="preserve"> </w:t>
      </w:r>
      <w:r w:rsidR="003B5D8A">
        <w:rPr>
          <w:rFonts w:ascii="Times New Roman" w:hAnsi="Times New Roman" w:cs="Times New Roman"/>
          <w:sz w:val="24"/>
          <w:szCs w:val="24"/>
        </w:rPr>
        <w:t>an</w:t>
      </w:r>
      <w:r w:rsidR="00CE7679">
        <w:rPr>
          <w:rFonts w:ascii="Times New Roman" w:hAnsi="Times New Roman" w:cs="Times New Roman"/>
          <w:sz w:val="24"/>
          <w:szCs w:val="24"/>
        </w:rPr>
        <w:t xml:space="preserve"> </w:t>
      </w:r>
      <w:r w:rsidR="00DC5CE8">
        <w:rPr>
          <w:rFonts w:ascii="Times New Roman" w:hAnsi="Times New Roman" w:cs="Times New Roman"/>
          <w:sz w:val="24"/>
          <w:szCs w:val="24"/>
        </w:rPr>
        <w:t>average projection derived from 15 global</w:t>
      </w:r>
      <w:r w:rsidR="000F663A">
        <w:rPr>
          <w:rFonts w:ascii="Times New Roman" w:hAnsi="Times New Roman" w:cs="Times New Roman"/>
          <w:sz w:val="24"/>
          <w:szCs w:val="24"/>
        </w:rPr>
        <w:t xml:space="preserve"> </w:t>
      </w:r>
      <w:r w:rsidR="00DC5CE8">
        <w:rPr>
          <w:rFonts w:ascii="Times New Roman" w:hAnsi="Times New Roman" w:cs="Times New Roman"/>
          <w:sz w:val="24"/>
          <w:szCs w:val="24"/>
        </w:rPr>
        <w:t xml:space="preserve">circulation models for </w:t>
      </w:r>
      <w:r w:rsidR="00421B6E">
        <w:rPr>
          <w:rFonts w:ascii="Times New Roman" w:hAnsi="Times New Roman" w:cs="Times New Roman"/>
          <w:sz w:val="24"/>
          <w:szCs w:val="24"/>
        </w:rPr>
        <w:t>2050</w:t>
      </w:r>
      <w:r w:rsidR="00DC5CE8">
        <w:rPr>
          <w:rFonts w:ascii="Times New Roman" w:hAnsi="Times New Roman" w:cs="Times New Roman"/>
          <w:sz w:val="24"/>
          <w:szCs w:val="24"/>
        </w:rPr>
        <w:t xml:space="preserve">, as reported by </w:t>
      </w:r>
      <w:sdt>
        <w:sdtPr>
          <w:rPr>
            <w:rFonts w:ascii="Times New Roman" w:hAnsi="Times New Roman" w:cs="Times New Roman"/>
            <w:color w:val="000000"/>
            <w:sz w:val="24"/>
            <w:szCs w:val="24"/>
          </w:rPr>
          <w:tag w:val="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IsImNvbnRhaW5lci10aXRsZS1zaG9ydCI6IkZyb250LiBQbGFudCBTY2kuIn0sImlzVGVtcG9yYXJ5IjpmYWxzZX1dfQ=="/>
          <w:id w:val="202842508"/>
          <w:placeholder>
            <w:docPart w:val="5DFDFAFF01DB4419BD283DDB94F78EE3"/>
          </w:placeholder>
        </w:sdtPr>
        <w:sdtContent>
          <w:r w:rsidR="005775F8" w:rsidRPr="005775F8">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790034">
        <w:rPr>
          <w:rFonts w:ascii="Times New Roman" w:hAnsi="Times New Roman" w:cs="Times New Roman"/>
          <w:color w:val="000000"/>
          <w:sz w:val="24"/>
          <w:szCs w:val="24"/>
        </w:rPr>
        <w:t>A</w:t>
      </w:r>
      <w:r w:rsidR="00790034" w:rsidRPr="008D2943">
        <w:rPr>
          <w:rFonts w:ascii="Times New Roman" w:hAnsi="Times New Roman" w:cs="Times New Roman"/>
          <w:sz w:val="24"/>
          <w:szCs w:val="24"/>
        </w:rPr>
        <w:t xml:space="preserve"> </w:t>
      </w:r>
      <w:r w:rsidR="003B5D8A">
        <w:rPr>
          <w:rFonts w:ascii="Times New Roman" w:hAnsi="Times New Roman" w:cs="Times New Roman"/>
          <w:sz w:val="24"/>
          <w:szCs w:val="24"/>
        </w:rPr>
        <w:t>+</w:t>
      </w:r>
      <w:r w:rsidR="003B5D8A" w:rsidRPr="008D2943">
        <w:rPr>
          <w:rFonts w:ascii="Times New Roman" w:hAnsi="Times New Roman" w:cs="Times New Roman"/>
          <w:sz w:val="24"/>
          <w:szCs w:val="24"/>
        </w:rPr>
        <w:t xml:space="preserve">2°C </w:t>
      </w:r>
      <w:r w:rsidR="003B5D8A">
        <w:rPr>
          <w:rFonts w:ascii="Times New Roman" w:hAnsi="Times New Roman" w:cs="Times New Roman"/>
          <w:sz w:val="24"/>
          <w:szCs w:val="24"/>
        </w:rPr>
        <w:t>scenario</w:t>
      </w:r>
      <w:r w:rsidR="00AB5481">
        <w:rPr>
          <w:rFonts w:ascii="Times New Roman" w:hAnsi="Times New Roman" w:cs="Times New Roman"/>
          <w:sz w:val="24"/>
          <w:szCs w:val="24"/>
        </w:rPr>
        <w:t xml:space="preserve"> combined with an elevated [CO2] to 540 ppm</w:t>
      </w:r>
      <w:r w:rsidR="003B5D8A">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
          <w:id w:val="128445202"/>
          <w:placeholder>
            <w:docPart w:val="02B923DC575C4958B483557797AF7177"/>
          </w:placeholder>
        </w:sdtPr>
        <w:sdtContent>
          <w:r w:rsidR="005775F8" w:rsidRPr="005775F8">
            <w:rPr>
              <w:rFonts w:ascii="Times New Roman" w:hAnsi="Times New Roman" w:cs="Times New Roman"/>
              <w:color w:val="000000"/>
              <w:sz w:val="24"/>
              <w:szCs w:val="24"/>
            </w:rPr>
            <w:t>(Elli and Archontoulis, 2023)</w:t>
          </w:r>
        </w:sdtContent>
      </w:sdt>
      <w:r w:rsidR="00F94464">
        <w:rPr>
          <w:rFonts w:ascii="Times New Roman" w:hAnsi="Times New Roman" w:cs="Times New Roman"/>
          <w:color w:val="000000"/>
          <w:sz w:val="24"/>
          <w:szCs w:val="24"/>
        </w:rPr>
        <w:t xml:space="preserve"> was also evaluated</w:t>
      </w:r>
      <w:r w:rsidR="000F663A">
        <w:rPr>
          <w:rFonts w:ascii="Times New Roman" w:hAnsi="Times New Roman" w:cs="Times New Roman"/>
          <w:color w:val="000000"/>
          <w:sz w:val="24"/>
          <w:szCs w:val="24"/>
        </w:rPr>
        <w:t xml:space="preserve">. </w:t>
      </w:r>
      <w:ins w:id="54" w:author="Elvis F. Elli" w:date="2026-08-06T15:29:00Z" w16du:dateUtc="2026-08-06T20:29:00Z">
        <w:r w:rsidR="0036240F">
          <w:rPr>
            <w:rFonts w:ascii="Times New Roman" w:hAnsi="Times New Roman" w:cs="Times New Roman"/>
            <w:color w:val="000000"/>
            <w:sz w:val="24"/>
            <w:szCs w:val="24"/>
          </w:rPr>
          <w:t xml:space="preserve">The </w:t>
        </w:r>
        <w:r w:rsidR="0036240F">
          <w:rPr>
            <w:rFonts w:ascii="Times New Roman" w:hAnsi="Times New Roman" w:cs="Times New Roman"/>
            <w:sz w:val="24"/>
            <w:szCs w:val="24"/>
          </w:rPr>
          <w:t>+</w:t>
        </w:r>
        <w:r w:rsidR="0036240F" w:rsidRPr="008D2943">
          <w:rPr>
            <w:rFonts w:ascii="Times New Roman" w:hAnsi="Times New Roman" w:cs="Times New Roman"/>
            <w:sz w:val="24"/>
            <w:szCs w:val="24"/>
          </w:rPr>
          <w:t xml:space="preserve">2°C </w:t>
        </w:r>
        <w:r w:rsidR="0036240F">
          <w:rPr>
            <w:rFonts w:ascii="Times New Roman" w:hAnsi="Times New Roman" w:cs="Times New Roman"/>
            <w:sz w:val="24"/>
            <w:szCs w:val="24"/>
          </w:rPr>
          <w:t xml:space="preserve">scenario </w:t>
        </w:r>
      </w:ins>
      <w:del w:id="55" w:author="Elvis F. Elli" w:date="2026-08-06T15:29:00Z" w16du:dateUtc="2026-08-06T20:29:00Z">
        <w:r w:rsidR="00866AEC" w:rsidRPr="008D2943" w:rsidDel="0036240F">
          <w:rPr>
            <w:rFonts w:ascii="Times New Roman" w:hAnsi="Times New Roman" w:cs="Times New Roman"/>
            <w:color w:val="000000"/>
            <w:sz w:val="24"/>
            <w:szCs w:val="24"/>
          </w:rPr>
          <w:delText xml:space="preserve">We </w:delText>
        </w:r>
        <w:r w:rsidR="004C7105" w:rsidDel="0036240F">
          <w:rPr>
            <w:rFonts w:ascii="Times New Roman" w:hAnsi="Times New Roman" w:cs="Times New Roman"/>
            <w:color w:val="000000"/>
            <w:sz w:val="24"/>
            <w:szCs w:val="24"/>
          </w:rPr>
          <w:delText>employed</w:delText>
        </w:r>
      </w:del>
      <w:ins w:id="56" w:author="Elvis F. Elli" w:date="2026-08-06T15:30:00Z" w16du:dateUtc="2026-08-06T20:30:00Z">
        <w:r w:rsidR="0036240F">
          <w:rPr>
            <w:rFonts w:ascii="Times New Roman" w:hAnsi="Times New Roman" w:cs="Times New Roman"/>
            <w:color w:val="000000"/>
            <w:sz w:val="24"/>
            <w:szCs w:val="24"/>
          </w:rPr>
          <w:t>is</w:t>
        </w:r>
      </w:ins>
      <w:r w:rsidR="00866AEC" w:rsidRPr="008D2943">
        <w:rPr>
          <w:rFonts w:ascii="Times New Roman" w:hAnsi="Times New Roman" w:cs="Times New Roman"/>
          <w:color w:val="000000"/>
          <w:sz w:val="24"/>
          <w:szCs w:val="24"/>
        </w:rPr>
        <w:t xml:space="preserve"> a </w:t>
      </w:r>
      <w:r w:rsidR="00DC5CE8">
        <w:rPr>
          <w:rFonts w:ascii="Times New Roman" w:hAnsi="Times New Roman" w:cs="Times New Roman"/>
          <w:color w:val="000000"/>
          <w:sz w:val="24"/>
          <w:szCs w:val="24"/>
        </w:rPr>
        <w:t>simpler approach</w:t>
      </w:r>
      <w:ins w:id="57" w:author="Elvis F. Elli" w:date="2026-08-06T15:30:00Z" w16du:dateUtc="2026-08-06T20:30:00Z">
        <w:r w:rsidR="0036240F">
          <w:rPr>
            <w:rFonts w:ascii="Times New Roman" w:hAnsi="Times New Roman" w:cs="Times New Roman"/>
            <w:color w:val="000000"/>
            <w:sz w:val="24"/>
            <w:szCs w:val="24"/>
          </w:rPr>
          <w:t xml:space="preserve"> compared to </w:t>
        </w:r>
      </w:ins>
      <w:del w:id="58" w:author="Elvis F. Elli" w:date="2026-08-06T15:30:00Z" w16du:dateUtc="2026-08-06T20:30:00Z">
        <w:r w:rsidR="00AB5481" w:rsidDel="0036240F">
          <w:rPr>
            <w:rFonts w:ascii="Times New Roman" w:hAnsi="Times New Roman" w:cs="Times New Roman"/>
            <w:color w:val="000000"/>
            <w:sz w:val="24"/>
            <w:szCs w:val="24"/>
          </w:rPr>
          <w:delText>, rather than</w:delText>
        </w:r>
      </w:del>
      <w:ins w:id="59" w:author="Elvis F. Elli" w:date="2026-08-06T15:30:00Z" w16du:dateUtc="2026-08-06T20:30:00Z">
        <w:r w:rsidR="0036240F">
          <w:rPr>
            <w:rFonts w:ascii="Times New Roman" w:hAnsi="Times New Roman" w:cs="Times New Roman"/>
            <w:color w:val="000000"/>
            <w:sz w:val="24"/>
            <w:szCs w:val="24"/>
          </w:rPr>
          <w:t>using</w:t>
        </w:r>
      </w:ins>
      <w:r w:rsidR="00AB5481">
        <w:rPr>
          <w:rFonts w:ascii="Times New Roman" w:hAnsi="Times New Roman" w:cs="Times New Roman"/>
          <w:color w:val="000000"/>
          <w:sz w:val="24"/>
          <w:szCs w:val="24"/>
        </w:rPr>
        <w:t xml:space="preserve"> </w:t>
      </w:r>
      <w:del w:id="60" w:author="Elvis F. Elli" w:date="2026-08-06T15:33:00Z" w16du:dateUtc="2026-08-06T20:33:00Z">
        <w:r w:rsidR="00AB5481" w:rsidDel="0036240F">
          <w:rPr>
            <w:rFonts w:ascii="Times New Roman" w:hAnsi="Times New Roman" w:cs="Times New Roman"/>
            <w:color w:val="000000"/>
            <w:sz w:val="24"/>
            <w:szCs w:val="24"/>
          </w:rPr>
          <w:delText xml:space="preserve">the </w:delText>
        </w:r>
      </w:del>
      <w:r w:rsidR="00AB5481">
        <w:rPr>
          <w:rFonts w:ascii="Times New Roman" w:hAnsi="Times New Roman" w:cs="Times New Roman"/>
          <w:color w:val="000000"/>
          <w:sz w:val="24"/>
          <w:szCs w:val="24"/>
        </w:rPr>
        <w:t xml:space="preserve">direct outputs of global circulation </w:t>
      </w:r>
      <w:ins w:id="61" w:author="Elvis F. Elli" w:date="2026-08-06T15:30:00Z" w16du:dateUtc="2026-08-06T20:30:00Z">
        <w:r w:rsidR="0036240F">
          <w:rPr>
            <w:rFonts w:ascii="Times New Roman" w:hAnsi="Times New Roman" w:cs="Times New Roman"/>
            <w:color w:val="000000"/>
            <w:sz w:val="24"/>
            <w:szCs w:val="24"/>
          </w:rPr>
          <w:t>climat</w:t>
        </w:r>
      </w:ins>
      <w:ins w:id="62" w:author="Elvis F. Elli" w:date="2026-08-06T15:31:00Z" w16du:dateUtc="2026-08-06T20:31:00Z">
        <w:r w:rsidR="0036240F">
          <w:rPr>
            <w:rFonts w:ascii="Times New Roman" w:hAnsi="Times New Roman" w:cs="Times New Roman"/>
            <w:color w:val="000000"/>
            <w:sz w:val="24"/>
            <w:szCs w:val="24"/>
          </w:rPr>
          <w:t xml:space="preserve">e </w:t>
        </w:r>
      </w:ins>
      <w:r w:rsidR="00AB5481">
        <w:rPr>
          <w:rFonts w:ascii="Times New Roman" w:hAnsi="Times New Roman" w:cs="Times New Roman"/>
          <w:color w:val="000000"/>
          <w:sz w:val="24"/>
          <w:szCs w:val="24"/>
        </w:rPr>
        <w:t>models,</w:t>
      </w:r>
      <w:ins w:id="63" w:author="Elvis F. Elli" w:date="2026-08-06T15:31:00Z" w16du:dateUtc="2026-08-06T20:31:00Z">
        <w:r w:rsidR="0036240F">
          <w:rPr>
            <w:rFonts w:ascii="Times New Roman" w:hAnsi="Times New Roman" w:cs="Times New Roman"/>
            <w:color w:val="000000"/>
            <w:sz w:val="24"/>
            <w:szCs w:val="24"/>
          </w:rPr>
          <w:t xml:space="preserve"> but</w:t>
        </w:r>
      </w:ins>
      <w:del w:id="64" w:author="Elvis F. Elli" w:date="2026-08-06T15:31:00Z" w16du:dateUtc="2026-08-06T20:31:00Z">
        <w:r w:rsidR="00AB5481" w:rsidDel="0036240F">
          <w:rPr>
            <w:rFonts w:ascii="Times New Roman" w:hAnsi="Times New Roman" w:cs="Times New Roman"/>
            <w:color w:val="000000"/>
            <w:sz w:val="24"/>
            <w:szCs w:val="24"/>
          </w:rPr>
          <w:delText xml:space="preserve"> because</w:delText>
        </w:r>
      </w:del>
      <w:r w:rsidR="00AB5481">
        <w:rPr>
          <w:rFonts w:ascii="Times New Roman" w:hAnsi="Times New Roman" w:cs="Times New Roman"/>
          <w:color w:val="000000"/>
          <w:sz w:val="24"/>
          <w:szCs w:val="24"/>
        </w:rPr>
        <w:t xml:space="preserve"> it has </w:t>
      </w:r>
      <w:del w:id="65" w:author="Elvis F. Elli" w:date="2026-08-06T15:34:00Z" w16du:dateUtc="2026-08-06T20:34:00Z">
        <w:r w:rsidR="00AB5481" w:rsidDel="0036240F">
          <w:rPr>
            <w:rFonts w:ascii="Times New Roman" w:hAnsi="Times New Roman" w:cs="Times New Roman"/>
            <w:color w:val="000000"/>
            <w:sz w:val="24"/>
            <w:szCs w:val="24"/>
          </w:rPr>
          <w:delText>been shown</w:delText>
        </w:r>
      </w:del>
      <w:del w:id="66" w:author="Elvis F. Elli" w:date="2026-08-06T15:32:00Z" w16du:dateUtc="2026-08-06T20:32:00Z">
        <w:r w:rsidR="00AB5481" w:rsidDel="0036240F">
          <w:rPr>
            <w:rFonts w:ascii="Times New Roman" w:hAnsi="Times New Roman" w:cs="Times New Roman"/>
            <w:color w:val="000000"/>
            <w:sz w:val="24"/>
            <w:szCs w:val="24"/>
          </w:rPr>
          <w:delText xml:space="preserve"> to yield</w:delText>
        </w:r>
      </w:del>
      <w:ins w:id="67" w:author="Elvis F. Elli" w:date="2026-08-06T15:34:00Z" w16du:dateUtc="2026-08-06T20:34:00Z">
        <w:r w:rsidR="0036240F">
          <w:rPr>
            <w:rFonts w:ascii="Times New Roman" w:hAnsi="Times New Roman" w:cs="Times New Roman"/>
            <w:color w:val="000000"/>
            <w:sz w:val="24"/>
            <w:szCs w:val="24"/>
          </w:rPr>
          <w:t>produced</w:t>
        </w:r>
      </w:ins>
      <w:r w:rsidR="00AB5481">
        <w:rPr>
          <w:rFonts w:ascii="Times New Roman" w:hAnsi="Times New Roman" w:cs="Times New Roman"/>
          <w:color w:val="000000"/>
          <w:sz w:val="24"/>
          <w:szCs w:val="24"/>
        </w:rPr>
        <w:t xml:space="preserve"> results with similar direction and magnitude</w:t>
      </w:r>
      <w:r w:rsidR="00DC5CE8">
        <w:rPr>
          <w:rFonts w:ascii="Times New Roman" w:hAnsi="Times New Roman" w:cs="Times New Roman"/>
          <w:color w:val="000000"/>
          <w:sz w:val="24"/>
          <w:szCs w:val="24"/>
        </w:rPr>
        <w:t xml:space="preserve"> while substantially reducing</w:t>
      </w:r>
      <w:r w:rsidR="00866AEC" w:rsidRPr="008D2943">
        <w:rPr>
          <w:rFonts w:ascii="Times New Roman" w:hAnsi="Times New Roman" w:cs="Times New Roman"/>
          <w:color w:val="000000"/>
          <w:sz w:val="24"/>
          <w:szCs w:val="24"/>
        </w:rPr>
        <w:t xml:space="preserve"> computational requirements </w:t>
      </w:r>
      <w:sdt>
        <w:sdtPr>
          <w:rPr>
            <w:rFonts w:ascii="Times New Roman" w:hAnsi="Times New Roman" w:cs="Times New Roman"/>
            <w:color w:val="000000"/>
            <w:sz w:val="24"/>
            <w:szCs w:val="24"/>
          </w:rPr>
          <w:tag w:val="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
          <w:id w:val="-793596291"/>
          <w:placeholder>
            <w:docPart w:val="5DFDFAFF01DB4419BD283DDB94F78EE3"/>
          </w:placeholder>
        </w:sdtPr>
        <w:sdtContent>
          <w:r w:rsidR="005775F8" w:rsidRPr="005775F8">
            <w:rPr>
              <w:rFonts w:ascii="Times New Roman" w:hAnsi="Times New Roman" w:cs="Times New Roman"/>
              <w:color w:val="000000"/>
              <w:sz w:val="24"/>
              <w:szCs w:val="24"/>
            </w:rPr>
            <w:t>(Elli et al., 2022)</w:t>
          </w:r>
        </w:sdtContent>
      </w:sdt>
      <w:r w:rsidR="00866AEC" w:rsidRPr="008D2943">
        <w:rPr>
          <w:rFonts w:ascii="Times New Roman" w:hAnsi="Times New Roman" w:cs="Times New Roman"/>
          <w:color w:val="000000"/>
          <w:sz w:val="24"/>
          <w:szCs w:val="24"/>
        </w:rPr>
        <w:t xml:space="preserve">. </w:t>
      </w:r>
      <w:r w:rsidR="00FB34E1">
        <w:rPr>
          <w:rFonts w:ascii="Times New Roman" w:hAnsi="Times New Roman" w:cs="Times New Roman"/>
          <w:color w:val="000000"/>
          <w:sz w:val="24"/>
          <w:szCs w:val="24"/>
        </w:rPr>
        <w:t xml:space="preserve">The </w:t>
      </w:r>
      <w:r w:rsidR="00310610">
        <w:rPr>
          <w:rFonts w:ascii="Times New Roman" w:hAnsi="Times New Roman" w:cs="Times New Roman"/>
          <w:color w:val="000000"/>
          <w:sz w:val="24"/>
          <w:szCs w:val="24"/>
        </w:rPr>
        <w:t>adaptive</w:t>
      </w:r>
      <w:r w:rsidR="00FB34E1" w:rsidRPr="008D2943">
        <w:rPr>
          <w:rFonts w:ascii="Times New Roman" w:hAnsi="Times New Roman" w:cs="Times New Roman"/>
          <w:color w:val="000000"/>
          <w:sz w:val="24"/>
          <w:szCs w:val="24"/>
        </w:rPr>
        <w:t xml:space="preserve"> </w:t>
      </w:r>
      <w:r w:rsidR="00866AEC" w:rsidRPr="008D2943">
        <w:rPr>
          <w:rFonts w:ascii="Times New Roman" w:hAnsi="Times New Roman" w:cs="Times New Roman"/>
          <w:color w:val="000000"/>
          <w:sz w:val="24"/>
          <w:szCs w:val="24"/>
        </w:rPr>
        <w:t>scenario</w:t>
      </w:r>
      <w:r w:rsidR="00FB34E1">
        <w:rPr>
          <w:rFonts w:ascii="Times New Roman" w:hAnsi="Times New Roman" w:cs="Times New Roman"/>
          <w:color w:val="000000"/>
          <w:sz w:val="24"/>
          <w:szCs w:val="24"/>
        </w:rPr>
        <w:t>s included</w:t>
      </w:r>
      <w:r w:rsidR="00247C59">
        <w:rPr>
          <w:rFonts w:ascii="Times New Roman" w:hAnsi="Times New Roman" w:cs="Times New Roman"/>
          <w:color w:val="000000"/>
          <w:sz w:val="24"/>
          <w:szCs w:val="24"/>
        </w:rPr>
        <w:t xml:space="preserve"> (1)</w:t>
      </w:r>
      <w:r w:rsidR="00FB34E1">
        <w:rPr>
          <w:rFonts w:ascii="Times New Roman" w:hAnsi="Times New Roman" w:cs="Times New Roman"/>
          <w:color w:val="000000"/>
          <w:sz w:val="24"/>
          <w:szCs w:val="24"/>
        </w:rPr>
        <w:t xml:space="preserve"> </w:t>
      </w:r>
      <w:r w:rsidR="00F45F02">
        <w:rPr>
          <w:rFonts w:ascii="Times New Roman" w:hAnsi="Times New Roman" w:cs="Times New Roman"/>
          <w:color w:val="000000"/>
          <w:sz w:val="24"/>
          <w:szCs w:val="24"/>
        </w:rPr>
        <w:t>a</w:t>
      </w:r>
      <w:r w:rsidR="00A14583">
        <w:rPr>
          <w:rFonts w:ascii="Times New Roman" w:hAnsi="Times New Roman" w:cs="Times New Roman"/>
          <w:color w:val="000000"/>
          <w:sz w:val="24"/>
          <w:szCs w:val="24"/>
        </w:rPr>
        <w:t>n early</w:t>
      </w:r>
      <w:r w:rsidR="00F45F02">
        <w:rPr>
          <w:rFonts w:ascii="Times New Roman" w:hAnsi="Times New Roman" w:cs="Times New Roman"/>
          <w:color w:val="000000"/>
          <w:sz w:val="24"/>
          <w:szCs w:val="24"/>
        </w:rPr>
        <w:t xml:space="preserve"> MG 5 cultivar </w:t>
      </w:r>
      <w:r w:rsidR="00454D73">
        <w:rPr>
          <w:rFonts w:ascii="Times New Roman" w:hAnsi="Times New Roman" w:cs="Times New Roman"/>
          <w:color w:val="000000"/>
          <w:sz w:val="24"/>
          <w:szCs w:val="24"/>
        </w:rPr>
        <w:t xml:space="preserve">instead of </w:t>
      </w:r>
      <w:r w:rsidR="00A14583">
        <w:rPr>
          <w:rFonts w:ascii="Times New Roman" w:hAnsi="Times New Roman" w:cs="Times New Roman"/>
          <w:color w:val="000000"/>
          <w:sz w:val="24"/>
          <w:szCs w:val="24"/>
        </w:rPr>
        <w:t xml:space="preserve">early </w:t>
      </w:r>
      <w:r w:rsidR="00454D73">
        <w:rPr>
          <w:rFonts w:ascii="Times New Roman" w:hAnsi="Times New Roman" w:cs="Times New Roman"/>
          <w:color w:val="000000"/>
          <w:sz w:val="24"/>
          <w:szCs w:val="24"/>
        </w:rPr>
        <w:t>MG 4</w:t>
      </w:r>
      <w:r w:rsidR="00114064">
        <w:rPr>
          <w:rFonts w:ascii="Times New Roman" w:hAnsi="Times New Roman" w:cs="Times New Roman"/>
          <w:color w:val="000000"/>
          <w:sz w:val="24"/>
          <w:szCs w:val="24"/>
        </w:rPr>
        <w:t>,</w:t>
      </w:r>
      <w:r w:rsidR="00247C59">
        <w:rPr>
          <w:rFonts w:ascii="Times New Roman" w:hAnsi="Times New Roman" w:cs="Times New Roman"/>
          <w:color w:val="000000"/>
          <w:sz w:val="24"/>
          <w:szCs w:val="24"/>
        </w:rPr>
        <w:t xml:space="preserve"> (2)</w:t>
      </w:r>
      <w:r w:rsidR="00114064">
        <w:rPr>
          <w:rFonts w:ascii="Times New Roman" w:hAnsi="Times New Roman" w:cs="Times New Roman"/>
          <w:color w:val="000000"/>
          <w:sz w:val="24"/>
          <w:szCs w:val="24"/>
        </w:rPr>
        <w:t xml:space="preserve"> </w:t>
      </w:r>
      <w:r w:rsidR="003B5D8A">
        <w:rPr>
          <w:rFonts w:ascii="Times New Roman" w:hAnsi="Times New Roman" w:cs="Times New Roman"/>
          <w:color w:val="000000"/>
          <w:sz w:val="24"/>
          <w:szCs w:val="24"/>
        </w:rPr>
        <w:t xml:space="preserve">an </w:t>
      </w:r>
      <w:r w:rsidR="003563B3">
        <w:rPr>
          <w:rFonts w:ascii="Times New Roman" w:hAnsi="Times New Roman" w:cs="Times New Roman"/>
          <w:color w:val="000000"/>
          <w:sz w:val="24"/>
          <w:szCs w:val="24"/>
        </w:rPr>
        <w:t xml:space="preserve">early </w:t>
      </w:r>
      <w:r w:rsidR="00114064">
        <w:rPr>
          <w:rFonts w:ascii="Times New Roman" w:hAnsi="Times New Roman" w:cs="Times New Roman"/>
          <w:color w:val="000000"/>
          <w:sz w:val="24"/>
          <w:szCs w:val="24"/>
        </w:rPr>
        <w:lastRenderedPageBreak/>
        <w:t xml:space="preserve">sowing date </w:t>
      </w:r>
      <w:r w:rsidR="00B80AD8">
        <w:rPr>
          <w:rFonts w:ascii="Times New Roman" w:hAnsi="Times New Roman" w:cs="Times New Roman"/>
          <w:color w:val="000000"/>
          <w:sz w:val="24"/>
          <w:szCs w:val="24"/>
        </w:rPr>
        <w:t xml:space="preserve">by </w:t>
      </w:r>
      <w:r w:rsidR="00762F7E">
        <w:rPr>
          <w:rFonts w:ascii="Times New Roman" w:hAnsi="Times New Roman" w:cs="Times New Roman"/>
          <w:color w:val="000000"/>
          <w:sz w:val="24"/>
          <w:szCs w:val="24"/>
        </w:rPr>
        <w:t>4 weeks (April 24)</w:t>
      </w:r>
      <w:r w:rsidR="00044205">
        <w:rPr>
          <w:rFonts w:ascii="Times New Roman" w:hAnsi="Times New Roman" w:cs="Times New Roman"/>
          <w:color w:val="000000"/>
          <w:sz w:val="24"/>
          <w:szCs w:val="24"/>
        </w:rPr>
        <w:t>,</w:t>
      </w:r>
      <w:r w:rsidR="00866AEC" w:rsidRPr="008D2943">
        <w:rPr>
          <w:rFonts w:ascii="Times New Roman" w:hAnsi="Times New Roman" w:cs="Times New Roman"/>
          <w:color w:val="000000"/>
          <w:sz w:val="24"/>
          <w:szCs w:val="24"/>
        </w:rPr>
        <w:t xml:space="preserve"> </w:t>
      </w:r>
      <w:r w:rsidR="00730A6E">
        <w:rPr>
          <w:rFonts w:ascii="Times New Roman" w:hAnsi="Times New Roman" w:cs="Times New Roman"/>
          <w:color w:val="000000"/>
          <w:sz w:val="24"/>
          <w:szCs w:val="24"/>
        </w:rPr>
        <w:t xml:space="preserve"> </w:t>
      </w:r>
      <w:r w:rsidR="007B1C44">
        <w:rPr>
          <w:rFonts w:ascii="Times New Roman" w:hAnsi="Times New Roman" w:cs="Times New Roman"/>
          <w:color w:val="000000"/>
          <w:sz w:val="24"/>
          <w:szCs w:val="24"/>
        </w:rPr>
        <w:t>corresponding to</w:t>
      </w:r>
      <w:r w:rsidR="00730A6E">
        <w:rPr>
          <w:rFonts w:ascii="Times New Roman" w:hAnsi="Times New Roman" w:cs="Times New Roman"/>
          <w:color w:val="000000"/>
          <w:sz w:val="24"/>
          <w:szCs w:val="24"/>
        </w:rPr>
        <w:t xml:space="preserve"> </w:t>
      </w:r>
      <w:r w:rsidR="00762F7E">
        <w:rPr>
          <w:rFonts w:ascii="Times New Roman" w:hAnsi="Times New Roman" w:cs="Times New Roman"/>
          <w:color w:val="000000"/>
          <w:sz w:val="24"/>
          <w:szCs w:val="24"/>
        </w:rPr>
        <w:t xml:space="preserve">the average </w:t>
      </w:r>
      <w:r w:rsidR="00762F7E" w:rsidRPr="008D2943">
        <w:rPr>
          <w:rFonts w:ascii="Times New Roman" w:hAnsi="Times New Roman" w:cs="Times New Roman"/>
          <w:sz w:val="24"/>
          <w:szCs w:val="24"/>
        </w:rPr>
        <w:t xml:space="preserve">USDA-NASS </w:t>
      </w:r>
      <w:r w:rsidR="00762F7E">
        <w:rPr>
          <w:rFonts w:ascii="Times New Roman" w:hAnsi="Times New Roman" w:cs="Times New Roman"/>
          <w:sz w:val="24"/>
          <w:szCs w:val="24"/>
        </w:rPr>
        <w:t>1</w:t>
      </w:r>
      <w:r w:rsidR="00762F7E" w:rsidRPr="008D2943">
        <w:rPr>
          <w:rFonts w:ascii="Times New Roman" w:hAnsi="Times New Roman" w:cs="Times New Roman"/>
          <w:sz w:val="24"/>
          <w:szCs w:val="24"/>
        </w:rPr>
        <w:t>0% sowing progress</w:t>
      </w:r>
      <w:r w:rsidR="00762F7E">
        <w:rPr>
          <w:rFonts w:ascii="Times New Roman" w:hAnsi="Times New Roman" w:cs="Times New Roman"/>
          <w:sz w:val="24"/>
          <w:szCs w:val="24"/>
        </w:rPr>
        <w:t xml:space="preserve"> from 1990 to 2025</w:t>
      </w:r>
      <w:r w:rsidR="00762F7E" w:rsidRPr="008D2943">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MjljYzI3YjMtYTlmMS00MjkwLTk3NWQtZmE4M2ViMGRmOWMz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
          <w:id w:val="346527658"/>
          <w:placeholder>
            <w:docPart w:val="8B6732D9C6DE4F689EA503DB839D0644"/>
          </w:placeholder>
        </w:sdtPr>
        <w:sdtContent>
          <w:r w:rsidR="005775F8" w:rsidRPr="005775F8">
            <w:rPr>
              <w:rFonts w:ascii="Times New Roman" w:hAnsi="Times New Roman" w:cs="Times New Roman"/>
              <w:color w:val="000000"/>
              <w:sz w:val="24"/>
              <w:szCs w:val="24"/>
            </w:rPr>
            <w:t>(NASS, 2025; Figure S4)</w:t>
          </w:r>
        </w:sdtContent>
      </w:sdt>
      <w:r w:rsidR="0064328C">
        <w:rPr>
          <w:rFonts w:ascii="Times New Roman" w:hAnsi="Times New Roman" w:cs="Times New Roman"/>
          <w:color w:val="000000"/>
          <w:sz w:val="24"/>
          <w:szCs w:val="24"/>
        </w:rPr>
        <w:t>, and</w:t>
      </w:r>
      <w:r w:rsidR="00247C59">
        <w:rPr>
          <w:rFonts w:ascii="Times New Roman" w:hAnsi="Times New Roman" w:cs="Times New Roman"/>
          <w:color w:val="000000"/>
          <w:sz w:val="24"/>
          <w:szCs w:val="24"/>
        </w:rPr>
        <w:t xml:space="preserve"> (3)</w:t>
      </w:r>
      <w:r w:rsidR="0064328C">
        <w:rPr>
          <w:rFonts w:ascii="Times New Roman" w:hAnsi="Times New Roman" w:cs="Times New Roman"/>
          <w:color w:val="000000"/>
          <w:sz w:val="24"/>
          <w:szCs w:val="24"/>
        </w:rPr>
        <w:t xml:space="preserve"> a combination of </w:t>
      </w:r>
      <w:r w:rsidR="00D22856">
        <w:rPr>
          <w:rFonts w:ascii="Times New Roman" w:hAnsi="Times New Roman" w:cs="Times New Roman"/>
          <w:color w:val="000000"/>
          <w:sz w:val="24"/>
          <w:szCs w:val="24"/>
        </w:rPr>
        <w:t xml:space="preserve">an </w:t>
      </w:r>
      <w:r w:rsidR="00044205">
        <w:rPr>
          <w:rFonts w:ascii="Times New Roman" w:hAnsi="Times New Roman" w:cs="Times New Roman"/>
          <w:color w:val="000000"/>
          <w:sz w:val="24"/>
          <w:szCs w:val="24"/>
        </w:rPr>
        <w:t>early</w:t>
      </w:r>
      <w:r w:rsidR="00D22856">
        <w:rPr>
          <w:rFonts w:ascii="Times New Roman" w:hAnsi="Times New Roman" w:cs="Times New Roman"/>
          <w:color w:val="000000"/>
          <w:sz w:val="24"/>
          <w:szCs w:val="24"/>
        </w:rPr>
        <w:t xml:space="preserve"> </w:t>
      </w:r>
      <w:r w:rsidR="0064328C">
        <w:rPr>
          <w:rFonts w:ascii="Times New Roman" w:hAnsi="Times New Roman" w:cs="Times New Roman"/>
          <w:color w:val="000000"/>
          <w:sz w:val="24"/>
          <w:szCs w:val="24"/>
        </w:rPr>
        <w:t xml:space="preserve">MG 5 cultivar with early sowing. </w:t>
      </w:r>
      <w:r w:rsidR="00FC63D2" w:rsidRPr="008D2943">
        <w:rPr>
          <w:rFonts w:ascii="Times New Roman" w:hAnsi="Times New Roman" w:cs="Times New Roman"/>
          <w:color w:val="000000"/>
          <w:sz w:val="24"/>
          <w:szCs w:val="24"/>
        </w:rPr>
        <w:t xml:space="preserve">Data </w:t>
      </w:r>
      <w:r w:rsidR="00D762DA">
        <w:rPr>
          <w:rFonts w:ascii="Times New Roman" w:hAnsi="Times New Roman" w:cs="Times New Roman"/>
          <w:color w:val="000000"/>
          <w:sz w:val="24"/>
          <w:szCs w:val="24"/>
        </w:rPr>
        <w:t>a</w:t>
      </w:r>
      <w:r w:rsidR="00FC63D2" w:rsidRPr="008D2943">
        <w:rPr>
          <w:rFonts w:ascii="Times New Roman" w:hAnsi="Times New Roman" w:cs="Times New Roman"/>
          <w:color w:val="000000"/>
          <w:sz w:val="24"/>
          <w:szCs w:val="24"/>
        </w:rPr>
        <w:t>nalysis</w:t>
      </w:r>
      <w:r w:rsidR="00DC61AD" w:rsidRPr="008D2943">
        <w:rPr>
          <w:rFonts w:ascii="Times New Roman" w:hAnsi="Times New Roman" w:cs="Times New Roman"/>
          <w:color w:val="000000"/>
          <w:sz w:val="24"/>
          <w:szCs w:val="24"/>
        </w:rPr>
        <w:t xml:space="preserve"> </w:t>
      </w:r>
      <w:r w:rsidR="0007382F" w:rsidRPr="008D2943">
        <w:rPr>
          <w:rFonts w:ascii="Times New Roman" w:hAnsi="Times New Roman" w:cs="Times New Roman"/>
          <w:color w:val="000000"/>
          <w:sz w:val="24"/>
          <w:szCs w:val="24"/>
        </w:rPr>
        <w:t xml:space="preserve">and visualization </w:t>
      </w:r>
      <w:r w:rsidR="00331F8A">
        <w:rPr>
          <w:rFonts w:ascii="Times New Roman" w:hAnsi="Times New Roman" w:cs="Times New Roman"/>
          <w:color w:val="000000"/>
          <w:sz w:val="24"/>
          <w:szCs w:val="24"/>
        </w:rPr>
        <w:t>were</w:t>
      </w:r>
      <w:r w:rsidR="0007382F" w:rsidRPr="008D2943">
        <w:rPr>
          <w:rFonts w:ascii="Times New Roman" w:hAnsi="Times New Roman" w:cs="Times New Roman"/>
          <w:color w:val="000000"/>
          <w:sz w:val="24"/>
          <w:szCs w:val="24"/>
        </w:rPr>
        <w:t xml:space="preserve"> </w:t>
      </w:r>
      <w:r w:rsidR="007E42ED" w:rsidRPr="008D2943">
        <w:rPr>
          <w:rFonts w:ascii="Times New Roman" w:hAnsi="Times New Roman" w:cs="Times New Roman"/>
          <w:color w:val="000000"/>
          <w:sz w:val="24"/>
          <w:szCs w:val="24"/>
        </w:rPr>
        <w:t xml:space="preserve">conducted using R version 4.1.1 (R Development Core Team, </w:t>
      </w:r>
      <w:r w:rsidR="008260C0">
        <w:rPr>
          <w:rFonts w:ascii="Times New Roman" w:hAnsi="Times New Roman" w:cs="Times New Roman"/>
          <w:color w:val="000000"/>
          <w:sz w:val="24"/>
          <w:szCs w:val="24"/>
        </w:rPr>
        <w:t>2024</w:t>
      </w:r>
      <w:r w:rsidR="007E42ED" w:rsidRPr="008D2943">
        <w:rPr>
          <w:rFonts w:ascii="Times New Roman" w:hAnsi="Times New Roman" w:cs="Times New Roman"/>
          <w:color w:val="000000"/>
          <w:sz w:val="24"/>
          <w:szCs w:val="24"/>
        </w:rPr>
        <w:t>).</w:t>
      </w:r>
      <w:r w:rsidR="0014315D">
        <w:rPr>
          <w:rFonts w:ascii="Times New Roman" w:hAnsi="Times New Roman" w:cs="Times New Roman"/>
          <w:color w:val="000000"/>
          <w:sz w:val="24"/>
          <w:szCs w:val="24"/>
        </w:rPr>
        <w:t xml:space="preserve"> </w:t>
      </w:r>
      <w:ins w:id="68" w:author="Elvis F. Elli" w:date="2026-08-14T08:57:00Z" w16du:dateUtc="2026-08-14T13:57:00Z">
        <w:r w:rsidR="000F2213">
          <w:rPr>
            <w:rFonts w:ascii="Times New Roman" w:hAnsi="Times New Roman" w:cs="Times New Roman"/>
            <w:color w:val="000000"/>
            <w:sz w:val="24"/>
            <w:szCs w:val="24"/>
          </w:rPr>
          <w:t xml:space="preserve">In addition to seed yield (0% moisture), changes in the total crop cycle and seed-filling period were quantified. </w:t>
        </w:r>
        <w:r w:rsidR="000F2213" w:rsidRPr="005775F8">
          <w:rPr>
            <w:rFonts w:ascii="Times New Roman" w:hAnsi="Times New Roman" w:cs="Times New Roman"/>
            <w:color w:val="000000"/>
            <w:sz w:val="24"/>
            <w:szCs w:val="24"/>
          </w:rPr>
          <w:t xml:space="preserve"> The </w:t>
        </w:r>
      </w:ins>
      <w:ins w:id="69" w:author="Elvis F. Elli" w:date="2026-08-07T10:47:00Z" w16du:dateUtc="2026-08-07T15:47:00Z">
        <w:r w:rsidR="005775F8" w:rsidRPr="005775F8">
          <w:rPr>
            <w:rFonts w:ascii="Times New Roman" w:hAnsi="Times New Roman" w:cs="Times New Roman"/>
            <w:color w:val="000000"/>
            <w:sz w:val="24"/>
            <w:szCs w:val="24"/>
          </w:rPr>
          <w:t xml:space="preserve">seed filling period </w:t>
        </w:r>
      </w:ins>
      <w:ins w:id="70" w:author="Elvis F. Elli" w:date="2026-08-13T16:03:00Z" w16du:dateUtc="2026-08-13T21:03:00Z">
        <w:r w:rsidR="00426080">
          <w:rPr>
            <w:rFonts w:ascii="Times New Roman" w:hAnsi="Times New Roman" w:cs="Times New Roman"/>
            <w:color w:val="000000"/>
            <w:sz w:val="24"/>
            <w:szCs w:val="24"/>
          </w:rPr>
          <w:t xml:space="preserve">was the number of days from the beginning of </w:t>
        </w:r>
      </w:ins>
      <w:ins w:id="71" w:author="Elvis F. Elli" w:date="2026-08-07T10:47:00Z" w16du:dateUtc="2026-08-07T15:47:00Z">
        <w:r w:rsidR="005775F8" w:rsidRPr="005775F8">
          <w:rPr>
            <w:rFonts w:ascii="Times New Roman" w:hAnsi="Times New Roman" w:cs="Times New Roman"/>
            <w:color w:val="000000"/>
            <w:sz w:val="24"/>
            <w:szCs w:val="24"/>
          </w:rPr>
          <w:t>seed (R5) to physiological maturity (R7)</w:t>
        </w:r>
      </w:ins>
      <w:ins w:id="72" w:author="Elvis F. Elli" w:date="2026-08-13T16:04:00Z" w16du:dateUtc="2026-08-13T21:04:00Z">
        <w:r w:rsidR="00426080">
          <w:rPr>
            <w:rFonts w:ascii="Times New Roman" w:hAnsi="Times New Roman" w:cs="Times New Roman"/>
            <w:color w:val="000000"/>
            <w:sz w:val="24"/>
            <w:szCs w:val="24"/>
          </w:rPr>
          <w:t>, while t</w:t>
        </w:r>
      </w:ins>
      <w:ins w:id="73" w:author="Elvis F. Elli" w:date="2026-08-07T10:47:00Z" w16du:dateUtc="2026-08-07T15:47:00Z">
        <w:r w:rsidR="005775F8" w:rsidRPr="005775F8">
          <w:rPr>
            <w:rFonts w:ascii="Times New Roman" w:hAnsi="Times New Roman" w:cs="Times New Roman"/>
            <w:color w:val="000000"/>
            <w:sz w:val="24"/>
            <w:szCs w:val="24"/>
          </w:rPr>
          <w:t xml:space="preserve">he total crop cycle </w:t>
        </w:r>
      </w:ins>
      <w:ins w:id="74" w:author="Elvis F. Elli" w:date="2026-08-13T16:04:00Z" w16du:dateUtc="2026-08-13T21:04:00Z">
        <w:r w:rsidR="00426080">
          <w:rPr>
            <w:rFonts w:ascii="Times New Roman" w:hAnsi="Times New Roman" w:cs="Times New Roman"/>
            <w:color w:val="000000"/>
            <w:sz w:val="24"/>
            <w:szCs w:val="24"/>
          </w:rPr>
          <w:t>was</w:t>
        </w:r>
      </w:ins>
      <w:ins w:id="75" w:author="Elvis F. Elli" w:date="2026-08-07T10:47:00Z" w16du:dateUtc="2026-08-07T15:47:00Z">
        <w:r w:rsidR="005775F8" w:rsidRPr="005775F8">
          <w:rPr>
            <w:rFonts w:ascii="Times New Roman" w:hAnsi="Times New Roman" w:cs="Times New Roman"/>
            <w:color w:val="000000"/>
            <w:sz w:val="24"/>
            <w:szCs w:val="24"/>
          </w:rPr>
          <w:t xml:space="preserve"> </w:t>
        </w:r>
      </w:ins>
      <w:ins w:id="76" w:author="Elvis F. Elli" w:date="2026-08-13T16:04:00Z" w16du:dateUtc="2026-08-13T21:04:00Z">
        <w:r w:rsidR="00426080">
          <w:rPr>
            <w:rFonts w:ascii="Times New Roman" w:hAnsi="Times New Roman" w:cs="Times New Roman"/>
            <w:color w:val="000000"/>
            <w:sz w:val="24"/>
            <w:szCs w:val="24"/>
          </w:rPr>
          <w:t xml:space="preserve">the </w:t>
        </w:r>
      </w:ins>
      <w:ins w:id="77" w:author="Elvis F. Elli" w:date="2026-08-07T10:47:00Z" w16du:dateUtc="2026-08-07T15:47:00Z">
        <w:r w:rsidR="005775F8" w:rsidRPr="005775F8">
          <w:rPr>
            <w:rFonts w:ascii="Times New Roman" w:hAnsi="Times New Roman" w:cs="Times New Roman"/>
            <w:color w:val="000000"/>
            <w:sz w:val="24"/>
            <w:szCs w:val="24"/>
          </w:rPr>
          <w:t>number of days from emergence (VE) to R7.</w:t>
        </w:r>
      </w:ins>
    </w:p>
    <w:p w14:paraId="0EA521E9" w14:textId="16E9DE4A" w:rsidR="00573D17" w:rsidRPr="008D2943" w:rsidRDefault="00573D17" w:rsidP="0007382F">
      <w:pPr>
        <w:pStyle w:val="H1"/>
        <w:spacing w:line="480" w:lineRule="auto"/>
        <w:rPr>
          <w:sz w:val="24"/>
          <w:szCs w:val="24"/>
        </w:rPr>
      </w:pPr>
      <w:r w:rsidRPr="008D2943">
        <w:rPr>
          <w:sz w:val="24"/>
          <w:szCs w:val="24"/>
        </w:rPr>
        <w:t>3 rESULTS</w:t>
      </w:r>
    </w:p>
    <w:p w14:paraId="0B39C817" w14:textId="17F5E912" w:rsidR="00C7141E" w:rsidRPr="008D2943" w:rsidRDefault="00C7141E" w:rsidP="0007382F">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t xml:space="preserve">3.1. </w:t>
      </w:r>
      <w:r w:rsidR="00B126BD">
        <w:rPr>
          <w:rFonts w:ascii="Times New Roman" w:hAnsi="Times New Roman" w:cs="Times New Roman"/>
          <w:b/>
          <w:bCs/>
          <w:sz w:val="24"/>
          <w:szCs w:val="24"/>
        </w:rPr>
        <w:t xml:space="preserve">Elevated </w:t>
      </w:r>
      <w:r w:rsidR="00B126BD" w:rsidRPr="00E747EC">
        <w:rPr>
          <w:rFonts w:ascii="Times New Roman" w:hAnsi="Times New Roman" w:cs="Times New Roman"/>
          <w:b/>
          <w:bCs/>
          <w:sz w:val="24"/>
          <w:szCs w:val="24"/>
        </w:rPr>
        <w:t>t</w:t>
      </w:r>
      <w:r w:rsidR="008A2E12" w:rsidRPr="00E747EC">
        <w:rPr>
          <w:rFonts w:ascii="Times New Roman" w:hAnsi="Times New Roman" w:cs="Times New Roman"/>
          <w:b/>
          <w:bCs/>
          <w:sz w:val="24"/>
          <w:szCs w:val="24"/>
        </w:rPr>
        <w:t>emperature</w:t>
      </w:r>
      <w:r w:rsidRPr="00E747EC">
        <w:rPr>
          <w:rFonts w:ascii="Times New Roman" w:hAnsi="Times New Roman" w:cs="Times New Roman"/>
          <w:b/>
          <w:bCs/>
          <w:sz w:val="24"/>
          <w:szCs w:val="24"/>
        </w:rPr>
        <w:t xml:space="preserve"> </w:t>
      </w:r>
      <w:r w:rsidR="008A55E1" w:rsidRPr="00E747EC">
        <w:rPr>
          <w:rFonts w:ascii="Times New Roman" w:hAnsi="Times New Roman" w:cs="Times New Roman"/>
          <w:b/>
          <w:bCs/>
          <w:sz w:val="24"/>
          <w:szCs w:val="24"/>
        </w:rPr>
        <w:t xml:space="preserve">and </w:t>
      </w:r>
      <w:r w:rsidR="00722A00" w:rsidRPr="00E747EC">
        <w:rPr>
          <w:rFonts w:ascii="Times New Roman" w:hAnsi="Times New Roman" w:cs="Times New Roman"/>
          <w:b/>
          <w:bCs/>
          <w:sz w:val="24"/>
          <w:szCs w:val="24"/>
        </w:rPr>
        <w:t>[</w:t>
      </w:r>
      <w:r w:rsidR="00722A00" w:rsidRPr="00E747EC">
        <w:rPr>
          <w:rFonts w:ascii="Times New Roman" w:hAnsi="Times New Roman" w:cs="Times New Roman"/>
          <w:b/>
          <w:bCs/>
          <w:color w:val="000000"/>
          <w:sz w:val="24"/>
          <w:szCs w:val="24"/>
        </w:rPr>
        <w:t xml:space="preserve">CO2] </w:t>
      </w:r>
      <w:r w:rsidRPr="00E747EC">
        <w:rPr>
          <w:rFonts w:ascii="Times New Roman" w:hAnsi="Times New Roman" w:cs="Times New Roman"/>
          <w:b/>
          <w:bCs/>
          <w:sz w:val="24"/>
          <w:szCs w:val="24"/>
        </w:rPr>
        <w:t>impacts on soybean</w:t>
      </w:r>
      <w:r w:rsidRPr="008D2943">
        <w:rPr>
          <w:rFonts w:ascii="Times New Roman" w:hAnsi="Times New Roman" w:cs="Times New Roman"/>
          <w:b/>
          <w:bCs/>
          <w:sz w:val="24"/>
          <w:szCs w:val="24"/>
        </w:rPr>
        <w:t xml:space="preserve"> </w:t>
      </w:r>
      <w:r w:rsidR="008A2E12">
        <w:rPr>
          <w:rFonts w:ascii="Times New Roman" w:hAnsi="Times New Roman" w:cs="Times New Roman"/>
          <w:b/>
          <w:bCs/>
          <w:sz w:val="24"/>
          <w:szCs w:val="24"/>
        </w:rPr>
        <w:t xml:space="preserve">yields </w:t>
      </w:r>
      <w:r w:rsidRPr="008D2943">
        <w:rPr>
          <w:rFonts w:ascii="Times New Roman" w:hAnsi="Times New Roman" w:cs="Times New Roman"/>
          <w:b/>
          <w:bCs/>
          <w:sz w:val="24"/>
          <w:szCs w:val="24"/>
        </w:rPr>
        <w:t>without adaptation</w:t>
      </w:r>
    </w:p>
    <w:p w14:paraId="2598A772" w14:textId="79080DF9" w:rsidR="000F4C99" w:rsidRDefault="009B6226" w:rsidP="000F4C99">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The </w:t>
      </w:r>
      <w:r w:rsidR="00EB3BD7">
        <w:rPr>
          <w:rFonts w:ascii="Times New Roman" w:hAnsi="Times New Roman" w:cs="Times New Roman"/>
          <w:sz w:val="24"/>
          <w:szCs w:val="24"/>
        </w:rPr>
        <w:t>+</w:t>
      </w:r>
      <w:r w:rsidRPr="008D2943">
        <w:rPr>
          <w:rFonts w:ascii="Times New Roman" w:hAnsi="Times New Roman" w:cs="Times New Roman"/>
          <w:sz w:val="24"/>
          <w:szCs w:val="24"/>
        </w:rPr>
        <w:t xml:space="preserve">2°C </w:t>
      </w:r>
      <w:r w:rsidRPr="00745E53">
        <w:rPr>
          <w:rFonts w:ascii="Times New Roman" w:hAnsi="Times New Roman" w:cs="Times New Roman"/>
          <w:sz w:val="24"/>
          <w:szCs w:val="24"/>
        </w:rPr>
        <w:t xml:space="preserve">temperature </w:t>
      </w:r>
      <w:r w:rsidR="00A27C8A" w:rsidRPr="00745E53">
        <w:rPr>
          <w:rFonts w:ascii="Times New Roman" w:hAnsi="Times New Roman" w:cs="Times New Roman"/>
          <w:sz w:val="24"/>
          <w:szCs w:val="24"/>
        </w:rPr>
        <w:t xml:space="preserve">scenario </w:t>
      </w:r>
      <w:r w:rsidR="00C7141E" w:rsidRPr="00745E53">
        <w:rPr>
          <w:rFonts w:ascii="Times New Roman" w:hAnsi="Times New Roman" w:cs="Times New Roman"/>
          <w:sz w:val="24"/>
          <w:szCs w:val="24"/>
        </w:rPr>
        <w:t>decreased soybean seed yields</w:t>
      </w:r>
      <w:r w:rsidR="00AB5481" w:rsidRPr="00745E53">
        <w:rPr>
          <w:rFonts w:ascii="Times New Roman" w:hAnsi="Times New Roman" w:cs="Times New Roman"/>
          <w:sz w:val="24"/>
          <w:szCs w:val="24"/>
        </w:rPr>
        <w:t xml:space="preserve"> by</w:t>
      </w:r>
      <w:r w:rsidR="00C7141E" w:rsidRPr="00745E53">
        <w:rPr>
          <w:rFonts w:ascii="Times New Roman" w:hAnsi="Times New Roman" w:cs="Times New Roman"/>
          <w:sz w:val="24"/>
          <w:szCs w:val="24"/>
        </w:rPr>
        <w:t xml:space="preserve"> </w:t>
      </w:r>
      <w:r w:rsidR="00D40BA9" w:rsidRPr="00745E53">
        <w:rPr>
          <w:rFonts w:ascii="Times New Roman" w:hAnsi="Times New Roman" w:cs="Times New Roman"/>
          <w:sz w:val="24"/>
          <w:szCs w:val="24"/>
        </w:rPr>
        <w:t>5.</w:t>
      </w:r>
      <w:r w:rsidR="00247606" w:rsidRPr="00745E53">
        <w:rPr>
          <w:rFonts w:ascii="Times New Roman" w:hAnsi="Times New Roman" w:cs="Times New Roman"/>
          <w:sz w:val="24"/>
          <w:szCs w:val="24"/>
        </w:rPr>
        <w:t>7</w:t>
      </w:r>
      <w:r w:rsidR="00E754E0" w:rsidRPr="00745E53">
        <w:rPr>
          <w:rFonts w:ascii="Times New Roman" w:hAnsi="Times New Roman" w:cs="Times New Roman"/>
          <w:sz w:val="24"/>
          <w:szCs w:val="24"/>
        </w:rPr>
        <w:t>%</w:t>
      </w:r>
      <w:r w:rsidR="00C067B8" w:rsidRPr="00745E53">
        <w:rPr>
          <w:rFonts w:ascii="Times New Roman" w:hAnsi="Times New Roman" w:cs="Times New Roman"/>
          <w:sz w:val="24"/>
          <w:szCs w:val="24"/>
        </w:rPr>
        <w:t xml:space="preserve"> on average</w:t>
      </w:r>
      <w:r w:rsidR="00FF294F" w:rsidRPr="00745E53">
        <w:rPr>
          <w:rFonts w:ascii="Times New Roman" w:hAnsi="Times New Roman" w:cs="Times New Roman"/>
          <w:sz w:val="24"/>
          <w:szCs w:val="24"/>
        </w:rPr>
        <w:t xml:space="preserve"> (</w:t>
      </w:r>
      <w:r w:rsidR="00745E53" w:rsidRPr="00745E53">
        <w:rPr>
          <w:rFonts w:ascii="Times New Roman" w:hAnsi="Times New Roman" w:cs="Times New Roman"/>
          <w:sz w:val="24"/>
          <w:szCs w:val="24"/>
        </w:rPr>
        <w:t>~245 kg ha</w:t>
      </w:r>
      <w:r w:rsidR="00745E53" w:rsidRPr="00745E53">
        <w:rPr>
          <w:rFonts w:ascii="Times New Roman" w:hAnsi="Times New Roman" w:cs="Times New Roman"/>
          <w:sz w:val="24"/>
          <w:szCs w:val="24"/>
          <w:vertAlign w:val="superscript"/>
        </w:rPr>
        <w:t>-1</w:t>
      </w:r>
      <w:r w:rsidR="00FF294F" w:rsidRPr="00745E53">
        <w:rPr>
          <w:rFonts w:ascii="Times New Roman" w:hAnsi="Times New Roman" w:cs="Times New Roman"/>
          <w:sz w:val="24"/>
          <w:szCs w:val="24"/>
        </w:rPr>
        <w:t>)</w:t>
      </w:r>
      <w:r w:rsidR="00E754E0" w:rsidRPr="00745E53">
        <w:rPr>
          <w:rFonts w:ascii="Times New Roman" w:hAnsi="Times New Roman" w:cs="Times New Roman"/>
          <w:sz w:val="24"/>
          <w:szCs w:val="24"/>
        </w:rPr>
        <w:t>,</w:t>
      </w:r>
      <w:r w:rsidR="00E754E0">
        <w:rPr>
          <w:rFonts w:ascii="Times New Roman" w:hAnsi="Times New Roman" w:cs="Times New Roman"/>
          <w:sz w:val="24"/>
          <w:szCs w:val="24"/>
        </w:rPr>
        <w:t xml:space="preserve"> </w:t>
      </w:r>
      <w:r w:rsidR="00247606">
        <w:rPr>
          <w:rFonts w:ascii="Times New Roman" w:hAnsi="Times New Roman" w:cs="Times New Roman"/>
          <w:sz w:val="24"/>
          <w:szCs w:val="24"/>
        </w:rPr>
        <w:t>with</w:t>
      </w:r>
      <w:r w:rsidR="006D5173">
        <w:rPr>
          <w:rFonts w:ascii="Times New Roman" w:hAnsi="Times New Roman" w:cs="Times New Roman"/>
          <w:sz w:val="24"/>
          <w:szCs w:val="24"/>
        </w:rPr>
        <w:t xml:space="preserve"> </w:t>
      </w:r>
      <w:r w:rsidR="00E754E0">
        <w:rPr>
          <w:rFonts w:ascii="Times New Roman" w:hAnsi="Times New Roman" w:cs="Times New Roman"/>
          <w:sz w:val="24"/>
          <w:szCs w:val="24"/>
        </w:rPr>
        <w:t>values ranging from -14.</w:t>
      </w:r>
      <w:r w:rsidR="007C142E">
        <w:rPr>
          <w:rFonts w:ascii="Times New Roman" w:hAnsi="Times New Roman" w:cs="Times New Roman"/>
          <w:sz w:val="24"/>
          <w:szCs w:val="24"/>
        </w:rPr>
        <w:t>7</w:t>
      </w:r>
      <w:r w:rsidR="004E1E13">
        <w:rPr>
          <w:rFonts w:ascii="Times New Roman" w:hAnsi="Times New Roman" w:cs="Times New Roman"/>
          <w:sz w:val="24"/>
          <w:szCs w:val="24"/>
        </w:rPr>
        <w:t xml:space="preserve">% </w:t>
      </w:r>
      <w:r w:rsidR="004E1E13" w:rsidRPr="007C142E">
        <w:rPr>
          <w:rFonts w:ascii="Times New Roman" w:hAnsi="Times New Roman" w:cs="Times New Roman"/>
          <w:sz w:val="24"/>
          <w:szCs w:val="24"/>
        </w:rPr>
        <w:t xml:space="preserve">to </w:t>
      </w:r>
      <w:r w:rsidR="007C142E" w:rsidRPr="007C142E">
        <w:rPr>
          <w:rFonts w:ascii="Times New Roman" w:hAnsi="Times New Roman" w:cs="Times New Roman"/>
          <w:sz w:val="24"/>
          <w:szCs w:val="24"/>
        </w:rPr>
        <w:t>-</w:t>
      </w:r>
      <w:r w:rsidR="004E1E13" w:rsidRPr="007C142E">
        <w:rPr>
          <w:rFonts w:ascii="Times New Roman" w:hAnsi="Times New Roman" w:cs="Times New Roman"/>
          <w:sz w:val="24"/>
          <w:szCs w:val="24"/>
        </w:rPr>
        <w:t>2.</w:t>
      </w:r>
      <w:r w:rsidR="007C142E" w:rsidRPr="007C142E">
        <w:rPr>
          <w:rFonts w:ascii="Times New Roman" w:hAnsi="Times New Roman" w:cs="Times New Roman"/>
          <w:sz w:val="24"/>
          <w:szCs w:val="24"/>
        </w:rPr>
        <w:t>5</w:t>
      </w:r>
      <w:r w:rsidR="004E1E13" w:rsidRPr="007C142E">
        <w:rPr>
          <w:rFonts w:ascii="Times New Roman" w:hAnsi="Times New Roman" w:cs="Times New Roman"/>
          <w:sz w:val="24"/>
          <w:szCs w:val="24"/>
        </w:rPr>
        <w:t>% across</w:t>
      </w:r>
      <w:r w:rsidR="004E1E13">
        <w:rPr>
          <w:rFonts w:ascii="Times New Roman" w:hAnsi="Times New Roman" w:cs="Times New Roman"/>
          <w:sz w:val="24"/>
          <w:szCs w:val="24"/>
        </w:rPr>
        <w:t xml:space="preserve"> </w:t>
      </w:r>
      <w:r w:rsidR="00247606" w:rsidRPr="00247606">
        <w:rPr>
          <w:rFonts w:ascii="Times New Roman" w:hAnsi="Times New Roman" w:cs="Times New Roman"/>
          <w:sz w:val="24"/>
          <w:szCs w:val="24"/>
        </w:rPr>
        <w:t xml:space="preserve">the 4,651 </w:t>
      </w:r>
      <w:del w:id="78" w:author="Elvis F. Elli" w:date="2026-08-06T15:51:00Z" w16du:dateUtc="2026-08-06T20:51:00Z">
        <w:r w:rsidR="000F4C99" w:rsidRPr="00247606" w:rsidDel="00EF100C">
          <w:rPr>
            <w:rFonts w:ascii="Times New Roman" w:hAnsi="Times New Roman" w:cs="Times New Roman"/>
            <w:sz w:val="24"/>
            <w:szCs w:val="24"/>
          </w:rPr>
          <w:delText>sites</w:delText>
        </w:r>
        <w:r w:rsidR="004E1E13" w:rsidDel="00EF100C">
          <w:rPr>
            <w:rFonts w:ascii="Times New Roman" w:hAnsi="Times New Roman" w:cs="Times New Roman"/>
            <w:sz w:val="24"/>
            <w:szCs w:val="24"/>
          </w:rPr>
          <w:delText xml:space="preserve"> </w:delText>
        </w:r>
      </w:del>
      <w:ins w:id="79" w:author="Elvis F. Elli" w:date="2026-08-06T15:51:00Z" w16du:dateUtc="2026-08-06T20:51:00Z">
        <w:r w:rsidR="00EF100C">
          <w:rPr>
            <w:rFonts w:ascii="Times New Roman" w:hAnsi="Times New Roman" w:cs="Times New Roman"/>
            <w:sz w:val="24"/>
            <w:szCs w:val="24"/>
          </w:rPr>
          <w:t xml:space="preserve">fields </w:t>
        </w:r>
      </w:ins>
      <w:r w:rsidR="004E1E13">
        <w:rPr>
          <w:rFonts w:ascii="Times New Roman" w:hAnsi="Times New Roman" w:cs="Times New Roman"/>
          <w:sz w:val="24"/>
          <w:szCs w:val="24"/>
        </w:rPr>
        <w:t>(</w:t>
      </w:r>
      <w:r w:rsidR="00C7141E" w:rsidRPr="008D2943">
        <w:rPr>
          <w:rFonts w:ascii="Times New Roman" w:hAnsi="Times New Roman" w:cs="Times New Roman"/>
          <w:sz w:val="24"/>
          <w:szCs w:val="24"/>
        </w:rPr>
        <w:t xml:space="preserve">Figure 1). The </w:t>
      </w:r>
      <w:r w:rsidR="007C142E">
        <w:rPr>
          <w:rFonts w:ascii="Times New Roman" w:hAnsi="Times New Roman" w:cs="Times New Roman"/>
          <w:sz w:val="24"/>
          <w:szCs w:val="24"/>
        </w:rPr>
        <w:t>mean</w:t>
      </w:r>
      <w:r w:rsidR="00C7141E" w:rsidRPr="008D2943">
        <w:rPr>
          <w:rFonts w:ascii="Times New Roman" w:hAnsi="Times New Roman" w:cs="Times New Roman"/>
          <w:sz w:val="24"/>
          <w:szCs w:val="24"/>
        </w:rPr>
        <w:t xml:space="preserve"> simulated yield for the baseline condition was </w:t>
      </w:r>
      <w:r w:rsidR="004C150B" w:rsidRP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300</w:t>
      </w:r>
      <w:r w:rsidR="004C150B">
        <w:rPr>
          <w:rFonts w:ascii="Times New Roman" w:hAnsi="Times New Roman" w:cs="Times New Roman"/>
          <w:sz w:val="24"/>
          <w:szCs w:val="24"/>
        </w:rPr>
        <w:t xml:space="preserve"> kg ha</w:t>
      </w:r>
      <w:r w:rsidR="004C150B" w:rsidRPr="004C150B">
        <w:rPr>
          <w:rFonts w:ascii="Times New Roman" w:hAnsi="Times New Roman" w:cs="Times New Roman"/>
          <w:sz w:val="24"/>
          <w:szCs w:val="24"/>
          <w:vertAlign w:val="superscript"/>
        </w:rPr>
        <w:t>-1</w:t>
      </w:r>
      <w:r w:rsidR="00C7141E" w:rsidRPr="008D2943">
        <w:rPr>
          <w:rFonts w:ascii="Times New Roman" w:hAnsi="Times New Roman" w:cs="Times New Roman"/>
          <w:sz w:val="24"/>
          <w:szCs w:val="24"/>
        </w:rPr>
        <w:t xml:space="preserve"> with </w:t>
      </w:r>
      <w:r w:rsidR="00E25CFF">
        <w:rPr>
          <w:rFonts w:ascii="Times New Roman" w:hAnsi="Times New Roman" w:cs="Times New Roman"/>
          <w:sz w:val="24"/>
          <w:szCs w:val="24"/>
        </w:rPr>
        <w:t>a south-to</w:t>
      </w:r>
      <w:r w:rsidR="00F804EC">
        <w:rPr>
          <w:rFonts w:ascii="Times New Roman" w:hAnsi="Times New Roman" w:cs="Times New Roman"/>
          <w:sz w:val="24"/>
          <w:szCs w:val="24"/>
        </w:rPr>
        <w:t>-north</w:t>
      </w:r>
      <w:r w:rsidR="00C7141E" w:rsidRPr="008D2943">
        <w:rPr>
          <w:rFonts w:ascii="Times New Roman" w:hAnsi="Times New Roman" w:cs="Times New Roman"/>
          <w:sz w:val="24"/>
          <w:szCs w:val="24"/>
        </w:rPr>
        <w:t xml:space="preserve"> </w:t>
      </w:r>
      <w:r w:rsidR="00F804EC">
        <w:rPr>
          <w:rFonts w:ascii="Times New Roman" w:hAnsi="Times New Roman" w:cs="Times New Roman"/>
          <w:sz w:val="24"/>
          <w:szCs w:val="24"/>
        </w:rPr>
        <w:t xml:space="preserve">geographical gradient </w:t>
      </w:r>
      <w:r w:rsidR="00C7141E" w:rsidRPr="008D2943">
        <w:rPr>
          <w:rFonts w:ascii="Times New Roman" w:hAnsi="Times New Roman" w:cs="Times New Roman"/>
          <w:sz w:val="24"/>
          <w:szCs w:val="24"/>
        </w:rPr>
        <w:t xml:space="preserve">ranging from </w:t>
      </w:r>
      <w:r w:rsidR="004C150B">
        <w:rPr>
          <w:rFonts w:ascii="Times New Roman" w:hAnsi="Times New Roman" w:cs="Times New Roman"/>
          <w:sz w:val="24"/>
          <w:szCs w:val="24"/>
        </w:rPr>
        <w:t>2</w:t>
      </w:r>
      <w:r w:rsidR="00863B60">
        <w:rPr>
          <w:rFonts w:ascii="Times New Roman" w:hAnsi="Times New Roman" w:cs="Times New Roman"/>
          <w:sz w:val="24"/>
          <w:szCs w:val="24"/>
        </w:rPr>
        <w:t>,</w:t>
      </w:r>
      <w:r w:rsidR="007C142E">
        <w:rPr>
          <w:rFonts w:ascii="Times New Roman" w:hAnsi="Times New Roman" w:cs="Times New Roman"/>
          <w:sz w:val="24"/>
          <w:szCs w:val="24"/>
        </w:rPr>
        <w:t>142</w:t>
      </w:r>
      <w:r w:rsidR="00C7141E" w:rsidRPr="008D2943">
        <w:rPr>
          <w:rFonts w:ascii="Times New Roman" w:hAnsi="Times New Roman" w:cs="Times New Roman"/>
          <w:sz w:val="24"/>
          <w:szCs w:val="24"/>
        </w:rPr>
        <w:t xml:space="preserve"> to </w:t>
      </w:r>
      <w:r w:rsidR="004C150B">
        <w:rPr>
          <w:rFonts w:ascii="Times New Roman" w:hAnsi="Times New Roman" w:cs="Times New Roman"/>
          <w:sz w:val="24"/>
          <w:szCs w:val="24"/>
        </w:rPr>
        <w:t>4</w:t>
      </w:r>
      <w:r w:rsidR="00863B60">
        <w:rPr>
          <w:rFonts w:ascii="Times New Roman" w:hAnsi="Times New Roman" w:cs="Times New Roman"/>
          <w:sz w:val="24"/>
          <w:szCs w:val="24"/>
        </w:rPr>
        <w:t>,</w:t>
      </w:r>
      <w:r w:rsidR="007C142E">
        <w:rPr>
          <w:rFonts w:ascii="Times New Roman" w:hAnsi="Times New Roman" w:cs="Times New Roman"/>
          <w:sz w:val="24"/>
          <w:szCs w:val="24"/>
        </w:rPr>
        <w:t>837</w:t>
      </w:r>
      <w:r w:rsidR="00C7141E" w:rsidRPr="008D2943">
        <w:rPr>
          <w:rFonts w:ascii="Times New Roman" w:hAnsi="Times New Roman" w:cs="Times New Roman"/>
          <w:sz w:val="24"/>
          <w:szCs w:val="24"/>
        </w:rPr>
        <w:t xml:space="preserve"> </w:t>
      </w:r>
      <w:r w:rsidR="00BB65C5">
        <w:rPr>
          <w:rFonts w:ascii="Times New Roman" w:hAnsi="Times New Roman" w:cs="Times New Roman"/>
          <w:sz w:val="24"/>
          <w:szCs w:val="24"/>
        </w:rPr>
        <w:t>kg ha</w:t>
      </w:r>
      <w:r w:rsidR="00BB65C5" w:rsidRPr="004C150B">
        <w:rPr>
          <w:rFonts w:ascii="Times New Roman" w:hAnsi="Times New Roman" w:cs="Times New Roman"/>
          <w:sz w:val="24"/>
          <w:szCs w:val="24"/>
          <w:vertAlign w:val="superscript"/>
        </w:rPr>
        <w:t>-1</w:t>
      </w:r>
      <w:r w:rsidR="00BB65C5" w:rsidRPr="008D2943">
        <w:rPr>
          <w:rFonts w:ascii="Times New Roman" w:hAnsi="Times New Roman" w:cs="Times New Roman"/>
          <w:sz w:val="24"/>
          <w:szCs w:val="24"/>
        </w:rPr>
        <w:t xml:space="preserve"> </w:t>
      </w:r>
      <w:r w:rsidR="00F804EC">
        <w:rPr>
          <w:rFonts w:ascii="Times New Roman" w:hAnsi="Times New Roman" w:cs="Times New Roman"/>
          <w:sz w:val="24"/>
          <w:szCs w:val="24"/>
        </w:rPr>
        <w:t>(Figure S</w:t>
      </w:r>
      <w:r w:rsidR="007C142E">
        <w:rPr>
          <w:rFonts w:ascii="Times New Roman" w:hAnsi="Times New Roman" w:cs="Times New Roman"/>
          <w:sz w:val="24"/>
          <w:szCs w:val="24"/>
        </w:rPr>
        <w:t>5</w:t>
      </w:r>
      <w:r w:rsidR="00F804EC">
        <w:rPr>
          <w:rFonts w:ascii="Times New Roman" w:hAnsi="Times New Roman" w:cs="Times New Roman"/>
          <w:sz w:val="24"/>
          <w:szCs w:val="24"/>
        </w:rPr>
        <w:t>)</w:t>
      </w:r>
      <w:r w:rsidR="007C142E" w:rsidRPr="008D2943">
        <w:rPr>
          <w:rFonts w:ascii="Times New Roman" w:hAnsi="Times New Roman" w:cs="Times New Roman"/>
          <w:sz w:val="24"/>
          <w:szCs w:val="24"/>
        </w:rPr>
        <w:t>.</w:t>
      </w:r>
      <w:r w:rsidR="00F86BC3">
        <w:rPr>
          <w:rFonts w:ascii="Times New Roman" w:hAnsi="Times New Roman" w:cs="Times New Roman"/>
          <w:sz w:val="24"/>
          <w:szCs w:val="24"/>
        </w:rPr>
        <w:t xml:space="preserve"> </w:t>
      </w:r>
      <w:r w:rsidR="005B0588">
        <w:rPr>
          <w:rFonts w:ascii="Times New Roman" w:hAnsi="Times New Roman" w:cs="Times New Roman"/>
          <w:sz w:val="24"/>
          <w:szCs w:val="24"/>
        </w:rPr>
        <w:t>El</w:t>
      </w:r>
      <w:r w:rsidR="00AB1402">
        <w:rPr>
          <w:rFonts w:ascii="Times New Roman" w:hAnsi="Times New Roman" w:cs="Times New Roman"/>
          <w:sz w:val="24"/>
          <w:szCs w:val="24"/>
        </w:rPr>
        <w:t>evated [</w:t>
      </w:r>
      <w:r w:rsidR="00C7141E" w:rsidRPr="008D2943">
        <w:rPr>
          <w:rFonts w:ascii="Times New Roman" w:hAnsi="Times New Roman" w:cs="Times New Roman"/>
          <w:sz w:val="24"/>
          <w:szCs w:val="24"/>
        </w:rPr>
        <w:t>CO</w:t>
      </w:r>
      <w:r w:rsidR="00C7141E" w:rsidRPr="008D2943">
        <w:rPr>
          <w:rFonts w:ascii="Times New Roman" w:hAnsi="Times New Roman" w:cs="Times New Roman"/>
          <w:sz w:val="24"/>
          <w:szCs w:val="24"/>
          <w:vertAlign w:val="subscript"/>
        </w:rPr>
        <w:t>2</w:t>
      </w:r>
      <w:r w:rsidR="00AB1402">
        <w:rPr>
          <w:rFonts w:ascii="Times New Roman" w:hAnsi="Times New Roman" w:cs="Times New Roman"/>
          <w:sz w:val="24"/>
          <w:szCs w:val="24"/>
        </w:rPr>
        <w:t>]</w:t>
      </w:r>
      <w:r w:rsidR="00C7141E" w:rsidRPr="008D2943">
        <w:rPr>
          <w:rFonts w:ascii="Times New Roman" w:hAnsi="Times New Roman" w:cs="Times New Roman"/>
          <w:sz w:val="24"/>
          <w:szCs w:val="24"/>
        </w:rPr>
        <w:t xml:space="preserve"> </w:t>
      </w:r>
      <w:r w:rsidR="00247606">
        <w:rPr>
          <w:rFonts w:ascii="Times New Roman" w:hAnsi="Times New Roman" w:cs="Times New Roman"/>
          <w:sz w:val="24"/>
          <w:szCs w:val="24"/>
        </w:rPr>
        <w:t xml:space="preserve">consistently </w:t>
      </w:r>
      <w:r w:rsidR="00C7141E" w:rsidRPr="008D2943">
        <w:rPr>
          <w:rFonts w:ascii="Times New Roman" w:hAnsi="Times New Roman" w:cs="Times New Roman"/>
          <w:sz w:val="24"/>
          <w:szCs w:val="24"/>
        </w:rPr>
        <w:t xml:space="preserve">offset the negative </w:t>
      </w:r>
      <w:r w:rsidR="00311D3E">
        <w:rPr>
          <w:rFonts w:ascii="Times New Roman" w:hAnsi="Times New Roman" w:cs="Times New Roman"/>
          <w:sz w:val="24"/>
          <w:szCs w:val="24"/>
        </w:rPr>
        <w:t>effects</w:t>
      </w:r>
      <w:r w:rsidR="00311D3E" w:rsidRPr="008D2943">
        <w:rPr>
          <w:rFonts w:ascii="Times New Roman" w:hAnsi="Times New Roman" w:cs="Times New Roman"/>
          <w:sz w:val="24"/>
          <w:szCs w:val="24"/>
        </w:rPr>
        <w:t xml:space="preserve"> </w:t>
      </w:r>
      <w:r w:rsidR="00C7141E" w:rsidRPr="008D2943">
        <w:rPr>
          <w:rFonts w:ascii="Times New Roman" w:hAnsi="Times New Roman" w:cs="Times New Roman"/>
          <w:sz w:val="24"/>
          <w:szCs w:val="24"/>
        </w:rPr>
        <w:t xml:space="preserve">of </w:t>
      </w:r>
      <w:r w:rsidR="00311D3E">
        <w:rPr>
          <w:rFonts w:ascii="Times New Roman" w:hAnsi="Times New Roman" w:cs="Times New Roman"/>
          <w:sz w:val="24"/>
          <w:szCs w:val="24"/>
        </w:rPr>
        <w:t>higher</w:t>
      </w:r>
      <w:r w:rsidR="00311D3E" w:rsidRPr="008D2943">
        <w:rPr>
          <w:rFonts w:ascii="Times New Roman" w:hAnsi="Times New Roman" w:cs="Times New Roman"/>
          <w:sz w:val="24"/>
          <w:szCs w:val="24"/>
        </w:rPr>
        <w:t xml:space="preserve"> </w:t>
      </w:r>
      <w:r w:rsidR="00F86BC3">
        <w:rPr>
          <w:rFonts w:ascii="Times New Roman" w:hAnsi="Times New Roman" w:cs="Times New Roman"/>
          <w:sz w:val="24"/>
          <w:szCs w:val="24"/>
        </w:rPr>
        <w:t>temperatures</w:t>
      </w:r>
      <w:r w:rsidR="00247606">
        <w:rPr>
          <w:rFonts w:ascii="Times New Roman" w:hAnsi="Times New Roman" w:cs="Times New Roman"/>
          <w:sz w:val="24"/>
          <w:szCs w:val="24"/>
        </w:rPr>
        <w:t xml:space="preserve"> across </w:t>
      </w:r>
      <w:del w:id="80" w:author="Elvis F. Elli" w:date="2026-08-06T15:54:00Z" w16du:dateUtc="2026-08-06T20:54:00Z">
        <w:r w:rsidR="00247606" w:rsidDel="00EF100C">
          <w:rPr>
            <w:rFonts w:ascii="Times New Roman" w:hAnsi="Times New Roman" w:cs="Times New Roman"/>
            <w:sz w:val="24"/>
            <w:szCs w:val="24"/>
          </w:rPr>
          <w:delText xml:space="preserve">sites </w:delText>
        </w:r>
      </w:del>
      <w:ins w:id="81" w:author="Elvis F. Elli" w:date="2026-08-06T15:54:00Z" w16du:dateUtc="2026-08-06T20:54:00Z">
        <w:r w:rsidR="00EF100C">
          <w:rPr>
            <w:rFonts w:ascii="Times New Roman" w:hAnsi="Times New Roman" w:cs="Times New Roman"/>
            <w:sz w:val="24"/>
            <w:szCs w:val="24"/>
          </w:rPr>
          <w:t xml:space="preserve">fields </w:t>
        </w:r>
      </w:ins>
      <w:r w:rsidR="00247606">
        <w:rPr>
          <w:rFonts w:ascii="Times New Roman" w:hAnsi="Times New Roman" w:cs="Times New Roman"/>
          <w:sz w:val="24"/>
          <w:szCs w:val="24"/>
        </w:rPr>
        <w:t>(Figure 1)</w:t>
      </w:r>
      <w:r w:rsidR="00F86BC3">
        <w:rPr>
          <w:rFonts w:ascii="Times New Roman" w:hAnsi="Times New Roman" w:cs="Times New Roman"/>
          <w:sz w:val="24"/>
          <w:szCs w:val="24"/>
        </w:rPr>
        <w:t xml:space="preserve">, with </w:t>
      </w:r>
      <w:r w:rsidR="000F4C99">
        <w:rPr>
          <w:rFonts w:ascii="Times New Roman" w:hAnsi="Times New Roman" w:cs="Times New Roman"/>
          <w:sz w:val="24"/>
          <w:szCs w:val="24"/>
        </w:rPr>
        <w:t xml:space="preserve">an average </w:t>
      </w:r>
      <w:r w:rsidR="00F86BC3">
        <w:rPr>
          <w:rFonts w:ascii="Times New Roman" w:hAnsi="Times New Roman" w:cs="Times New Roman"/>
          <w:sz w:val="24"/>
          <w:szCs w:val="24"/>
        </w:rPr>
        <w:t xml:space="preserve">yield </w:t>
      </w:r>
      <w:r w:rsidR="00485C94">
        <w:rPr>
          <w:rFonts w:ascii="Times New Roman" w:hAnsi="Times New Roman" w:cs="Times New Roman"/>
          <w:sz w:val="24"/>
          <w:szCs w:val="24"/>
        </w:rPr>
        <w:t>12.</w:t>
      </w:r>
      <w:r w:rsidR="000F4C99">
        <w:rPr>
          <w:rFonts w:ascii="Times New Roman" w:hAnsi="Times New Roman" w:cs="Times New Roman"/>
          <w:sz w:val="24"/>
          <w:szCs w:val="24"/>
        </w:rPr>
        <w:t>9</w:t>
      </w:r>
      <w:r w:rsidR="00F86BC3">
        <w:rPr>
          <w:rFonts w:ascii="Times New Roman" w:hAnsi="Times New Roman" w:cs="Times New Roman"/>
          <w:sz w:val="24"/>
          <w:szCs w:val="24"/>
        </w:rPr>
        <w:t xml:space="preserve">% greater </w:t>
      </w:r>
      <w:r w:rsidR="00424DE1">
        <w:rPr>
          <w:rFonts w:ascii="Times New Roman" w:hAnsi="Times New Roman" w:cs="Times New Roman"/>
          <w:sz w:val="24"/>
          <w:szCs w:val="24"/>
        </w:rPr>
        <w:t>than under</w:t>
      </w:r>
      <w:r w:rsidR="001E40CD">
        <w:rPr>
          <w:rFonts w:ascii="Times New Roman" w:hAnsi="Times New Roman" w:cs="Times New Roman"/>
          <w:sz w:val="24"/>
          <w:szCs w:val="24"/>
        </w:rPr>
        <w:t xml:space="preserve"> baseline</w:t>
      </w:r>
      <w:r w:rsidR="00424DE1">
        <w:rPr>
          <w:rFonts w:ascii="Times New Roman" w:hAnsi="Times New Roman" w:cs="Times New Roman"/>
          <w:sz w:val="24"/>
          <w:szCs w:val="24"/>
        </w:rPr>
        <w:t xml:space="preserve"> conditions</w:t>
      </w:r>
      <w:r w:rsidR="001E40CD">
        <w:rPr>
          <w:rFonts w:ascii="Times New Roman" w:hAnsi="Times New Roman" w:cs="Times New Roman"/>
          <w:sz w:val="24"/>
          <w:szCs w:val="24"/>
        </w:rPr>
        <w:t>,</w:t>
      </w:r>
      <w:r w:rsidR="00485C94">
        <w:rPr>
          <w:rFonts w:ascii="Times New Roman" w:hAnsi="Times New Roman" w:cs="Times New Roman"/>
          <w:sz w:val="24"/>
          <w:szCs w:val="24"/>
        </w:rPr>
        <w:t xml:space="preserve"> and </w:t>
      </w:r>
      <w:r w:rsidR="000F4C99">
        <w:rPr>
          <w:rFonts w:ascii="Times New Roman" w:hAnsi="Times New Roman" w:cs="Times New Roman"/>
          <w:sz w:val="24"/>
          <w:szCs w:val="24"/>
        </w:rPr>
        <w:t>values</w:t>
      </w:r>
      <w:r w:rsidR="00485C94">
        <w:rPr>
          <w:rFonts w:ascii="Times New Roman" w:hAnsi="Times New Roman" w:cs="Times New Roman"/>
          <w:sz w:val="24"/>
          <w:szCs w:val="24"/>
        </w:rPr>
        <w:t xml:space="preserve"> ranging </w:t>
      </w:r>
      <w:r w:rsidR="00485C94" w:rsidRPr="00F862FE">
        <w:rPr>
          <w:rFonts w:ascii="Times New Roman" w:hAnsi="Times New Roman" w:cs="Times New Roman"/>
          <w:sz w:val="24"/>
          <w:szCs w:val="24"/>
        </w:rPr>
        <w:t>f</w:t>
      </w:r>
      <w:r w:rsidR="00F86BC3" w:rsidRPr="00F862FE">
        <w:rPr>
          <w:rFonts w:ascii="Times New Roman" w:hAnsi="Times New Roman" w:cs="Times New Roman"/>
          <w:sz w:val="24"/>
          <w:szCs w:val="24"/>
        </w:rPr>
        <w:t xml:space="preserve">rom </w:t>
      </w:r>
      <w:r w:rsidR="00247606" w:rsidRPr="00F862FE">
        <w:rPr>
          <w:rFonts w:ascii="Times New Roman" w:hAnsi="Times New Roman" w:cs="Times New Roman"/>
          <w:sz w:val="24"/>
          <w:szCs w:val="24"/>
        </w:rPr>
        <w:t>9.2%</w:t>
      </w:r>
      <w:r w:rsidR="00F86BC3" w:rsidRPr="00F862FE">
        <w:rPr>
          <w:rFonts w:ascii="Times New Roman" w:hAnsi="Times New Roman" w:cs="Times New Roman"/>
          <w:sz w:val="24"/>
          <w:szCs w:val="24"/>
        </w:rPr>
        <w:t xml:space="preserve"> to </w:t>
      </w:r>
      <w:r w:rsidR="00247606" w:rsidRPr="00F862FE">
        <w:rPr>
          <w:rFonts w:ascii="Times New Roman" w:hAnsi="Times New Roman" w:cs="Times New Roman"/>
          <w:sz w:val="24"/>
          <w:szCs w:val="24"/>
        </w:rPr>
        <w:t>15.4</w:t>
      </w:r>
      <w:r w:rsidR="00A52BAE" w:rsidRPr="00F862FE">
        <w:rPr>
          <w:rFonts w:ascii="Times New Roman" w:hAnsi="Times New Roman" w:cs="Times New Roman"/>
          <w:sz w:val="24"/>
          <w:szCs w:val="24"/>
        </w:rPr>
        <w:t>%</w:t>
      </w:r>
      <w:r w:rsidR="00F86BC3" w:rsidRPr="00F862FE">
        <w:rPr>
          <w:rFonts w:ascii="Times New Roman" w:hAnsi="Times New Roman" w:cs="Times New Roman"/>
          <w:sz w:val="24"/>
          <w:szCs w:val="24"/>
        </w:rPr>
        <w:t xml:space="preserve"> </w:t>
      </w:r>
      <w:r w:rsidR="00A52BAE" w:rsidRPr="00F862FE">
        <w:rPr>
          <w:rFonts w:ascii="Times New Roman" w:hAnsi="Times New Roman" w:cs="Times New Roman"/>
          <w:sz w:val="24"/>
          <w:szCs w:val="24"/>
        </w:rPr>
        <w:t xml:space="preserve">across </w:t>
      </w:r>
      <w:r w:rsidR="000F4C99" w:rsidRPr="00F862FE">
        <w:rPr>
          <w:rFonts w:ascii="Times New Roman" w:hAnsi="Times New Roman" w:cs="Times New Roman"/>
          <w:sz w:val="24"/>
          <w:szCs w:val="24"/>
        </w:rPr>
        <w:t xml:space="preserve">all </w:t>
      </w:r>
      <w:del w:id="82" w:author="Elvis F. Elli" w:date="2026-08-06T15:56:00Z" w16du:dateUtc="2026-08-06T20:56:00Z">
        <w:r w:rsidR="000F4C99" w:rsidRPr="00F862FE" w:rsidDel="00EF100C">
          <w:rPr>
            <w:rFonts w:ascii="Times New Roman" w:hAnsi="Times New Roman" w:cs="Times New Roman"/>
            <w:sz w:val="24"/>
            <w:szCs w:val="24"/>
          </w:rPr>
          <w:delText xml:space="preserve">sites </w:delText>
        </w:r>
      </w:del>
      <w:ins w:id="83" w:author="Elvis F. Elli" w:date="2026-08-06T15:56:00Z" w16du:dateUtc="2026-08-06T20:56:00Z">
        <w:r w:rsidR="00EF100C">
          <w:rPr>
            <w:rFonts w:ascii="Times New Roman" w:hAnsi="Times New Roman" w:cs="Times New Roman"/>
            <w:sz w:val="24"/>
            <w:szCs w:val="24"/>
          </w:rPr>
          <w:t>fields</w:t>
        </w:r>
        <w:r w:rsidR="00EF100C" w:rsidRPr="00F862FE">
          <w:rPr>
            <w:rFonts w:ascii="Times New Roman" w:hAnsi="Times New Roman" w:cs="Times New Roman"/>
            <w:sz w:val="24"/>
            <w:szCs w:val="24"/>
          </w:rPr>
          <w:t xml:space="preserve"> </w:t>
        </w:r>
      </w:ins>
      <w:r w:rsidR="00A52BAE" w:rsidRPr="00F862FE">
        <w:rPr>
          <w:rFonts w:ascii="Times New Roman" w:hAnsi="Times New Roman" w:cs="Times New Roman"/>
          <w:sz w:val="24"/>
          <w:szCs w:val="24"/>
        </w:rPr>
        <w:t>(Figure 1).</w:t>
      </w:r>
      <w:r w:rsidR="00F30C77" w:rsidRPr="00F862FE">
        <w:rPr>
          <w:rFonts w:ascii="Times New Roman" w:hAnsi="Times New Roman" w:cs="Times New Roman"/>
          <w:sz w:val="24"/>
          <w:szCs w:val="24"/>
        </w:rPr>
        <w:t xml:space="preserve"> </w:t>
      </w:r>
      <w:r w:rsidR="000F4C99" w:rsidRPr="00F862FE">
        <w:rPr>
          <w:rFonts w:ascii="Times New Roman" w:hAnsi="Times New Roman" w:cs="Times New Roman"/>
          <w:sz w:val="24"/>
          <w:szCs w:val="24"/>
        </w:rPr>
        <w:t xml:space="preserve">A shortening of the total crop cycle was observed in 61% </w:t>
      </w:r>
      <w:r w:rsidR="001D7519">
        <w:rPr>
          <w:rFonts w:ascii="Times New Roman" w:hAnsi="Times New Roman" w:cs="Times New Roman"/>
          <w:sz w:val="24"/>
          <w:szCs w:val="24"/>
        </w:rPr>
        <w:t xml:space="preserve">of the </w:t>
      </w:r>
      <w:r w:rsidR="000F4C99" w:rsidRPr="00F862FE">
        <w:rPr>
          <w:rFonts w:ascii="Times New Roman" w:hAnsi="Times New Roman" w:cs="Times New Roman"/>
          <w:sz w:val="24"/>
          <w:szCs w:val="24"/>
        </w:rPr>
        <w:t>sites</w:t>
      </w:r>
      <w:r w:rsidR="001D7519">
        <w:rPr>
          <w:rFonts w:ascii="Times New Roman" w:hAnsi="Times New Roman" w:cs="Times New Roman"/>
          <w:sz w:val="24"/>
          <w:szCs w:val="24"/>
        </w:rPr>
        <w:t xml:space="preserve">, </w:t>
      </w:r>
      <w:r w:rsidR="001D7519" w:rsidRPr="00F862FE">
        <w:rPr>
          <w:rFonts w:ascii="Times New Roman" w:hAnsi="Times New Roman" w:cs="Times New Roman"/>
          <w:sz w:val="24"/>
          <w:szCs w:val="24"/>
        </w:rPr>
        <w:t>with more pronounce</w:t>
      </w:r>
      <w:r w:rsidR="00EF100C">
        <w:rPr>
          <w:rFonts w:ascii="Times New Roman" w:hAnsi="Times New Roman" w:cs="Times New Roman"/>
          <w:sz w:val="24"/>
          <w:szCs w:val="24"/>
        </w:rPr>
        <w:t>d</w:t>
      </w:r>
      <w:r w:rsidR="001D7519" w:rsidRPr="00F862FE">
        <w:rPr>
          <w:rFonts w:ascii="Times New Roman" w:hAnsi="Times New Roman" w:cs="Times New Roman"/>
          <w:sz w:val="24"/>
          <w:szCs w:val="24"/>
        </w:rPr>
        <w:t xml:space="preserve"> changes in northern environments (Figure 2), where baseline temperatures </w:t>
      </w:r>
      <w:del w:id="84" w:author="Elvis F. Elli" w:date="2026-08-06T15:59:00Z" w16du:dateUtc="2026-08-06T20:59:00Z">
        <w:r w:rsidR="001D7519" w:rsidRPr="00F862FE" w:rsidDel="00515364">
          <w:rPr>
            <w:rFonts w:ascii="Times New Roman" w:hAnsi="Times New Roman" w:cs="Times New Roman"/>
            <w:sz w:val="24"/>
            <w:szCs w:val="24"/>
          </w:rPr>
          <w:delText xml:space="preserve">are </w:delText>
        </w:r>
      </w:del>
      <w:ins w:id="85" w:author="Elvis F. Elli" w:date="2026-08-06T15:59:00Z" w16du:dateUtc="2026-08-06T20:59:00Z">
        <w:r w:rsidR="00515364">
          <w:rPr>
            <w:rFonts w:ascii="Times New Roman" w:hAnsi="Times New Roman" w:cs="Times New Roman"/>
            <w:sz w:val="24"/>
            <w:szCs w:val="24"/>
          </w:rPr>
          <w:t>were</w:t>
        </w:r>
        <w:r w:rsidR="00515364" w:rsidRPr="00F862FE">
          <w:rPr>
            <w:rFonts w:ascii="Times New Roman" w:hAnsi="Times New Roman" w:cs="Times New Roman"/>
            <w:sz w:val="24"/>
            <w:szCs w:val="24"/>
          </w:rPr>
          <w:t xml:space="preserve"> </w:t>
        </w:r>
      </w:ins>
      <w:r w:rsidR="001D7519" w:rsidRPr="00F862FE">
        <w:rPr>
          <w:rFonts w:ascii="Times New Roman" w:hAnsi="Times New Roman" w:cs="Times New Roman"/>
          <w:sz w:val="24"/>
          <w:szCs w:val="24"/>
        </w:rPr>
        <w:t>lower</w:t>
      </w:r>
      <w:r w:rsidR="000F4C99" w:rsidRPr="00F862FE">
        <w:rPr>
          <w:rFonts w:ascii="Times New Roman" w:hAnsi="Times New Roman" w:cs="Times New Roman"/>
          <w:sz w:val="24"/>
          <w:szCs w:val="24"/>
        </w:rPr>
        <w:t xml:space="preserve">. The total crop cycle length decreased by up </w:t>
      </w:r>
      <w:r w:rsidR="00B62473" w:rsidRPr="00F862FE">
        <w:rPr>
          <w:rFonts w:ascii="Times New Roman" w:hAnsi="Times New Roman" w:cs="Times New Roman"/>
          <w:sz w:val="24"/>
          <w:szCs w:val="24"/>
        </w:rPr>
        <w:t>to 15 days</w:t>
      </w:r>
      <w:r w:rsidR="000F4C99" w:rsidRPr="00F862FE">
        <w:rPr>
          <w:rFonts w:ascii="Times New Roman" w:hAnsi="Times New Roman" w:cs="Times New Roman"/>
          <w:sz w:val="24"/>
          <w:szCs w:val="24"/>
        </w:rPr>
        <w:t xml:space="preserve"> across all </w:t>
      </w:r>
      <w:del w:id="86" w:author="Elvis F. Elli" w:date="2026-08-06T15:55:00Z" w16du:dateUtc="2026-08-06T20:55:00Z">
        <w:r w:rsidR="000F4C99" w:rsidRPr="00F862FE" w:rsidDel="00EF100C">
          <w:rPr>
            <w:rFonts w:ascii="Times New Roman" w:hAnsi="Times New Roman" w:cs="Times New Roman"/>
            <w:sz w:val="24"/>
            <w:szCs w:val="24"/>
          </w:rPr>
          <w:delText>site</w:delText>
        </w:r>
      </w:del>
      <w:ins w:id="87" w:author="Elvis F. Elli" w:date="2026-08-06T15:55:00Z" w16du:dateUtc="2026-08-06T20:55:00Z">
        <w:r w:rsidR="00EF100C">
          <w:rPr>
            <w:rFonts w:ascii="Times New Roman" w:hAnsi="Times New Roman" w:cs="Times New Roman"/>
            <w:sz w:val="24"/>
            <w:szCs w:val="24"/>
          </w:rPr>
          <w:t>field</w:t>
        </w:r>
      </w:ins>
      <w:r w:rsidR="000F4C99" w:rsidRPr="00F862FE">
        <w:rPr>
          <w:rFonts w:ascii="Times New Roman" w:hAnsi="Times New Roman" w:cs="Times New Roman"/>
          <w:sz w:val="24"/>
          <w:szCs w:val="24"/>
        </w:rPr>
        <w:t xml:space="preserve">-years. The seed filling period was shortened by up to 9 days across all </w:t>
      </w:r>
      <w:del w:id="88" w:author="Elvis F. Elli" w:date="2026-08-06T15:55:00Z" w16du:dateUtc="2026-08-06T20:55:00Z">
        <w:r w:rsidR="000F4C99" w:rsidRPr="00F862FE" w:rsidDel="00EF100C">
          <w:rPr>
            <w:rFonts w:ascii="Times New Roman" w:hAnsi="Times New Roman" w:cs="Times New Roman"/>
            <w:sz w:val="24"/>
            <w:szCs w:val="24"/>
          </w:rPr>
          <w:delText>site</w:delText>
        </w:r>
      </w:del>
      <w:ins w:id="89" w:author="Elvis F. Elli" w:date="2026-08-06T15:55:00Z" w16du:dateUtc="2026-08-06T20:55:00Z">
        <w:r w:rsidR="00EF100C">
          <w:rPr>
            <w:rFonts w:ascii="Times New Roman" w:hAnsi="Times New Roman" w:cs="Times New Roman"/>
            <w:sz w:val="24"/>
            <w:szCs w:val="24"/>
          </w:rPr>
          <w:t>field</w:t>
        </w:r>
      </w:ins>
      <w:r w:rsidR="000F4C99" w:rsidRPr="00F862FE">
        <w:rPr>
          <w:rFonts w:ascii="Times New Roman" w:hAnsi="Times New Roman" w:cs="Times New Roman"/>
          <w:sz w:val="24"/>
          <w:szCs w:val="24"/>
        </w:rPr>
        <w:t>-years.</w:t>
      </w:r>
    </w:p>
    <w:p w14:paraId="4F581694" w14:textId="6C5C8532" w:rsidR="00CB58A0" w:rsidRPr="008D2943" w:rsidRDefault="005B64B0" w:rsidP="000F4C99">
      <w:pPr>
        <w:spacing w:before="120" w:after="0" w:line="480" w:lineRule="auto"/>
        <w:rPr>
          <w:rFonts w:ascii="Times New Roman" w:hAnsi="Times New Roman" w:cs="Times New Roman"/>
          <w:sz w:val="24"/>
          <w:szCs w:val="24"/>
        </w:rPr>
      </w:pPr>
      <w:r>
        <w:rPr>
          <w:noProof/>
        </w:rPr>
        <w:lastRenderedPageBreak/>
        <w:drawing>
          <wp:inline distT="0" distB="0" distL="0" distR="0" wp14:anchorId="3423ACBB" wp14:editId="725FF8E1">
            <wp:extent cx="5943600" cy="2971800"/>
            <wp:effectExtent l="0" t="0" r="0" b="0"/>
            <wp:docPr id="19036575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67C6E8AA" w14:textId="3FCADB92" w:rsidR="00F86BC3" w:rsidRPr="00CF1D5B" w:rsidRDefault="00CB58A0" w:rsidP="00BE4525">
      <w:pPr>
        <w:spacing w:before="120" w:after="0" w:line="480" w:lineRule="auto"/>
        <w:rPr>
          <w:rFonts w:ascii="Times New Roman" w:hAnsi="Times New Roman" w:cs="Times New Roman"/>
          <w:sz w:val="24"/>
          <w:szCs w:val="24"/>
        </w:rPr>
      </w:pPr>
      <w:r w:rsidRPr="00CF1D5B">
        <w:rPr>
          <w:rFonts w:ascii="Times New Roman" w:hAnsi="Times New Roman" w:cs="Times New Roman"/>
          <w:b/>
          <w:bCs/>
          <w:sz w:val="24"/>
          <w:szCs w:val="24"/>
        </w:rPr>
        <w:t xml:space="preserve">Figure </w:t>
      </w:r>
      <w:r w:rsidR="005B3ECE" w:rsidRPr="00CF1D5B">
        <w:rPr>
          <w:rFonts w:ascii="Times New Roman" w:hAnsi="Times New Roman" w:cs="Times New Roman"/>
          <w:b/>
          <w:bCs/>
          <w:sz w:val="24"/>
          <w:szCs w:val="24"/>
        </w:rPr>
        <w:t>1</w:t>
      </w:r>
      <w:r w:rsidRPr="00CF1D5B">
        <w:rPr>
          <w:rFonts w:ascii="Times New Roman" w:hAnsi="Times New Roman" w:cs="Times New Roman"/>
          <w:b/>
          <w:bCs/>
          <w:sz w:val="24"/>
          <w:szCs w:val="24"/>
        </w:rPr>
        <w:t>.</w:t>
      </w:r>
      <w:r w:rsidRPr="00CF1D5B">
        <w:rPr>
          <w:rFonts w:ascii="Times New Roman" w:hAnsi="Times New Roman" w:cs="Times New Roman"/>
          <w:sz w:val="24"/>
          <w:szCs w:val="24"/>
        </w:rPr>
        <w:t xml:space="preserve"> Overall relative effects of rising temperatures and adaptive</w:t>
      </w:r>
      <w:r w:rsidR="007D01C1" w:rsidRPr="00CF1D5B">
        <w:rPr>
          <w:rFonts w:ascii="Times New Roman" w:hAnsi="Times New Roman" w:cs="Times New Roman"/>
          <w:sz w:val="24"/>
          <w:szCs w:val="24"/>
        </w:rPr>
        <w:t xml:space="preserve"> genotypic and</w:t>
      </w:r>
      <w:r w:rsidRPr="00CF1D5B">
        <w:rPr>
          <w:rFonts w:ascii="Times New Roman" w:hAnsi="Times New Roman" w:cs="Times New Roman"/>
          <w:sz w:val="24"/>
          <w:szCs w:val="24"/>
        </w:rPr>
        <w:t xml:space="preserve"> agronomic management strategies</w:t>
      </w:r>
      <w:r w:rsidR="00714B2D" w:rsidRPr="00CF1D5B">
        <w:rPr>
          <w:rFonts w:ascii="Times New Roman" w:hAnsi="Times New Roman" w:cs="Times New Roman"/>
          <w:sz w:val="24"/>
          <w:szCs w:val="24"/>
        </w:rPr>
        <w:t xml:space="preserve"> </w:t>
      </w:r>
      <w:r w:rsidR="00BE4525" w:rsidRPr="00CF1D5B">
        <w:rPr>
          <w:rFonts w:ascii="Times New Roman" w:hAnsi="Times New Roman" w:cs="Times New Roman"/>
          <w:sz w:val="24"/>
          <w:szCs w:val="24"/>
        </w:rPr>
        <w:t xml:space="preserve">on soybean seed yield </w:t>
      </w:r>
      <w:r w:rsidR="00714B2D" w:rsidRPr="00CF1D5B">
        <w:rPr>
          <w:rFonts w:ascii="Times New Roman" w:hAnsi="Times New Roman" w:cs="Times New Roman"/>
          <w:sz w:val="24"/>
          <w:szCs w:val="24"/>
        </w:rPr>
        <w:t>across 4,651</w:t>
      </w:r>
      <w:r w:rsidR="00BE4525" w:rsidRPr="00CF1D5B">
        <w:rPr>
          <w:rFonts w:ascii="Times New Roman" w:hAnsi="Times New Roman" w:cs="Times New Roman"/>
          <w:sz w:val="24"/>
          <w:szCs w:val="24"/>
        </w:rPr>
        <w:t xml:space="preserve"> soybean fields and 40 weather years </w:t>
      </w:r>
      <w:r w:rsidRPr="00CF1D5B">
        <w:rPr>
          <w:rFonts w:ascii="Times New Roman" w:hAnsi="Times New Roman" w:cs="Times New Roman"/>
          <w:sz w:val="24"/>
          <w:szCs w:val="24"/>
        </w:rPr>
        <w:t>in the US Mid-South</w:t>
      </w:r>
      <w:r w:rsidR="003563B3" w:rsidRPr="00CF1D5B">
        <w:rPr>
          <w:rFonts w:ascii="Times New Roman" w:hAnsi="Times New Roman" w:cs="Times New Roman"/>
          <w:sz w:val="24"/>
          <w:szCs w:val="24"/>
        </w:rPr>
        <w:t xml:space="preserve"> (A), and their geographical distribution (B). Values per pixel in panel B are averages across 40 weather years. LM &amp; ES represent the combined effect of a late-maturing variety and early sowing.</w:t>
      </w:r>
      <w:r w:rsidR="00946E1F">
        <w:rPr>
          <w:rFonts w:ascii="Times New Roman" w:hAnsi="Times New Roman" w:cs="Times New Roman"/>
          <w:sz w:val="24"/>
          <w:szCs w:val="24"/>
        </w:rPr>
        <w:t xml:space="preserve"> All adaptive scenarios were simulated under +2</w:t>
      </w:r>
      <w:r w:rsidR="00946E1F" w:rsidRPr="008D2943">
        <w:rPr>
          <w:rFonts w:ascii="Times New Roman" w:hAnsi="Times New Roman" w:cs="Times New Roman"/>
          <w:sz w:val="24"/>
          <w:szCs w:val="24"/>
        </w:rPr>
        <w:t>°C</w:t>
      </w:r>
      <w:r w:rsidR="00946E1F">
        <w:rPr>
          <w:rFonts w:ascii="Times New Roman" w:hAnsi="Times New Roman" w:cs="Times New Roman"/>
          <w:sz w:val="24"/>
          <w:szCs w:val="24"/>
        </w:rPr>
        <w:t xml:space="preserve">. </w:t>
      </w:r>
    </w:p>
    <w:p w14:paraId="33CB4E65" w14:textId="77777777" w:rsidR="00F30C77" w:rsidRDefault="00F30C77" w:rsidP="00BE4525">
      <w:pPr>
        <w:spacing w:before="120" w:after="0" w:line="480" w:lineRule="auto"/>
        <w:rPr>
          <w:rFonts w:ascii="Times New Roman" w:hAnsi="Times New Roman" w:cs="Times New Roman"/>
          <w:sz w:val="24"/>
          <w:szCs w:val="24"/>
        </w:rPr>
      </w:pPr>
    </w:p>
    <w:p w14:paraId="7A137CD0" w14:textId="4C71FB5E" w:rsidR="00220C64" w:rsidRPr="008D2943" w:rsidRDefault="00DC5B67" w:rsidP="00220C64">
      <w:pPr>
        <w:spacing w:before="120" w:after="0" w:line="480" w:lineRule="auto"/>
        <w:jc w:val="center"/>
        <w:rPr>
          <w:rFonts w:ascii="Times New Roman" w:hAnsi="Times New Roman" w:cs="Times New Roman"/>
          <w:sz w:val="24"/>
          <w:szCs w:val="24"/>
        </w:rPr>
      </w:pPr>
      <w:r>
        <w:rPr>
          <w:noProof/>
        </w:rPr>
        <w:lastRenderedPageBreak/>
        <w:drawing>
          <wp:inline distT="0" distB="0" distL="0" distR="0" wp14:anchorId="7AFA7E85" wp14:editId="2C9C4F08">
            <wp:extent cx="5943600" cy="5943600"/>
            <wp:effectExtent l="0" t="0" r="0" b="0"/>
            <wp:docPr id="11368814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943600"/>
                    </a:xfrm>
                    <a:prstGeom prst="rect">
                      <a:avLst/>
                    </a:prstGeom>
                    <a:noFill/>
                    <a:ln>
                      <a:noFill/>
                    </a:ln>
                  </pic:spPr>
                </pic:pic>
              </a:graphicData>
            </a:graphic>
          </wp:inline>
        </w:drawing>
      </w:r>
    </w:p>
    <w:p w14:paraId="58A837EA" w14:textId="38AC975B" w:rsidR="00220C64" w:rsidRPr="00B62473" w:rsidRDefault="00220C64" w:rsidP="00220C64">
      <w:pPr>
        <w:spacing w:before="120" w:after="0" w:line="480" w:lineRule="auto"/>
        <w:rPr>
          <w:rFonts w:ascii="Times New Roman" w:hAnsi="Times New Roman" w:cs="Times New Roman"/>
          <w:sz w:val="24"/>
          <w:szCs w:val="24"/>
        </w:rPr>
      </w:pPr>
      <w:r w:rsidRPr="00B62473">
        <w:rPr>
          <w:rFonts w:ascii="Times New Roman" w:hAnsi="Times New Roman" w:cs="Times New Roman"/>
          <w:b/>
          <w:bCs/>
          <w:sz w:val="24"/>
          <w:szCs w:val="24"/>
        </w:rPr>
        <w:t>Figure 2.</w:t>
      </w:r>
      <w:r w:rsidRPr="00B62473">
        <w:rPr>
          <w:rFonts w:ascii="Times New Roman" w:hAnsi="Times New Roman" w:cs="Times New Roman"/>
          <w:sz w:val="24"/>
          <w:szCs w:val="24"/>
        </w:rPr>
        <w:t xml:space="preserve"> Geographical distribution of the relative effects of rising temperatures and adaptive genotypic and agronomic management strategies on </w:t>
      </w:r>
      <w:r w:rsidR="0078289A" w:rsidRPr="00B62473">
        <w:rPr>
          <w:rFonts w:ascii="Times New Roman" w:hAnsi="Times New Roman" w:cs="Times New Roman"/>
          <w:sz w:val="24"/>
          <w:szCs w:val="24"/>
        </w:rPr>
        <w:t xml:space="preserve">changes in </w:t>
      </w:r>
      <w:r w:rsidRPr="00B62473">
        <w:rPr>
          <w:rFonts w:ascii="Times New Roman" w:hAnsi="Times New Roman" w:cs="Times New Roman"/>
          <w:sz w:val="24"/>
          <w:szCs w:val="24"/>
        </w:rPr>
        <w:t>soybean total crop cycle</w:t>
      </w:r>
      <w:r w:rsidR="00B62473">
        <w:rPr>
          <w:rFonts w:ascii="Times New Roman" w:hAnsi="Times New Roman" w:cs="Times New Roman"/>
          <w:sz w:val="24"/>
          <w:szCs w:val="24"/>
        </w:rPr>
        <w:t xml:space="preserve"> (A)</w:t>
      </w:r>
      <w:r w:rsidRPr="00B62473">
        <w:rPr>
          <w:rFonts w:ascii="Times New Roman" w:hAnsi="Times New Roman" w:cs="Times New Roman"/>
          <w:sz w:val="24"/>
          <w:szCs w:val="24"/>
        </w:rPr>
        <w:t xml:space="preserve"> and seed-filling period</w:t>
      </w:r>
      <w:r w:rsidR="00B62473">
        <w:rPr>
          <w:rFonts w:ascii="Times New Roman" w:hAnsi="Times New Roman" w:cs="Times New Roman"/>
          <w:sz w:val="24"/>
          <w:szCs w:val="24"/>
        </w:rPr>
        <w:t xml:space="preserve"> (B)</w:t>
      </w:r>
      <w:r w:rsidRPr="00B62473">
        <w:rPr>
          <w:rFonts w:ascii="Times New Roman" w:hAnsi="Times New Roman" w:cs="Times New Roman"/>
          <w:sz w:val="24"/>
          <w:szCs w:val="24"/>
        </w:rPr>
        <w:t xml:space="preserve"> </w:t>
      </w:r>
      <w:r w:rsidR="00894BC7">
        <w:rPr>
          <w:rFonts w:ascii="Times New Roman" w:hAnsi="Times New Roman" w:cs="Times New Roman"/>
          <w:sz w:val="24"/>
          <w:szCs w:val="24"/>
        </w:rPr>
        <w:t xml:space="preserve">compared to baseline </w:t>
      </w:r>
      <w:r w:rsidRPr="00B62473">
        <w:rPr>
          <w:rFonts w:ascii="Times New Roman" w:hAnsi="Times New Roman" w:cs="Times New Roman"/>
          <w:sz w:val="24"/>
          <w:szCs w:val="24"/>
        </w:rPr>
        <w:t>across 4,651 soybean fields in the US Mid-South. Values per pixel are averages across 40 weather years. LM &amp; ES represent the combined effect of a late-maturing variety and early sowing.</w:t>
      </w:r>
      <w:r w:rsidR="003B5D8A">
        <w:rPr>
          <w:rFonts w:ascii="Times New Roman" w:hAnsi="Times New Roman" w:cs="Times New Roman"/>
          <w:sz w:val="24"/>
          <w:szCs w:val="24"/>
        </w:rPr>
        <w:t xml:space="preserve"> All adaptive scenarios were simulated under +2</w:t>
      </w:r>
      <w:r w:rsidR="003B5D8A" w:rsidRPr="008D2943">
        <w:rPr>
          <w:rFonts w:ascii="Times New Roman" w:hAnsi="Times New Roman" w:cs="Times New Roman"/>
          <w:sz w:val="24"/>
          <w:szCs w:val="24"/>
        </w:rPr>
        <w:t>°C</w:t>
      </w:r>
      <w:r w:rsidR="003B5D8A">
        <w:rPr>
          <w:rFonts w:ascii="Times New Roman" w:hAnsi="Times New Roman" w:cs="Times New Roman"/>
          <w:sz w:val="24"/>
          <w:szCs w:val="24"/>
        </w:rPr>
        <w:t xml:space="preserve">. </w:t>
      </w:r>
    </w:p>
    <w:p w14:paraId="2412938B" w14:textId="3D860DBB" w:rsidR="009E2698" w:rsidRPr="008D2943" w:rsidRDefault="009E2698" w:rsidP="00F02397">
      <w:pPr>
        <w:spacing w:before="120" w:after="0" w:line="480" w:lineRule="auto"/>
        <w:jc w:val="center"/>
        <w:rPr>
          <w:rFonts w:ascii="Times New Roman" w:hAnsi="Times New Roman" w:cs="Times New Roman"/>
          <w:b/>
          <w:bCs/>
          <w:sz w:val="24"/>
          <w:szCs w:val="24"/>
        </w:rPr>
      </w:pPr>
      <w:r w:rsidRPr="008D2943">
        <w:rPr>
          <w:rFonts w:ascii="Times New Roman" w:hAnsi="Times New Roman" w:cs="Times New Roman"/>
          <w:b/>
          <w:bCs/>
          <w:sz w:val="24"/>
          <w:szCs w:val="24"/>
        </w:rPr>
        <w:lastRenderedPageBreak/>
        <w:t xml:space="preserve">3.2. Adaptive strategies to </w:t>
      </w:r>
      <w:r w:rsidR="007674FC">
        <w:rPr>
          <w:rFonts w:ascii="Times New Roman" w:hAnsi="Times New Roman" w:cs="Times New Roman"/>
          <w:b/>
          <w:bCs/>
          <w:sz w:val="24"/>
          <w:szCs w:val="24"/>
        </w:rPr>
        <w:t>elevated</w:t>
      </w:r>
      <w:r w:rsidR="007674FC" w:rsidRPr="008D2943">
        <w:rPr>
          <w:rFonts w:ascii="Times New Roman" w:hAnsi="Times New Roman" w:cs="Times New Roman"/>
          <w:b/>
          <w:bCs/>
          <w:sz w:val="24"/>
          <w:szCs w:val="24"/>
        </w:rPr>
        <w:t xml:space="preserve"> </w:t>
      </w:r>
      <w:r w:rsidRPr="008D2943">
        <w:rPr>
          <w:rFonts w:ascii="Times New Roman" w:hAnsi="Times New Roman" w:cs="Times New Roman"/>
          <w:b/>
          <w:bCs/>
          <w:sz w:val="24"/>
          <w:szCs w:val="24"/>
        </w:rPr>
        <w:t>temperature</w:t>
      </w:r>
    </w:p>
    <w:p w14:paraId="020C5711" w14:textId="4A494779" w:rsidR="00DB6D65" w:rsidRDefault="0035277E" w:rsidP="004F0D73">
      <w:pPr>
        <w:spacing w:before="120" w:after="0" w:line="480" w:lineRule="auto"/>
        <w:rPr>
          <w:rFonts w:ascii="Times New Roman" w:hAnsi="Times New Roman" w:cs="Times New Roman"/>
          <w:sz w:val="24"/>
          <w:szCs w:val="24"/>
        </w:rPr>
      </w:pPr>
      <w:r w:rsidRPr="0035277E">
        <w:rPr>
          <w:rFonts w:ascii="Times New Roman" w:hAnsi="Times New Roman" w:cs="Times New Roman"/>
          <w:color w:val="000000" w:themeColor="text1"/>
          <w:sz w:val="24"/>
          <w:szCs w:val="24"/>
        </w:rPr>
        <w:t>Stacked</w:t>
      </w:r>
      <w:r>
        <w:rPr>
          <w:rFonts w:ascii="Times New Roman" w:hAnsi="Times New Roman" w:cs="Times New Roman"/>
          <w:color w:val="000000" w:themeColor="text1"/>
          <w:sz w:val="24"/>
          <w:szCs w:val="24"/>
        </w:rPr>
        <w:t xml:space="preserve"> </w:t>
      </w:r>
      <w:r w:rsidR="00C35CC4">
        <w:rPr>
          <w:rFonts w:ascii="Times New Roman" w:hAnsi="Times New Roman" w:cs="Times New Roman"/>
          <w:color w:val="000000" w:themeColor="text1"/>
          <w:sz w:val="24"/>
          <w:szCs w:val="24"/>
        </w:rPr>
        <w:t>agronomic management strategies</w:t>
      </w:r>
      <w:r w:rsidR="009E2698" w:rsidRPr="008D2943">
        <w:rPr>
          <w:rFonts w:ascii="Times New Roman" w:hAnsi="Times New Roman" w:cs="Times New Roman"/>
          <w:color w:val="000000" w:themeColor="text1"/>
          <w:sz w:val="24"/>
          <w:szCs w:val="24"/>
        </w:rPr>
        <w:t xml:space="preserve"> were more effective than standalone </w:t>
      </w:r>
      <w:r w:rsidR="00B626EF">
        <w:rPr>
          <w:rFonts w:ascii="Times New Roman" w:hAnsi="Times New Roman" w:cs="Times New Roman"/>
          <w:color w:val="000000" w:themeColor="text1"/>
          <w:sz w:val="24"/>
          <w:szCs w:val="24"/>
        </w:rPr>
        <w:t>strategies</w:t>
      </w:r>
      <w:r w:rsidR="009E2698" w:rsidRPr="008D2943">
        <w:rPr>
          <w:rFonts w:ascii="Times New Roman" w:hAnsi="Times New Roman" w:cs="Times New Roman"/>
          <w:color w:val="000000" w:themeColor="text1"/>
          <w:sz w:val="24"/>
          <w:szCs w:val="24"/>
        </w:rPr>
        <w:t xml:space="preserve"> to </w:t>
      </w:r>
      <w:r w:rsidR="00FB35C5">
        <w:rPr>
          <w:rFonts w:ascii="Times New Roman" w:hAnsi="Times New Roman" w:cs="Times New Roman"/>
          <w:color w:val="000000" w:themeColor="text1"/>
          <w:sz w:val="24"/>
          <w:szCs w:val="24"/>
        </w:rPr>
        <w:t>maximize</w:t>
      </w:r>
      <w:r w:rsidR="009E2698" w:rsidRPr="008D2943">
        <w:rPr>
          <w:rFonts w:ascii="Times New Roman" w:hAnsi="Times New Roman" w:cs="Times New Roman"/>
          <w:color w:val="000000" w:themeColor="text1"/>
          <w:sz w:val="24"/>
          <w:szCs w:val="24"/>
        </w:rPr>
        <w:t xml:space="preserve"> soybean </w:t>
      </w:r>
      <w:r w:rsidR="008E1CAD">
        <w:rPr>
          <w:rFonts w:ascii="Times New Roman" w:hAnsi="Times New Roman" w:cs="Times New Roman"/>
          <w:color w:val="000000" w:themeColor="text1"/>
          <w:sz w:val="24"/>
          <w:szCs w:val="24"/>
        </w:rPr>
        <w:t>yields</w:t>
      </w:r>
      <w:r w:rsidR="00766DB5">
        <w:rPr>
          <w:rFonts w:ascii="Times New Roman" w:hAnsi="Times New Roman" w:cs="Times New Roman"/>
          <w:color w:val="000000" w:themeColor="text1"/>
          <w:sz w:val="24"/>
          <w:szCs w:val="24"/>
        </w:rPr>
        <w:t xml:space="preserve"> under</w:t>
      </w:r>
      <w:r w:rsidR="005D7311">
        <w:rPr>
          <w:rFonts w:ascii="Times New Roman" w:hAnsi="Times New Roman" w:cs="Times New Roman"/>
          <w:color w:val="000000" w:themeColor="text1"/>
          <w:sz w:val="24"/>
          <w:szCs w:val="24"/>
        </w:rPr>
        <w:t xml:space="preserve"> </w:t>
      </w:r>
      <w:r w:rsidR="00B626EF">
        <w:rPr>
          <w:rFonts w:ascii="Times New Roman" w:hAnsi="Times New Roman" w:cs="Times New Roman"/>
          <w:color w:val="000000" w:themeColor="text1"/>
          <w:sz w:val="24"/>
          <w:szCs w:val="24"/>
        </w:rPr>
        <w:t>warming</w:t>
      </w:r>
      <w:r w:rsidR="009E2698" w:rsidRPr="008D2943">
        <w:rPr>
          <w:rFonts w:ascii="Times New Roman" w:hAnsi="Times New Roman" w:cs="Times New Roman"/>
          <w:color w:val="000000" w:themeColor="text1"/>
          <w:sz w:val="24"/>
          <w:szCs w:val="24"/>
        </w:rPr>
        <w:t xml:space="preserve"> (Figure </w:t>
      </w:r>
      <w:r w:rsidR="005B3ECE">
        <w:rPr>
          <w:rFonts w:ascii="Times New Roman" w:hAnsi="Times New Roman" w:cs="Times New Roman"/>
          <w:color w:val="000000" w:themeColor="text1"/>
          <w:sz w:val="24"/>
          <w:szCs w:val="24"/>
        </w:rPr>
        <w:t>1</w:t>
      </w:r>
      <w:r w:rsidR="009E2698" w:rsidRPr="008D2943">
        <w:rPr>
          <w:rFonts w:ascii="Times New Roman" w:hAnsi="Times New Roman" w:cs="Times New Roman"/>
          <w:color w:val="000000" w:themeColor="text1"/>
          <w:sz w:val="24"/>
          <w:szCs w:val="24"/>
        </w:rPr>
        <w:t xml:space="preserve">). </w:t>
      </w:r>
      <w:r w:rsidR="009E2698" w:rsidRPr="008D2943">
        <w:rPr>
          <w:rFonts w:ascii="Times New Roman" w:hAnsi="Times New Roman" w:cs="Times New Roman"/>
          <w:sz w:val="24"/>
          <w:szCs w:val="24"/>
        </w:rPr>
        <w:t xml:space="preserve">Using a </w:t>
      </w:r>
      <w:r w:rsidR="001D0662">
        <w:rPr>
          <w:rFonts w:ascii="Times New Roman" w:hAnsi="Times New Roman" w:cs="Times New Roman"/>
          <w:sz w:val="24"/>
          <w:szCs w:val="24"/>
        </w:rPr>
        <w:t>late-maturing</w:t>
      </w:r>
      <w:r w:rsidR="009F6590">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soybean </w:t>
      </w:r>
      <w:r w:rsidR="00247606">
        <w:rPr>
          <w:rFonts w:ascii="Times New Roman" w:hAnsi="Times New Roman" w:cs="Times New Roman"/>
          <w:sz w:val="24"/>
          <w:szCs w:val="24"/>
        </w:rPr>
        <w:t>cultivar</w:t>
      </w:r>
      <w:r w:rsidR="009E2698" w:rsidRPr="008D2943">
        <w:rPr>
          <w:rFonts w:ascii="Times New Roman" w:hAnsi="Times New Roman" w:cs="Times New Roman"/>
          <w:sz w:val="24"/>
          <w:szCs w:val="24"/>
        </w:rPr>
        <w:t xml:space="preserve"> </w:t>
      </w:r>
      <w:r w:rsidR="00D50BFC">
        <w:rPr>
          <w:rFonts w:ascii="Times New Roman" w:hAnsi="Times New Roman" w:cs="Times New Roman"/>
          <w:sz w:val="24"/>
          <w:szCs w:val="24"/>
        </w:rPr>
        <w:t xml:space="preserve">in combination with early sowing increased soybean seed yield by </w:t>
      </w:r>
      <w:r w:rsidR="006D5173">
        <w:rPr>
          <w:rFonts w:ascii="Times New Roman" w:hAnsi="Times New Roman" w:cs="Times New Roman"/>
          <w:sz w:val="24"/>
          <w:szCs w:val="24"/>
        </w:rPr>
        <w:t>12</w:t>
      </w:r>
      <w:r w:rsidR="00D50BFC">
        <w:rPr>
          <w:rFonts w:ascii="Times New Roman" w:hAnsi="Times New Roman" w:cs="Times New Roman"/>
          <w:sz w:val="24"/>
          <w:szCs w:val="24"/>
        </w:rPr>
        <w:t xml:space="preserve">% under the </w:t>
      </w:r>
      <w:r w:rsidR="00EB3BD7">
        <w:rPr>
          <w:rFonts w:ascii="Times New Roman" w:hAnsi="Times New Roman" w:cs="Times New Roman"/>
          <w:sz w:val="24"/>
          <w:szCs w:val="24"/>
        </w:rPr>
        <w:t>+</w:t>
      </w:r>
      <w:r w:rsidR="00D50BFC">
        <w:rPr>
          <w:rFonts w:ascii="Times New Roman" w:hAnsi="Times New Roman" w:cs="Times New Roman"/>
          <w:sz w:val="24"/>
          <w:szCs w:val="24"/>
        </w:rPr>
        <w:t>2°C temperature scenario,</w:t>
      </w:r>
      <w:r w:rsidR="009E2698" w:rsidRPr="008D2943">
        <w:rPr>
          <w:rFonts w:ascii="Times New Roman" w:hAnsi="Times New Roman" w:cs="Times New Roman"/>
          <w:sz w:val="24"/>
          <w:szCs w:val="24"/>
        </w:rPr>
        <w:t xml:space="preserve"> without </w:t>
      </w:r>
      <w:r w:rsidR="00E13798">
        <w:rPr>
          <w:rFonts w:ascii="Times New Roman" w:hAnsi="Times New Roman" w:cs="Times New Roman"/>
          <w:sz w:val="24"/>
          <w:szCs w:val="24"/>
        </w:rPr>
        <w:t xml:space="preserve">elevated </w:t>
      </w:r>
      <w:r w:rsidR="009E2698" w:rsidRPr="008D2943">
        <w:rPr>
          <w:rFonts w:ascii="Times New Roman" w:hAnsi="Times New Roman" w:cs="Times New Roman"/>
          <w:sz w:val="24"/>
          <w:szCs w:val="24"/>
        </w:rPr>
        <w:t>CO</w:t>
      </w:r>
      <w:r w:rsidR="009E2698" w:rsidRPr="00923013">
        <w:rPr>
          <w:rFonts w:ascii="Times New Roman" w:hAnsi="Times New Roman" w:cs="Times New Roman"/>
          <w:sz w:val="24"/>
          <w:szCs w:val="24"/>
          <w:vertAlign w:val="subscript"/>
        </w:rPr>
        <w:t>2</w:t>
      </w:r>
      <w:r w:rsidR="009E2698" w:rsidRPr="008D2943">
        <w:rPr>
          <w:rFonts w:ascii="Times New Roman" w:hAnsi="Times New Roman" w:cs="Times New Roman"/>
          <w:sz w:val="24"/>
          <w:szCs w:val="24"/>
        </w:rPr>
        <w:t xml:space="preserve">. </w:t>
      </w:r>
      <w:r w:rsidR="00120C66">
        <w:rPr>
          <w:rFonts w:ascii="Times New Roman" w:hAnsi="Times New Roman" w:cs="Times New Roman"/>
          <w:sz w:val="24"/>
          <w:szCs w:val="24"/>
        </w:rPr>
        <w:t xml:space="preserve">The combined adaptive scenario extended </w:t>
      </w:r>
      <w:r w:rsidR="007579F7">
        <w:rPr>
          <w:rFonts w:ascii="Times New Roman" w:hAnsi="Times New Roman" w:cs="Times New Roman"/>
          <w:sz w:val="24"/>
          <w:szCs w:val="24"/>
        </w:rPr>
        <w:t xml:space="preserve">the </w:t>
      </w:r>
      <w:r w:rsidR="00120C66">
        <w:rPr>
          <w:rFonts w:ascii="Times New Roman" w:hAnsi="Times New Roman" w:cs="Times New Roman"/>
          <w:sz w:val="24"/>
          <w:szCs w:val="24"/>
        </w:rPr>
        <w:t xml:space="preserve">seed-filling period </w:t>
      </w:r>
      <w:r w:rsidR="00B626EF">
        <w:rPr>
          <w:rFonts w:ascii="Times New Roman" w:hAnsi="Times New Roman" w:cs="Times New Roman"/>
          <w:sz w:val="24"/>
          <w:szCs w:val="24"/>
        </w:rPr>
        <w:t>by an average of</w:t>
      </w:r>
      <w:r w:rsidR="00120C66">
        <w:rPr>
          <w:rFonts w:ascii="Times New Roman" w:hAnsi="Times New Roman" w:cs="Times New Roman"/>
          <w:sz w:val="24"/>
          <w:szCs w:val="24"/>
        </w:rPr>
        <w:t xml:space="preserve"> </w:t>
      </w:r>
      <w:r w:rsidR="00247606">
        <w:rPr>
          <w:rFonts w:ascii="Times New Roman" w:hAnsi="Times New Roman" w:cs="Times New Roman"/>
          <w:sz w:val="24"/>
          <w:szCs w:val="24"/>
        </w:rPr>
        <w:t>10.4</w:t>
      </w:r>
      <w:r w:rsidR="00120C66">
        <w:rPr>
          <w:rFonts w:ascii="Times New Roman" w:hAnsi="Times New Roman" w:cs="Times New Roman"/>
          <w:sz w:val="24"/>
          <w:szCs w:val="24"/>
        </w:rPr>
        <w:t xml:space="preserve"> days</w:t>
      </w:r>
      <w:r w:rsidR="00247606">
        <w:rPr>
          <w:rFonts w:ascii="Times New Roman" w:hAnsi="Times New Roman" w:cs="Times New Roman"/>
          <w:sz w:val="24"/>
          <w:szCs w:val="24"/>
        </w:rPr>
        <w:t xml:space="preserve"> </w:t>
      </w:r>
      <w:r w:rsidR="00120C66">
        <w:rPr>
          <w:rFonts w:ascii="Times New Roman" w:hAnsi="Times New Roman" w:cs="Times New Roman"/>
          <w:sz w:val="24"/>
          <w:szCs w:val="24"/>
        </w:rPr>
        <w:t xml:space="preserve">(Figure 2). </w:t>
      </w:r>
      <w:r w:rsidR="004A0D5D">
        <w:rPr>
          <w:rFonts w:ascii="Times New Roman" w:hAnsi="Times New Roman" w:cs="Times New Roman"/>
          <w:sz w:val="24"/>
          <w:szCs w:val="24"/>
        </w:rPr>
        <w:t>T</w:t>
      </w:r>
      <w:r w:rsidR="009E2698" w:rsidRPr="008D2943">
        <w:rPr>
          <w:rFonts w:ascii="Times New Roman" w:hAnsi="Times New Roman" w:cs="Times New Roman"/>
          <w:sz w:val="24"/>
          <w:szCs w:val="24"/>
        </w:rPr>
        <w:t xml:space="preserve">he standalone strategy of using a </w:t>
      </w:r>
      <w:r w:rsidR="008701B9">
        <w:rPr>
          <w:rFonts w:ascii="Times New Roman" w:hAnsi="Times New Roman" w:cs="Times New Roman"/>
          <w:sz w:val="24"/>
          <w:szCs w:val="24"/>
        </w:rPr>
        <w:t xml:space="preserve">late-maturing cultivar </w:t>
      </w:r>
      <w:r w:rsidR="00FD2C67">
        <w:rPr>
          <w:rFonts w:ascii="Times New Roman" w:hAnsi="Times New Roman" w:cs="Times New Roman"/>
          <w:sz w:val="24"/>
          <w:szCs w:val="24"/>
        </w:rPr>
        <w:t xml:space="preserve">under </w:t>
      </w:r>
      <w:r w:rsidR="00C36AC5">
        <w:rPr>
          <w:rFonts w:ascii="Times New Roman" w:hAnsi="Times New Roman" w:cs="Times New Roman"/>
          <w:sz w:val="24"/>
          <w:szCs w:val="24"/>
        </w:rPr>
        <w:t xml:space="preserve">a </w:t>
      </w:r>
      <w:r w:rsidR="00247606">
        <w:rPr>
          <w:rFonts w:ascii="Times New Roman" w:hAnsi="Times New Roman" w:cs="Times New Roman"/>
          <w:color w:val="000000" w:themeColor="text1"/>
          <w:sz w:val="24"/>
          <w:szCs w:val="24"/>
        </w:rPr>
        <w:t>+2</w:t>
      </w:r>
      <w:r w:rsidR="00247606">
        <w:rPr>
          <w:rFonts w:ascii="Times New Roman" w:hAnsi="Times New Roman" w:cs="Times New Roman"/>
          <w:sz w:val="24"/>
          <w:szCs w:val="24"/>
        </w:rPr>
        <w:t xml:space="preserve">°C </w:t>
      </w:r>
      <w:r w:rsidR="00247606" w:rsidRPr="008D2943">
        <w:rPr>
          <w:rFonts w:ascii="Times New Roman" w:hAnsi="Times New Roman" w:cs="Times New Roman"/>
          <w:color w:val="000000" w:themeColor="text1"/>
          <w:sz w:val="24"/>
          <w:szCs w:val="24"/>
        </w:rPr>
        <w:t xml:space="preserve">temperature </w:t>
      </w:r>
      <w:r w:rsidR="00247606">
        <w:rPr>
          <w:rFonts w:ascii="Times New Roman" w:hAnsi="Times New Roman" w:cs="Times New Roman"/>
          <w:color w:val="000000" w:themeColor="text1"/>
          <w:sz w:val="24"/>
          <w:szCs w:val="24"/>
        </w:rPr>
        <w:t>scenario</w:t>
      </w:r>
      <w:r w:rsidR="00247606" w:rsidRPr="008D2943">
        <w:rPr>
          <w:rFonts w:ascii="Times New Roman" w:hAnsi="Times New Roman" w:cs="Times New Roman"/>
          <w:color w:val="000000" w:themeColor="text1"/>
          <w:sz w:val="24"/>
          <w:szCs w:val="24"/>
        </w:rPr>
        <w:t xml:space="preserve"> </w:t>
      </w:r>
      <w:r w:rsidR="00247606">
        <w:rPr>
          <w:rFonts w:ascii="Times New Roman" w:hAnsi="Times New Roman" w:cs="Times New Roman"/>
          <w:color w:val="000000" w:themeColor="text1"/>
          <w:sz w:val="24"/>
          <w:szCs w:val="24"/>
        </w:rPr>
        <w:t xml:space="preserve">resulted in </w:t>
      </w:r>
      <w:r w:rsidR="004A0D5D">
        <w:rPr>
          <w:rFonts w:ascii="Times New Roman" w:hAnsi="Times New Roman" w:cs="Times New Roman"/>
          <w:color w:val="000000" w:themeColor="text1"/>
          <w:sz w:val="24"/>
          <w:szCs w:val="24"/>
        </w:rPr>
        <w:t xml:space="preserve">average </w:t>
      </w:r>
      <w:r w:rsidR="00247606">
        <w:rPr>
          <w:rFonts w:ascii="Times New Roman" w:hAnsi="Times New Roman" w:cs="Times New Roman"/>
          <w:color w:val="000000" w:themeColor="text1"/>
          <w:sz w:val="24"/>
          <w:szCs w:val="24"/>
        </w:rPr>
        <w:t>yields</w:t>
      </w:r>
      <w:r w:rsidR="00C36AC5">
        <w:rPr>
          <w:rFonts w:ascii="Times New Roman" w:hAnsi="Times New Roman" w:cs="Times New Roman"/>
          <w:sz w:val="24"/>
          <w:szCs w:val="24"/>
        </w:rPr>
        <w:t xml:space="preserve"> </w:t>
      </w:r>
      <w:r w:rsidR="00C36AC5" w:rsidRPr="00032C99">
        <w:rPr>
          <w:rFonts w:ascii="Times New Roman" w:hAnsi="Times New Roman" w:cs="Times New Roman"/>
          <w:sz w:val="24"/>
          <w:szCs w:val="24"/>
        </w:rPr>
        <w:t xml:space="preserve">comparable </w:t>
      </w:r>
      <w:r w:rsidR="001A382A" w:rsidRPr="00032C99">
        <w:rPr>
          <w:rFonts w:ascii="Times New Roman" w:hAnsi="Times New Roman" w:cs="Times New Roman"/>
          <w:sz w:val="24"/>
          <w:szCs w:val="24"/>
        </w:rPr>
        <w:t xml:space="preserve">to the </w:t>
      </w:r>
      <w:r w:rsidR="00C36AC5" w:rsidRPr="00032C99">
        <w:rPr>
          <w:rFonts w:ascii="Times New Roman" w:hAnsi="Times New Roman" w:cs="Times New Roman"/>
          <w:sz w:val="24"/>
          <w:szCs w:val="24"/>
        </w:rPr>
        <w:t xml:space="preserve">historical </w:t>
      </w:r>
      <w:r w:rsidR="001A382A" w:rsidRPr="00032C99">
        <w:rPr>
          <w:rFonts w:ascii="Times New Roman" w:hAnsi="Times New Roman" w:cs="Times New Roman"/>
          <w:sz w:val="24"/>
          <w:szCs w:val="24"/>
        </w:rPr>
        <w:t>baseline</w:t>
      </w:r>
      <w:r w:rsidR="005C2B2B" w:rsidRPr="00032C99">
        <w:rPr>
          <w:rFonts w:ascii="Times New Roman" w:hAnsi="Times New Roman" w:cs="Times New Roman"/>
          <w:sz w:val="24"/>
          <w:szCs w:val="24"/>
        </w:rPr>
        <w:t>, with values ranging from -12.6% to 4.8% across fields</w:t>
      </w:r>
      <w:r w:rsidR="009E2698" w:rsidRPr="00032C99">
        <w:rPr>
          <w:rFonts w:ascii="Times New Roman" w:hAnsi="Times New Roman" w:cs="Times New Roman"/>
          <w:sz w:val="24"/>
          <w:szCs w:val="24"/>
        </w:rPr>
        <w:t>.</w:t>
      </w:r>
      <w:r w:rsidR="002829AC" w:rsidRPr="00032C99">
        <w:rPr>
          <w:rFonts w:ascii="Times New Roman" w:hAnsi="Times New Roman" w:cs="Times New Roman"/>
          <w:sz w:val="24"/>
          <w:szCs w:val="24"/>
        </w:rPr>
        <w:t xml:space="preserve"> Thi</w:t>
      </w:r>
      <w:r w:rsidR="00823618" w:rsidRPr="00032C99">
        <w:rPr>
          <w:rFonts w:ascii="Times New Roman" w:hAnsi="Times New Roman" w:cs="Times New Roman"/>
          <w:sz w:val="24"/>
          <w:szCs w:val="24"/>
        </w:rPr>
        <w:t xml:space="preserve">s practice increased yields </w:t>
      </w:r>
      <w:r w:rsidR="00032C99" w:rsidRPr="00032C99">
        <w:rPr>
          <w:rFonts w:ascii="Times New Roman" w:hAnsi="Times New Roman" w:cs="Times New Roman"/>
          <w:sz w:val="24"/>
          <w:szCs w:val="24"/>
        </w:rPr>
        <w:t>at 6</w:t>
      </w:r>
      <w:r w:rsidR="00CF1D5B">
        <w:rPr>
          <w:rFonts w:ascii="Times New Roman" w:hAnsi="Times New Roman" w:cs="Times New Roman"/>
          <w:sz w:val="24"/>
          <w:szCs w:val="24"/>
        </w:rPr>
        <w:t>2</w:t>
      </w:r>
      <w:r w:rsidR="00032C99" w:rsidRPr="00032C99">
        <w:rPr>
          <w:rFonts w:ascii="Times New Roman" w:hAnsi="Times New Roman" w:cs="Times New Roman"/>
          <w:sz w:val="24"/>
          <w:szCs w:val="24"/>
        </w:rPr>
        <w:t xml:space="preserve">% of the 4,651 simulated </w:t>
      </w:r>
      <w:del w:id="90" w:author="Elvis F. Elli" w:date="2026-08-06T15:55:00Z" w16du:dateUtc="2026-08-06T20:55:00Z">
        <w:r w:rsidR="00032C99" w:rsidRPr="00032C99" w:rsidDel="00EF100C">
          <w:rPr>
            <w:rFonts w:ascii="Times New Roman" w:hAnsi="Times New Roman" w:cs="Times New Roman"/>
            <w:sz w:val="24"/>
            <w:szCs w:val="24"/>
          </w:rPr>
          <w:delText>sites</w:delText>
        </w:r>
      </w:del>
      <w:ins w:id="91" w:author="Elvis F. Elli" w:date="2026-08-06T15:55:00Z" w16du:dateUtc="2026-08-06T20:55:00Z">
        <w:r w:rsidR="00EF100C">
          <w:rPr>
            <w:rFonts w:ascii="Times New Roman" w:hAnsi="Times New Roman" w:cs="Times New Roman"/>
            <w:sz w:val="24"/>
            <w:szCs w:val="24"/>
          </w:rPr>
          <w:t>fields</w:t>
        </w:r>
      </w:ins>
      <w:r w:rsidR="00032C99" w:rsidRPr="00032C99">
        <w:rPr>
          <w:rFonts w:ascii="Times New Roman" w:hAnsi="Times New Roman" w:cs="Times New Roman"/>
          <w:sz w:val="24"/>
          <w:szCs w:val="24"/>
        </w:rPr>
        <w:t xml:space="preserve">, particularly </w:t>
      </w:r>
      <w:r w:rsidR="009E2698" w:rsidRPr="00032C99">
        <w:rPr>
          <w:rFonts w:ascii="Times New Roman" w:hAnsi="Times New Roman" w:cs="Times New Roman"/>
          <w:sz w:val="24"/>
          <w:szCs w:val="24"/>
        </w:rPr>
        <w:t>in the central-north</w:t>
      </w:r>
      <w:r w:rsidR="00B626EF">
        <w:rPr>
          <w:rFonts w:ascii="Times New Roman" w:hAnsi="Times New Roman" w:cs="Times New Roman"/>
          <w:sz w:val="24"/>
          <w:szCs w:val="24"/>
        </w:rPr>
        <w:t xml:space="preserve"> region</w:t>
      </w:r>
      <w:r w:rsidR="00032C99" w:rsidRPr="00032C99">
        <w:rPr>
          <w:rFonts w:ascii="Times New Roman" w:hAnsi="Times New Roman" w:cs="Times New Roman"/>
          <w:sz w:val="24"/>
          <w:szCs w:val="24"/>
        </w:rPr>
        <w:t xml:space="preserve"> </w:t>
      </w:r>
      <w:r w:rsidR="009E2698" w:rsidRPr="00032C99">
        <w:rPr>
          <w:rFonts w:ascii="Times New Roman" w:hAnsi="Times New Roman" w:cs="Times New Roman"/>
          <w:sz w:val="24"/>
          <w:szCs w:val="24"/>
        </w:rPr>
        <w:t xml:space="preserve">(Figure </w:t>
      </w:r>
      <w:r w:rsidR="003563B3" w:rsidRPr="00032C99">
        <w:rPr>
          <w:rFonts w:ascii="Times New Roman" w:hAnsi="Times New Roman" w:cs="Times New Roman"/>
          <w:sz w:val="24"/>
          <w:szCs w:val="24"/>
        </w:rPr>
        <w:t>1B</w:t>
      </w:r>
      <w:r w:rsidR="009E2698" w:rsidRPr="00032C99">
        <w:rPr>
          <w:rFonts w:ascii="Times New Roman" w:hAnsi="Times New Roman" w:cs="Times New Roman"/>
          <w:sz w:val="24"/>
          <w:szCs w:val="24"/>
        </w:rPr>
        <w:t xml:space="preserve">). </w:t>
      </w:r>
      <w:r w:rsidR="005C2B2B" w:rsidRPr="00032C99">
        <w:rPr>
          <w:rFonts w:ascii="Times New Roman" w:hAnsi="Times New Roman" w:cs="Times New Roman"/>
          <w:sz w:val="24"/>
          <w:szCs w:val="24"/>
        </w:rPr>
        <w:t>The</w:t>
      </w:r>
      <w:r w:rsidR="005C2B2B">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Early sowing </w:t>
      </w:r>
      <w:r w:rsidR="006D5173">
        <w:rPr>
          <w:rFonts w:ascii="Times New Roman" w:hAnsi="Times New Roman" w:cs="Times New Roman"/>
          <w:sz w:val="24"/>
          <w:szCs w:val="24"/>
        </w:rPr>
        <w:t xml:space="preserve">strategy </w:t>
      </w:r>
      <w:r w:rsidR="00170B2A">
        <w:rPr>
          <w:rFonts w:ascii="Times New Roman" w:hAnsi="Times New Roman" w:cs="Times New Roman"/>
          <w:sz w:val="24"/>
          <w:szCs w:val="24"/>
        </w:rPr>
        <w:t xml:space="preserve">increased yields </w:t>
      </w:r>
      <w:r w:rsidR="00032C99">
        <w:rPr>
          <w:rFonts w:ascii="Times New Roman" w:hAnsi="Times New Roman" w:cs="Times New Roman"/>
          <w:sz w:val="24"/>
          <w:szCs w:val="24"/>
        </w:rPr>
        <w:t>by an average of 2% relative</w:t>
      </w:r>
      <w:r w:rsidR="006D5173">
        <w:rPr>
          <w:rFonts w:ascii="Times New Roman" w:hAnsi="Times New Roman" w:cs="Times New Roman"/>
          <w:sz w:val="24"/>
          <w:szCs w:val="24"/>
        </w:rPr>
        <w:t xml:space="preserve"> to the baseline</w:t>
      </w:r>
      <w:r w:rsidR="007B4ED9">
        <w:rPr>
          <w:rFonts w:ascii="Times New Roman" w:hAnsi="Times New Roman" w:cs="Times New Roman"/>
          <w:sz w:val="24"/>
          <w:szCs w:val="24"/>
        </w:rPr>
        <w:t xml:space="preserve">, </w:t>
      </w:r>
      <w:r w:rsidR="006D5173">
        <w:rPr>
          <w:rFonts w:ascii="Times New Roman" w:hAnsi="Times New Roman" w:cs="Times New Roman"/>
          <w:sz w:val="24"/>
          <w:szCs w:val="24"/>
        </w:rPr>
        <w:t xml:space="preserve">with values ranging from </w:t>
      </w:r>
      <w:r w:rsidR="005C2B2B">
        <w:rPr>
          <w:rFonts w:ascii="Times New Roman" w:hAnsi="Times New Roman" w:cs="Times New Roman"/>
          <w:sz w:val="24"/>
          <w:szCs w:val="24"/>
        </w:rPr>
        <w:t>-4.9% to 7.8%</w:t>
      </w:r>
      <w:r w:rsidR="009E2698" w:rsidRPr="008D2943">
        <w:rPr>
          <w:rFonts w:ascii="Times New Roman" w:hAnsi="Times New Roman" w:cs="Times New Roman"/>
          <w:sz w:val="24"/>
          <w:szCs w:val="24"/>
        </w:rPr>
        <w:t xml:space="preserve">. </w:t>
      </w:r>
      <w:r w:rsidR="00F862FE" w:rsidRPr="00032C99">
        <w:rPr>
          <w:rFonts w:ascii="Times New Roman" w:hAnsi="Times New Roman" w:cs="Times New Roman"/>
          <w:sz w:val="24"/>
          <w:szCs w:val="24"/>
        </w:rPr>
        <w:t xml:space="preserve">This practice increased yields at </w:t>
      </w:r>
      <w:r w:rsidR="00F862FE">
        <w:rPr>
          <w:rFonts w:ascii="Times New Roman" w:hAnsi="Times New Roman" w:cs="Times New Roman"/>
          <w:sz w:val="24"/>
          <w:szCs w:val="24"/>
        </w:rPr>
        <w:t>71</w:t>
      </w:r>
      <w:r w:rsidR="00F862FE" w:rsidRPr="00032C99">
        <w:rPr>
          <w:rFonts w:ascii="Times New Roman" w:hAnsi="Times New Roman" w:cs="Times New Roman"/>
          <w:sz w:val="24"/>
          <w:szCs w:val="24"/>
        </w:rPr>
        <w:t xml:space="preserve">% of the </w:t>
      </w:r>
      <w:del w:id="92" w:author="Elvis F. Elli" w:date="2026-08-06T15:55:00Z" w16du:dateUtc="2026-08-06T20:55:00Z">
        <w:r w:rsidR="00F862FE" w:rsidRPr="00032C99" w:rsidDel="00EF100C">
          <w:rPr>
            <w:rFonts w:ascii="Times New Roman" w:hAnsi="Times New Roman" w:cs="Times New Roman"/>
            <w:sz w:val="24"/>
            <w:szCs w:val="24"/>
          </w:rPr>
          <w:delText>sites</w:delText>
        </w:r>
      </w:del>
      <w:ins w:id="93" w:author="Elvis F. Elli" w:date="2026-08-06T15:55:00Z" w16du:dateUtc="2026-08-06T20:55:00Z">
        <w:r w:rsidR="00EF100C">
          <w:rPr>
            <w:rFonts w:ascii="Times New Roman" w:hAnsi="Times New Roman" w:cs="Times New Roman"/>
            <w:sz w:val="24"/>
            <w:szCs w:val="24"/>
          </w:rPr>
          <w:t>fields</w:t>
        </w:r>
      </w:ins>
      <w:r w:rsidR="00F862FE">
        <w:rPr>
          <w:rFonts w:ascii="Times New Roman" w:hAnsi="Times New Roman" w:cs="Times New Roman"/>
          <w:sz w:val="24"/>
          <w:szCs w:val="24"/>
        </w:rPr>
        <w:t xml:space="preserve">. </w:t>
      </w:r>
      <w:r w:rsidR="00FD0852">
        <w:rPr>
          <w:rFonts w:ascii="Times New Roman" w:hAnsi="Times New Roman" w:cs="Times New Roman"/>
          <w:sz w:val="24"/>
          <w:szCs w:val="24"/>
        </w:rPr>
        <w:t>Elevated [</w:t>
      </w:r>
      <w:r w:rsidR="009E2698" w:rsidRPr="008D2943">
        <w:rPr>
          <w:rFonts w:ascii="Times New Roman" w:hAnsi="Times New Roman" w:cs="Times New Roman"/>
          <w:sz w:val="24"/>
          <w:szCs w:val="24"/>
        </w:rPr>
        <w:t>CO</w:t>
      </w:r>
      <w:r w:rsidR="009E2698" w:rsidRPr="00AC11F5">
        <w:rPr>
          <w:rFonts w:ascii="Times New Roman" w:hAnsi="Times New Roman" w:cs="Times New Roman"/>
          <w:sz w:val="24"/>
          <w:szCs w:val="24"/>
          <w:vertAlign w:val="subscript"/>
        </w:rPr>
        <w:t>2</w:t>
      </w:r>
      <w:r w:rsidR="00600F5C">
        <w:rPr>
          <w:rFonts w:ascii="Times New Roman" w:hAnsi="Times New Roman" w:cs="Times New Roman"/>
          <w:sz w:val="24"/>
          <w:szCs w:val="24"/>
        </w:rPr>
        <w:t>]</w:t>
      </w:r>
      <w:r w:rsidR="009E2698" w:rsidRPr="008D2943">
        <w:rPr>
          <w:rFonts w:ascii="Times New Roman" w:hAnsi="Times New Roman" w:cs="Times New Roman"/>
          <w:sz w:val="24"/>
          <w:szCs w:val="24"/>
        </w:rPr>
        <w:t xml:space="preserve">  altered the magnitude but not the direction of the yield response to </w:t>
      </w:r>
      <w:r>
        <w:rPr>
          <w:rFonts w:ascii="Times New Roman" w:hAnsi="Times New Roman" w:cs="Times New Roman"/>
          <w:sz w:val="24"/>
          <w:szCs w:val="24"/>
        </w:rPr>
        <w:t>s</w:t>
      </w:r>
      <w:r w:rsidRPr="0035277E">
        <w:rPr>
          <w:rFonts w:ascii="Times New Roman" w:hAnsi="Times New Roman" w:cs="Times New Roman"/>
          <w:sz w:val="24"/>
          <w:szCs w:val="24"/>
        </w:rPr>
        <w:t>tacked</w:t>
      </w:r>
      <w:r>
        <w:rPr>
          <w:rFonts w:ascii="Times New Roman" w:hAnsi="Times New Roman" w:cs="Times New Roman"/>
          <w:sz w:val="24"/>
          <w:szCs w:val="24"/>
        </w:rPr>
        <w:t xml:space="preserve"> </w:t>
      </w:r>
      <w:r w:rsidR="009E2698" w:rsidRPr="008D2943">
        <w:rPr>
          <w:rFonts w:ascii="Times New Roman" w:hAnsi="Times New Roman" w:cs="Times New Roman"/>
          <w:sz w:val="24"/>
          <w:szCs w:val="24"/>
        </w:rPr>
        <w:t xml:space="preserve">adaptive </w:t>
      </w:r>
      <w:r w:rsidR="00600F5C">
        <w:rPr>
          <w:rFonts w:ascii="Times New Roman" w:hAnsi="Times New Roman" w:cs="Times New Roman"/>
          <w:sz w:val="24"/>
          <w:szCs w:val="24"/>
        </w:rPr>
        <w:t xml:space="preserve">management </w:t>
      </w:r>
      <w:r w:rsidR="009E2698" w:rsidRPr="008D2943">
        <w:rPr>
          <w:rFonts w:ascii="Times New Roman" w:hAnsi="Times New Roman" w:cs="Times New Roman"/>
          <w:sz w:val="24"/>
          <w:szCs w:val="24"/>
        </w:rPr>
        <w:t>options</w:t>
      </w:r>
      <w:r w:rsidR="00B626EF">
        <w:rPr>
          <w:rFonts w:ascii="Times New Roman" w:hAnsi="Times New Roman" w:cs="Times New Roman"/>
          <w:sz w:val="24"/>
          <w:szCs w:val="24"/>
        </w:rPr>
        <w:t xml:space="preserve">. </w:t>
      </w:r>
      <w:r w:rsidR="0011020F">
        <w:rPr>
          <w:rFonts w:ascii="Times New Roman" w:hAnsi="Times New Roman" w:cs="Times New Roman"/>
          <w:sz w:val="24"/>
          <w:szCs w:val="24"/>
        </w:rPr>
        <w:t>The combined impact</w:t>
      </w:r>
      <w:r w:rsidR="007C6BB9">
        <w:rPr>
          <w:rFonts w:ascii="Times New Roman" w:hAnsi="Times New Roman" w:cs="Times New Roman"/>
          <w:sz w:val="24"/>
          <w:szCs w:val="24"/>
        </w:rPr>
        <w:t xml:space="preserve"> of </w:t>
      </w:r>
      <w:r w:rsidR="00E13798">
        <w:rPr>
          <w:rFonts w:ascii="Times New Roman" w:hAnsi="Times New Roman" w:cs="Times New Roman"/>
          <w:sz w:val="24"/>
          <w:szCs w:val="24"/>
        </w:rPr>
        <w:t xml:space="preserve">elevated </w:t>
      </w:r>
      <w:r w:rsidR="007C6BB9" w:rsidRPr="00E13798">
        <w:rPr>
          <w:rFonts w:ascii="Times New Roman" w:hAnsi="Times New Roman" w:cs="Times New Roman"/>
          <w:sz w:val="24"/>
          <w:szCs w:val="24"/>
        </w:rPr>
        <w:t>CO</w:t>
      </w:r>
      <w:r w:rsidR="007C6BB9" w:rsidRPr="00E13798">
        <w:rPr>
          <w:rFonts w:ascii="Times New Roman" w:hAnsi="Times New Roman" w:cs="Times New Roman"/>
          <w:sz w:val="24"/>
          <w:szCs w:val="24"/>
          <w:vertAlign w:val="subscript"/>
        </w:rPr>
        <w:t>2</w:t>
      </w:r>
      <w:r w:rsidR="00E13798">
        <w:rPr>
          <w:rFonts w:ascii="Times New Roman" w:hAnsi="Times New Roman" w:cs="Times New Roman"/>
          <w:sz w:val="24"/>
          <w:szCs w:val="24"/>
        </w:rPr>
        <w:t xml:space="preserve"> </w:t>
      </w:r>
      <w:r w:rsidR="007C6BB9" w:rsidRPr="00E13798">
        <w:rPr>
          <w:rFonts w:ascii="Times New Roman" w:hAnsi="Times New Roman" w:cs="Times New Roman"/>
          <w:sz w:val="24"/>
          <w:szCs w:val="24"/>
        </w:rPr>
        <w:t>and</w:t>
      </w:r>
      <w:r w:rsidR="007C6BB9">
        <w:rPr>
          <w:rFonts w:ascii="Times New Roman" w:hAnsi="Times New Roman" w:cs="Times New Roman"/>
          <w:sz w:val="24"/>
          <w:szCs w:val="24"/>
        </w:rPr>
        <w:t xml:space="preserve"> </w:t>
      </w:r>
      <w:r w:rsidR="00E14E55">
        <w:rPr>
          <w:rFonts w:ascii="Times New Roman" w:hAnsi="Times New Roman" w:cs="Times New Roman"/>
          <w:sz w:val="24"/>
          <w:szCs w:val="24"/>
        </w:rPr>
        <w:t xml:space="preserve">stacked agronomic management </w:t>
      </w:r>
      <w:r w:rsidR="00D50BFC">
        <w:rPr>
          <w:rFonts w:ascii="Times New Roman" w:hAnsi="Times New Roman" w:cs="Times New Roman"/>
          <w:sz w:val="24"/>
          <w:szCs w:val="24"/>
        </w:rPr>
        <w:t xml:space="preserve">strategies increased yields by </w:t>
      </w:r>
      <w:r w:rsidR="005C2B2B">
        <w:rPr>
          <w:rFonts w:ascii="Times New Roman" w:hAnsi="Times New Roman" w:cs="Times New Roman"/>
          <w:sz w:val="24"/>
          <w:szCs w:val="24"/>
        </w:rPr>
        <w:t>an average of 34%</w:t>
      </w:r>
      <w:r w:rsidR="00D50BFC">
        <w:rPr>
          <w:rFonts w:ascii="Times New Roman" w:hAnsi="Times New Roman" w:cs="Times New Roman"/>
          <w:sz w:val="24"/>
          <w:szCs w:val="24"/>
        </w:rPr>
        <w:t xml:space="preserve">, with values ranging from </w:t>
      </w:r>
      <w:r w:rsidR="005C2B2B">
        <w:rPr>
          <w:rFonts w:ascii="Times New Roman" w:hAnsi="Times New Roman" w:cs="Times New Roman"/>
          <w:sz w:val="24"/>
          <w:szCs w:val="24"/>
        </w:rPr>
        <w:t>26.1</w:t>
      </w:r>
      <w:r w:rsidR="00D50BFC">
        <w:rPr>
          <w:rFonts w:ascii="Times New Roman" w:hAnsi="Times New Roman" w:cs="Times New Roman"/>
          <w:sz w:val="24"/>
          <w:szCs w:val="24"/>
        </w:rPr>
        <w:t xml:space="preserve">% to </w:t>
      </w:r>
      <w:r w:rsidR="005C2B2B">
        <w:rPr>
          <w:rFonts w:ascii="Times New Roman" w:hAnsi="Times New Roman" w:cs="Times New Roman"/>
          <w:sz w:val="24"/>
          <w:szCs w:val="24"/>
        </w:rPr>
        <w:t>41.8</w:t>
      </w:r>
      <w:r w:rsidR="00D50BFC">
        <w:rPr>
          <w:rFonts w:ascii="Times New Roman" w:hAnsi="Times New Roman" w:cs="Times New Roman"/>
          <w:sz w:val="24"/>
          <w:szCs w:val="24"/>
        </w:rPr>
        <w:t xml:space="preserve">% </w:t>
      </w:r>
      <w:r w:rsidR="00D50BFC" w:rsidRPr="008D2943">
        <w:rPr>
          <w:rFonts w:ascii="Times New Roman" w:hAnsi="Times New Roman" w:cs="Times New Roman"/>
          <w:sz w:val="24"/>
          <w:szCs w:val="24"/>
        </w:rPr>
        <w:t>(</w:t>
      </w:r>
      <w:r w:rsidR="00D50BFC">
        <w:rPr>
          <w:rFonts w:ascii="Times New Roman" w:hAnsi="Times New Roman" w:cs="Times New Roman"/>
          <w:sz w:val="24"/>
          <w:szCs w:val="24"/>
        </w:rPr>
        <w:t>Figure</w:t>
      </w:r>
      <w:r w:rsidR="00D50BFC" w:rsidRPr="008D2943">
        <w:rPr>
          <w:rFonts w:ascii="Times New Roman" w:hAnsi="Times New Roman" w:cs="Times New Roman"/>
          <w:sz w:val="24"/>
          <w:szCs w:val="24"/>
        </w:rPr>
        <w:t xml:space="preserve"> </w:t>
      </w:r>
      <w:r w:rsidR="00990A97">
        <w:rPr>
          <w:rFonts w:ascii="Times New Roman" w:hAnsi="Times New Roman" w:cs="Times New Roman"/>
          <w:sz w:val="24"/>
          <w:szCs w:val="24"/>
        </w:rPr>
        <w:t>1</w:t>
      </w:r>
      <w:r w:rsidR="00D50BFC" w:rsidRPr="008D2943">
        <w:rPr>
          <w:rFonts w:ascii="Times New Roman" w:hAnsi="Times New Roman" w:cs="Times New Roman"/>
          <w:sz w:val="24"/>
          <w:szCs w:val="24"/>
        </w:rPr>
        <w:t>).</w:t>
      </w:r>
    </w:p>
    <w:p w14:paraId="398499FC" w14:textId="379AC56E" w:rsidR="00AF3D8D" w:rsidRPr="008D2943" w:rsidRDefault="00AF3D8D" w:rsidP="00AF3D8D">
      <w:pPr>
        <w:pStyle w:val="H1"/>
        <w:spacing w:line="480" w:lineRule="auto"/>
        <w:rPr>
          <w:sz w:val="24"/>
          <w:szCs w:val="24"/>
        </w:rPr>
      </w:pPr>
      <w:r w:rsidRPr="008D2943">
        <w:rPr>
          <w:sz w:val="24"/>
          <w:szCs w:val="24"/>
        </w:rPr>
        <w:t>4 dISCUSSION</w:t>
      </w:r>
    </w:p>
    <w:p w14:paraId="6F2E1D62" w14:textId="18CC9618" w:rsidR="007E3325" w:rsidRDefault="00C7141E" w:rsidP="001673C9">
      <w:pPr>
        <w:spacing w:before="120" w:after="0" w:line="480" w:lineRule="auto"/>
        <w:rPr>
          <w:rFonts w:ascii="Times New Roman" w:hAnsi="Times New Roman" w:cs="Times New Roman"/>
          <w:sz w:val="24"/>
          <w:szCs w:val="24"/>
        </w:rPr>
      </w:pPr>
      <w:r w:rsidRPr="008D2943">
        <w:rPr>
          <w:rFonts w:ascii="Times New Roman" w:hAnsi="Times New Roman" w:cs="Times New Roman"/>
          <w:sz w:val="24"/>
          <w:szCs w:val="24"/>
        </w:rPr>
        <w:t xml:space="preserve">Our study revealed </w:t>
      </w:r>
      <w:r w:rsidR="00E21345" w:rsidRPr="008D2943">
        <w:rPr>
          <w:rFonts w:ascii="Times New Roman" w:hAnsi="Times New Roman" w:cs="Times New Roman"/>
          <w:sz w:val="24"/>
          <w:szCs w:val="24"/>
        </w:rPr>
        <w:t xml:space="preserve">that </w:t>
      </w:r>
      <w:r w:rsidR="006D40F2">
        <w:rPr>
          <w:rFonts w:ascii="Times New Roman" w:hAnsi="Times New Roman" w:cs="Times New Roman"/>
          <w:sz w:val="24"/>
          <w:szCs w:val="24"/>
        </w:rPr>
        <w:t>soybean</w:t>
      </w:r>
      <w:r w:rsidR="006D40F2"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yields </w:t>
      </w:r>
      <w:r w:rsidR="00F64D38">
        <w:rPr>
          <w:rFonts w:ascii="Times New Roman" w:hAnsi="Times New Roman" w:cs="Times New Roman"/>
          <w:sz w:val="24"/>
          <w:szCs w:val="24"/>
        </w:rPr>
        <w:t xml:space="preserve">under </w:t>
      </w:r>
      <w:r w:rsidR="00A26CEE">
        <w:rPr>
          <w:rFonts w:ascii="Times New Roman" w:hAnsi="Times New Roman" w:cs="Times New Roman"/>
          <w:sz w:val="24"/>
          <w:szCs w:val="24"/>
        </w:rPr>
        <w:t xml:space="preserve">warming </w:t>
      </w:r>
      <w:r w:rsidRPr="008D2943">
        <w:rPr>
          <w:rFonts w:ascii="Times New Roman" w:hAnsi="Times New Roman" w:cs="Times New Roman"/>
          <w:sz w:val="24"/>
          <w:szCs w:val="24"/>
        </w:rPr>
        <w:t>can be sustained</w:t>
      </w:r>
      <w:r w:rsidR="00E21345"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by </w:t>
      </w:r>
      <w:r w:rsidR="00994215">
        <w:rPr>
          <w:rFonts w:ascii="Times New Roman" w:hAnsi="Times New Roman" w:cs="Times New Roman"/>
          <w:sz w:val="24"/>
          <w:szCs w:val="24"/>
        </w:rPr>
        <w:t>concurrently</w:t>
      </w:r>
      <w:r w:rsidR="006D5173">
        <w:rPr>
          <w:rFonts w:ascii="Times New Roman" w:hAnsi="Times New Roman" w:cs="Times New Roman"/>
          <w:sz w:val="24"/>
          <w:szCs w:val="24"/>
        </w:rPr>
        <w:t xml:space="preserve"> </w:t>
      </w:r>
      <w:r w:rsidRPr="008D2943">
        <w:rPr>
          <w:rFonts w:ascii="Times New Roman" w:hAnsi="Times New Roman" w:cs="Times New Roman"/>
          <w:sz w:val="24"/>
          <w:szCs w:val="24"/>
        </w:rPr>
        <w:t xml:space="preserve">adjusting </w:t>
      </w:r>
      <w:r w:rsidR="003319B1">
        <w:rPr>
          <w:rFonts w:ascii="Times New Roman" w:hAnsi="Times New Roman" w:cs="Times New Roman"/>
          <w:sz w:val="24"/>
          <w:szCs w:val="24"/>
        </w:rPr>
        <w:t>cultivar maturity and planting date</w:t>
      </w:r>
      <w:r w:rsidR="007E164B" w:rsidRPr="008D2943">
        <w:rPr>
          <w:rFonts w:ascii="Times New Roman" w:hAnsi="Times New Roman" w:cs="Times New Roman"/>
          <w:sz w:val="24"/>
          <w:szCs w:val="24"/>
        </w:rPr>
        <w:t xml:space="preserve">. </w:t>
      </w:r>
      <w:r w:rsidR="00977E9C">
        <w:rPr>
          <w:rFonts w:ascii="Times New Roman" w:hAnsi="Times New Roman" w:cs="Times New Roman"/>
          <w:sz w:val="24"/>
          <w:szCs w:val="24"/>
        </w:rPr>
        <w:t>Under the +</w:t>
      </w:r>
      <w:r w:rsidR="00977E9C" w:rsidRPr="008D2943">
        <w:rPr>
          <w:rFonts w:ascii="Times New Roman" w:hAnsi="Times New Roman" w:cs="Times New Roman"/>
          <w:sz w:val="24"/>
          <w:szCs w:val="24"/>
        </w:rPr>
        <w:t xml:space="preserve">2°C </w:t>
      </w:r>
      <w:r w:rsidR="00977E9C">
        <w:rPr>
          <w:rFonts w:ascii="Times New Roman" w:hAnsi="Times New Roman" w:cs="Times New Roman"/>
          <w:sz w:val="24"/>
          <w:szCs w:val="24"/>
        </w:rPr>
        <w:t>scenario, t</w:t>
      </w:r>
      <w:r w:rsidR="00FC11B1">
        <w:rPr>
          <w:rFonts w:ascii="Times New Roman" w:hAnsi="Times New Roman" w:cs="Times New Roman"/>
          <w:sz w:val="24"/>
          <w:szCs w:val="24"/>
        </w:rPr>
        <w:t>he</w:t>
      </w:r>
      <w:r w:rsidR="00951FE4">
        <w:rPr>
          <w:rFonts w:ascii="Times New Roman" w:hAnsi="Times New Roman" w:cs="Times New Roman"/>
          <w:sz w:val="24"/>
          <w:szCs w:val="24"/>
        </w:rPr>
        <w:t xml:space="preserve"> standalone </w:t>
      </w:r>
      <w:r w:rsidR="00DB6D65">
        <w:rPr>
          <w:rFonts w:ascii="Times New Roman" w:hAnsi="Times New Roman" w:cs="Times New Roman"/>
          <w:sz w:val="24"/>
          <w:szCs w:val="24"/>
        </w:rPr>
        <w:t>strategies</w:t>
      </w:r>
      <w:r w:rsidR="00951FE4">
        <w:rPr>
          <w:rFonts w:ascii="Times New Roman" w:hAnsi="Times New Roman" w:cs="Times New Roman"/>
          <w:sz w:val="24"/>
          <w:szCs w:val="24"/>
        </w:rPr>
        <w:t xml:space="preserve"> of using a late-maturing cultivar and planting earlier increased yield</w:t>
      </w:r>
      <w:r w:rsidR="00FC11B1">
        <w:rPr>
          <w:rFonts w:ascii="Times New Roman" w:hAnsi="Times New Roman" w:cs="Times New Roman"/>
          <w:sz w:val="24"/>
          <w:szCs w:val="24"/>
        </w:rPr>
        <w:t xml:space="preserve"> </w:t>
      </w:r>
      <w:r w:rsidR="00977E9C">
        <w:rPr>
          <w:rFonts w:ascii="Times New Roman" w:hAnsi="Times New Roman" w:cs="Times New Roman"/>
          <w:sz w:val="24"/>
          <w:szCs w:val="24"/>
        </w:rPr>
        <w:t>by an average of</w:t>
      </w:r>
      <w:r w:rsidR="00DB6D65">
        <w:rPr>
          <w:rFonts w:ascii="Times New Roman" w:hAnsi="Times New Roman" w:cs="Times New Roman"/>
          <w:sz w:val="24"/>
          <w:szCs w:val="24"/>
        </w:rPr>
        <w:t xml:space="preserve"> 0.5%</w:t>
      </w:r>
      <w:r w:rsidR="00FC11B1">
        <w:rPr>
          <w:rFonts w:ascii="Times New Roman" w:hAnsi="Times New Roman" w:cs="Times New Roman"/>
          <w:sz w:val="24"/>
          <w:szCs w:val="24"/>
        </w:rPr>
        <w:t xml:space="preserve"> </w:t>
      </w:r>
      <w:r w:rsidR="00DB6D65">
        <w:rPr>
          <w:rFonts w:ascii="Times New Roman" w:hAnsi="Times New Roman" w:cs="Times New Roman"/>
          <w:sz w:val="24"/>
          <w:szCs w:val="24"/>
        </w:rPr>
        <w:t>and 2%</w:t>
      </w:r>
      <w:r w:rsidR="00F922D6">
        <w:rPr>
          <w:rFonts w:ascii="Times New Roman" w:hAnsi="Times New Roman" w:cs="Times New Roman"/>
          <w:sz w:val="24"/>
          <w:szCs w:val="24"/>
        </w:rPr>
        <w:t xml:space="preserve">, </w:t>
      </w:r>
      <w:r w:rsidR="00DB6D65">
        <w:rPr>
          <w:rFonts w:ascii="Times New Roman" w:hAnsi="Times New Roman" w:cs="Times New Roman"/>
          <w:sz w:val="24"/>
          <w:szCs w:val="24"/>
        </w:rPr>
        <w:t>respectively, relative</w:t>
      </w:r>
      <w:r w:rsidR="00951FE4">
        <w:rPr>
          <w:rFonts w:ascii="Times New Roman" w:hAnsi="Times New Roman" w:cs="Times New Roman"/>
          <w:sz w:val="24"/>
          <w:szCs w:val="24"/>
        </w:rPr>
        <w:t xml:space="preserve"> to the </w:t>
      </w:r>
      <w:r w:rsidR="007E3325">
        <w:rPr>
          <w:rFonts w:ascii="Times New Roman" w:hAnsi="Times New Roman" w:cs="Times New Roman"/>
          <w:sz w:val="24"/>
          <w:szCs w:val="24"/>
        </w:rPr>
        <w:t>historical</w:t>
      </w:r>
      <w:r w:rsidR="00951FE4">
        <w:rPr>
          <w:rFonts w:ascii="Times New Roman" w:hAnsi="Times New Roman" w:cs="Times New Roman"/>
          <w:sz w:val="24"/>
          <w:szCs w:val="24"/>
        </w:rPr>
        <w:t xml:space="preserve"> simulations</w:t>
      </w:r>
      <w:r w:rsidR="00FC11B1">
        <w:rPr>
          <w:rFonts w:ascii="Times New Roman" w:hAnsi="Times New Roman" w:cs="Times New Roman"/>
          <w:sz w:val="24"/>
          <w:szCs w:val="24"/>
        </w:rPr>
        <w:t xml:space="preserve">. </w:t>
      </w:r>
      <w:r w:rsidR="00977E9C">
        <w:rPr>
          <w:rFonts w:ascii="Times New Roman" w:hAnsi="Times New Roman" w:cs="Times New Roman"/>
          <w:sz w:val="24"/>
          <w:szCs w:val="24"/>
        </w:rPr>
        <w:t xml:space="preserve">This </w:t>
      </w:r>
      <w:r w:rsidR="00B41B87">
        <w:rPr>
          <w:rFonts w:ascii="Times New Roman" w:hAnsi="Times New Roman" w:cs="Times New Roman"/>
          <w:sz w:val="24"/>
          <w:szCs w:val="24"/>
        </w:rPr>
        <w:t>implies</w:t>
      </w:r>
      <w:r w:rsidR="00977E9C">
        <w:rPr>
          <w:rFonts w:ascii="Times New Roman" w:hAnsi="Times New Roman" w:cs="Times New Roman"/>
          <w:sz w:val="24"/>
          <w:szCs w:val="24"/>
        </w:rPr>
        <w:t xml:space="preserve"> that individual strategies </w:t>
      </w:r>
      <w:r w:rsidR="00336CE7">
        <w:rPr>
          <w:rFonts w:ascii="Times New Roman" w:hAnsi="Times New Roman" w:cs="Times New Roman"/>
          <w:sz w:val="24"/>
          <w:szCs w:val="24"/>
        </w:rPr>
        <w:t xml:space="preserve">offset </w:t>
      </w:r>
      <w:r w:rsidR="00B41B87">
        <w:rPr>
          <w:rFonts w:ascii="Times New Roman" w:hAnsi="Times New Roman" w:cs="Times New Roman"/>
          <w:sz w:val="24"/>
          <w:szCs w:val="24"/>
        </w:rPr>
        <w:t xml:space="preserve">the </w:t>
      </w:r>
      <w:r w:rsidR="00336CE7">
        <w:rPr>
          <w:rFonts w:ascii="Times New Roman" w:hAnsi="Times New Roman" w:cs="Times New Roman"/>
          <w:sz w:val="24"/>
          <w:szCs w:val="24"/>
        </w:rPr>
        <w:t>impacts of higher temperature,</w:t>
      </w:r>
      <w:r w:rsidR="00977E9C">
        <w:rPr>
          <w:rFonts w:ascii="Times New Roman" w:hAnsi="Times New Roman" w:cs="Times New Roman"/>
          <w:sz w:val="24"/>
          <w:szCs w:val="24"/>
        </w:rPr>
        <w:t xml:space="preserve"> resulting in yields comparable to baseline yields under current weather conditions. However, the </w:t>
      </w:r>
      <w:r w:rsidR="00336CE7">
        <w:rPr>
          <w:rFonts w:ascii="Times New Roman" w:hAnsi="Times New Roman" w:cs="Times New Roman"/>
          <w:sz w:val="24"/>
          <w:szCs w:val="24"/>
        </w:rPr>
        <w:t xml:space="preserve">offset was not consistent across all </w:t>
      </w:r>
      <w:del w:id="94" w:author="Elvis F. Elli" w:date="2026-08-06T15:55:00Z" w16du:dateUtc="2026-08-06T20:55:00Z">
        <w:r w:rsidR="00336CE7" w:rsidDel="00EF100C">
          <w:rPr>
            <w:rFonts w:ascii="Times New Roman" w:hAnsi="Times New Roman" w:cs="Times New Roman"/>
            <w:sz w:val="24"/>
            <w:szCs w:val="24"/>
          </w:rPr>
          <w:delText xml:space="preserve">sites </w:delText>
        </w:r>
      </w:del>
      <w:ins w:id="95" w:author="Elvis F. Elli" w:date="2026-08-06T15:55:00Z" w16du:dateUtc="2026-08-06T20:55:00Z">
        <w:r w:rsidR="00EF100C">
          <w:rPr>
            <w:rFonts w:ascii="Times New Roman" w:hAnsi="Times New Roman" w:cs="Times New Roman"/>
            <w:sz w:val="24"/>
            <w:szCs w:val="24"/>
          </w:rPr>
          <w:t xml:space="preserve">fields </w:t>
        </w:r>
      </w:ins>
      <w:r w:rsidR="00336CE7">
        <w:rPr>
          <w:rFonts w:ascii="Times New Roman" w:hAnsi="Times New Roman" w:cs="Times New Roman"/>
          <w:sz w:val="24"/>
          <w:szCs w:val="24"/>
        </w:rPr>
        <w:t>(Figure 1)</w:t>
      </w:r>
      <w:r w:rsidR="00F862FE">
        <w:rPr>
          <w:rFonts w:ascii="Times New Roman" w:hAnsi="Times New Roman" w:cs="Times New Roman"/>
          <w:sz w:val="24"/>
          <w:szCs w:val="24"/>
        </w:rPr>
        <w:t xml:space="preserve">. </w:t>
      </w:r>
      <w:r w:rsidR="00FC11B1">
        <w:rPr>
          <w:rFonts w:ascii="Times New Roman" w:hAnsi="Times New Roman" w:cs="Times New Roman"/>
          <w:sz w:val="24"/>
          <w:szCs w:val="24"/>
        </w:rPr>
        <w:t>T</w:t>
      </w:r>
      <w:r w:rsidR="00951FE4">
        <w:rPr>
          <w:rFonts w:ascii="Times New Roman" w:hAnsi="Times New Roman" w:cs="Times New Roman"/>
          <w:sz w:val="24"/>
          <w:szCs w:val="24"/>
        </w:rPr>
        <w:t>he c</w:t>
      </w:r>
      <w:r w:rsidR="005771D5">
        <w:rPr>
          <w:rFonts w:ascii="Times New Roman" w:hAnsi="Times New Roman" w:cs="Times New Roman"/>
          <w:sz w:val="24"/>
          <w:szCs w:val="24"/>
        </w:rPr>
        <w:t>ombined</w:t>
      </w:r>
      <w:r w:rsidRPr="008D2943">
        <w:rPr>
          <w:rFonts w:ascii="Times New Roman" w:hAnsi="Times New Roman" w:cs="Times New Roman"/>
          <w:sz w:val="24"/>
          <w:szCs w:val="24"/>
        </w:rPr>
        <w:t xml:space="preserve"> strategies </w:t>
      </w:r>
      <w:r w:rsidR="00951FE4">
        <w:rPr>
          <w:rFonts w:ascii="Times New Roman" w:hAnsi="Times New Roman" w:cs="Times New Roman"/>
          <w:sz w:val="24"/>
          <w:szCs w:val="24"/>
        </w:rPr>
        <w:t xml:space="preserve">increased seed yield </w:t>
      </w:r>
      <w:r w:rsidR="00FC11B1">
        <w:rPr>
          <w:rFonts w:ascii="Times New Roman" w:hAnsi="Times New Roman" w:cs="Times New Roman"/>
          <w:sz w:val="24"/>
          <w:szCs w:val="24"/>
        </w:rPr>
        <w:t>by an average of 12%</w:t>
      </w:r>
      <w:r w:rsidR="00F862FE">
        <w:rPr>
          <w:rFonts w:ascii="Times New Roman" w:hAnsi="Times New Roman" w:cs="Times New Roman"/>
          <w:sz w:val="24"/>
          <w:szCs w:val="24"/>
        </w:rPr>
        <w:t xml:space="preserve"> in relation to the baseline</w:t>
      </w:r>
      <w:r w:rsidR="00B41B87">
        <w:rPr>
          <w:rFonts w:ascii="Times New Roman" w:hAnsi="Times New Roman" w:cs="Times New Roman"/>
          <w:sz w:val="24"/>
          <w:szCs w:val="24"/>
        </w:rPr>
        <w:t xml:space="preserve">, with values ranging from </w:t>
      </w:r>
      <w:r w:rsidR="00F862FE">
        <w:rPr>
          <w:rFonts w:ascii="Times New Roman" w:hAnsi="Times New Roman" w:cs="Times New Roman"/>
          <w:sz w:val="24"/>
          <w:szCs w:val="24"/>
        </w:rPr>
        <w:t>0.4%</w:t>
      </w:r>
      <w:r w:rsidR="00FC11B1">
        <w:rPr>
          <w:rFonts w:ascii="Times New Roman" w:hAnsi="Times New Roman" w:cs="Times New Roman"/>
          <w:sz w:val="24"/>
          <w:szCs w:val="24"/>
        </w:rPr>
        <w:t xml:space="preserve"> to </w:t>
      </w:r>
      <w:r w:rsidR="00F862FE">
        <w:rPr>
          <w:rFonts w:ascii="Times New Roman" w:hAnsi="Times New Roman" w:cs="Times New Roman"/>
          <w:sz w:val="24"/>
          <w:szCs w:val="24"/>
        </w:rPr>
        <w:t xml:space="preserve">17.6% </w:t>
      </w:r>
      <w:r w:rsidR="00FC11B1">
        <w:rPr>
          <w:rFonts w:ascii="Times New Roman" w:hAnsi="Times New Roman" w:cs="Times New Roman"/>
          <w:sz w:val="24"/>
          <w:szCs w:val="24"/>
        </w:rPr>
        <w:t xml:space="preserve">across </w:t>
      </w:r>
      <w:del w:id="96" w:author="Elvis F. Elli" w:date="2026-08-06T15:55:00Z" w16du:dateUtc="2026-08-06T20:55:00Z">
        <w:r w:rsidR="00FC11B1" w:rsidDel="00EF100C">
          <w:rPr>
            <w:rFonts w:ascii="Times New Roman" w:hAnsi="Times New Roman" w:cs="Times New Roman"/>
            <w:sz w:val="24"/>
            <w:szCs w:val="24"/>
          </w:rPr>
          <w:delText>sites</w:delText>
        </w:r>
      </w:del>
      <w:ins w:id="97" w:author="Elvis F. Elli" w:date="2026-08-06T15:55:00Z" w16du:dateUtc="2026-08-06T20:55:00Z">
        <w:r w:rsidR="00EF100C">
          <w:rPr>
            <w:rFonts w:ascii="Times New Roman" w:hAnsi="Times New Roman" w:cs="Times New Roman"/>
            <w:sz w:val="24"/>
            <w:szCs w:val="24"/>
          </w:rPr>
          <w:t>fields</w:t>
        </w:r>
      </w:ins>
      <w:r w:rsidR="00FC11B1">
        <w:rPr>
          <w:rFonts w:ascii="Times New Roman" w:hAnsi="Times New Roman" w:cs="Times New Roman"/>
          <w:sz w:val="24"/>
          <w:szCs w:val="24"/>
        </w:rPr>
        <w:t>, demonstrating a</w:t>
      </w:r>
      <w:r w:rsidR="00951FE4">
        <w:rPr>
          <w:rFonts w:ascii="Times New Roman" w:hAnsi="Times New Roman" w:cs="Times New Roman"/>
          <w:sz w:val="24"/>
          <w:szCs w:val="24"/>
        </w:rPr>
        <w:t xml:space="preserve"> synergistic impact and </w:t>
      </w:r>
      <w:r w:rsidR="00FC11B1">
        <w:rPr>
          <w:rFonts w:ascii="Times New Roman" w:hAnsi="Times New Roman" w:cs="Times New Roman"/>
          <w:sz w:val="24"/>
          <w:szCs w:val="24"/>
        </w:rPr>
        <w:lastRenderedPageBreak/>
        <w:t>emerging</w:t>
      </w:r>
      <w:r w:rsidR="00703FB9">
        <w:rPr>
          <w:rFonts w:ascii="Times New Roman" w:hAnsi="Times New Roman" w:cs="Times New Roman"/>
          <w:sz w:val="24"/>
          <w:szCs w:val="24"/>
        </w:rPr>
        <w:t xml:space="preserve"> as</w:t>
      </w:r>
      <w:r w:rsidR="00703FB9" w:rsidRPr="008D2943">
        <w:rPr>
          <w:rFonts w:ascii="Times New Roman" w:hAnsi="Times New Roman" w:cs="Times New Roman"/>
          <w:sz w:val="24"/>
          <w:szCs w:val="24"/>
        </w:rPr>
        <w:t xml:space="preserve"> </w:t>
      </w:r>
      <w:r w:rsidRPr="008D2943">
        <w:rPr>
          <w:rFonts w:ascii="Times New Roman" w:hAnsi="Times New Roman" w:cs="Times New Roman"/>
          <w:sz w:val="24"/>
          <w:szCs w:val="24"/>
        </w:rPr>
        <w:t xml:space="preserve">the most promising </w:t>
      </w:r>
      <w:r w:rsidR="00E23CE2">
        <w:rPr>
          <w:rFonts w:ascii="Times New Roman" w:hAnsi="Times New Roman" w:cs="Times New Roman"/>
          <w:sz w:val="24"/>
          <w:szCs w:val="24"/>
        </w:rPr>
        <w:t xml:space="preserve">approach </w:t>
      </w:r>
      <w:r w:rsidR="007E3325">
        <w:rPr>
          <w:rFonts w:ascii="Times New Roman" w:hAnsi="Times New Roman" w:cs="Times New Roman"/>
          <w:sz w:val="24"/>
          <w:szCs w:val="24"/>
        </w:rPr>
        <w:t>to sustain soybean yield</w:t>
      </w:r>
      <w:r w:rsidR="00E23CE2">
        <w:rPr>
          <w:rFonts w:ascii="Times New Roman" w:hAnsi="Times New Roman" w:cs="Times New Roman"/>
          <w:sz w:val="24"/>
          <w:szCs w:val="24"/>
        </w:rPr>
        <w:t xml:space="preserve"> under </w:t>
      </w:r>
      <w:r w:rsidR="00066C85">
        <w:rPr>
          <w:rFonts w:ascii="Times New Roman" w:hAnsi="Times New Roman" w:cs="Times New Roman"/>
          <w:sz w:val="24"/>
          <w:szCs w:val="24"/>
        </w:rPr>
        <w:t xml:space="preserve">a </w:t>
      </w:r>
      <w:r w:rsidR="00EB3BD7">
        <w:rPr>
          <w:rFonts w:ascii="Times New Roman" w:hAnsi="Times New Roman" w:cs="Times New Roman"/>
          <w:sz w:val="24"/>
          <w:szCs w:val="24"/>
        </w:rPr>
        <w:t>+</w:t>
      </w:r>
      <w:r w:rsidR="00066C85">
        <w:rPr>
          <w:rFonts w:ascii="Times New Roman" w:hAnsi="Times New Roman" w:cs="Times New Roman"/>
          <w:sz w:val="24"/>
          <w:szCs w:val="24"/>
        </w:rPr>
        <w:t>2</w:t>
      </w:r>
      <w:r w:rsidR="00CA5DF6" w:rsidRPr="008D2943">
        <w:rPr>
          <w:rFonts w:ascii="Times New Roman" w:hAnsi="Times New Roman" w:cs="Times New Roman"/>
          <w:sz w:val="24"/>
          <w:szCs w:val="24"/>
        </w:rPr>
        <w:t>°C</w:t>
      </w:r>
      <w:r w:rsidR="00066C85">
        <w:rPr>
          <w:rFonts w:ascii="Times New Roman" w:hAnsi="Times New Roman" w:cs="Times New Roman"/>
          <w:sz w:val="24"/>
          <w:szCs w:val="24"/>
        </w:rPr>
        <w:t xml:space="preserve"> </w:t>
      </w:r>
      <w:r w:rsidR="00566206">
        <w:rPr>
          <w:rFonts w:ascii="Times New Roman" w:hAnsi="Times New Roman" w:cs="Times New Roman"/>
          <w:sz w:val="24"/>
          <w:szCs w:val="24"/>
        </w:rPr>
        <w:t>scenario</w:t>
      </w:r>
      <w:r w:rsidR="007E164B" w:rsidRPr="008D2943">
        <w:rPr>
          <w:rFonts w:ascii="Times New Roman" w:hAnsi="Times New Roman" w:cs="Times New Roman"/>
          <w:sz w:val="24"/>
          <w:szCs w:val="24"/>
        </w:rPr>
        <w:t xml:space="preserve">. </w:t>
      </w:r>
      <w:r w:rsidR="00B01EF9" w:rsidRPr="00EC2077">
        <w:rPr>
          <w:rFonts w:ascii="Times New Roman" w:hAnsi="Times New Roman" w:cs="Times New Roman"/>
          <w:sz w:val="24"/>
          <w:szCs w:val="24"/>
        </w:rPr>
        <w:t xml:space="preserve">Our </w:t>
      </w:r>
      <w:r w:rsidR="00B01EF9">
        <w:rPr>
          <w:rFonts w:ascii="Times New Roman" w:hAnsi="Times New Roman" w:cs="Times New Roman"/>
          <w:sz w:val="24"/>
          <w:szCs w:val="24"/>
        </w:rPr>
        <w:t xml:space="preserve">study </w:t>
      </w:r>
      <w:r w:rsidR="00B01EF9" w:rsidRPr="00703FB9">
        <w:rPr>
          <w:rFonts w:ascii="Times New Roman" w:hAnsi="Times New Roman" w:cs="Times New Roman"/>
          <w:sz w:val="24"/>
          <w:szCs w:val="24"/>
        </w:rPr>
        <w:t>extends previous work</w:t>
      </w:r>
      <w:r w:rsidR="00B01EF9">
        <w:rPr>
          <w:rFonts w:ascii="Times New Roman" w:hAnsi="Times New Roman" w:cs="Times New Roman"/>
          <w:sz w:val="24"/>
          <w:szCs w:val="24"/>
        </w:rPr>
        <w:t xml:space="preserve"> </w:t>
      </w:r>
      <w:sdt>
        <w:sdtPr>
          <w:rPr>
            <w:rFonts w:ascii="Times New Roman" w:hAnsi="Times New Roman" w:cs="Times New Roman"/>
            <w:color w:val="000000"/>
            <w:sz w:val="24"/>
            <w:szCs w:val="24"/>
          </w:rPr>
          <w:tag w:val="MENDELEY_CITATION_v3_eyJjaXRhdGlvbklEIjoiTUVOREVMRVlfQ0lUQVRJT05fNTVkOTFlMGYtYjNjZS00ZWFkLTk1N2MtZDE5NDI1NGJkODVmIiwicHJvcGVydGllcyI6eyJub3RlSW5kZXgiOjB9LCJpc0VkaXRlZCI6ZmFsc2UsIm1hbnVhbE92ZXJyaWRlIjp7ImlzTWFudWFsbHlPdmVycmlkZGVuIjp0cnVlLCJjaXRlcHJvY1RleHQiOiIoRWxsaSBldCBhbC4sIDIwMjI7IE5lbmRlbCBldCBhbC4sIDIwMjMpIiwibWFudWFsT3ZlcnJpZGVUZXh0IjoiKEVsbGkgZXQgYWwuLCAyMDIyKS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"/>
          <w:id w:val="-460646199"/>
          <w:placeholder>
            <w:docPart w:val="4A39D4780C514A8DB55B7351CDBABE6E"/>
          </w:placeholder>
        </w:sdtPr>
        <w:sdtContent>
          <w:r w:rsidR="00426080" w:rsidRPr="00426080">
            <w:rPr>
              <w:rFonts w:ascii="Times New Roman" w:hAnsi="Times New Roman" w:cs="Times New Roman"/>
              <w:color w:val="000000"/>
              <w:sz w:val="24"/>
              <w:szCs w:val="24"/>
            </w:rPr>
            <w:t>(Elli et al., 2022)</w:t>
          </w:r>
        </w:sdtContent>
      </w:sdt>
      <w:r w:rsidR="00B01EF9" w:rsidRPr="00703FB9">
        <w:rPr>
          <w:rFonts w:ascii="Times New Roman" w:hAnsi="Times New Roman" w:cs="Times New Roman"/>
          <w:sz w:val="24"/>
          <w:szCs w:val="24"/>
        </w:rPr>
        <w:t xml:space="preserve"> by quantifying the </w:t>
      </w:r>
      <w:r w:rsidR="00994215">
        <w:rPr>
          <w:rFonts w:ascii="Times New Roman" w:hAnsi="Times New Roman" w:cs="Times New Roman"/>
          <w:sz w:val="24"/>
          <w:szCs w:val="24"/>
        </w:rPr>
        <w:t>synergistic</w:t>
      </w:r>
      <w:r w:rsidR="00B01EF9">
        <w:rPr>
          <w:rFonts w:ascii="Times New Roman" w:hAnsi="Times New Roman" w:cs="Times New Roman"/>
          <w:sz w:val="24"/>
          <w:szCs w:val="24"/>
        </w:rPr>
        <w:t xml:space="preserve"> effect of </w:t>
      </w:r>
      <w:r w:rsidR="000017E2">
        <w:rPr>
          <w:rFonts w:ascii="Times New Roman" w:hAnsi="Times New Roman" w:cs="Times New Roman"/>
          <w:sz w:val="24"/>
          <w:szCs w:val="24"/>
        </w:rPr>
        <w:t xml:space="preserve">stacked </w:t>
      </w:r>
      <w:r w:rsidR="00B01EF9">
        <w:rPr>
          <w:rFonts w:ascii="Times New Roman" w:hAnsi="Times New Roman" w:cs="Times New Roman"/>
          <w:sz w:val="24"/>
          <w:szCs w:val="24"/>
        </w:rPr>
        <w:t>agronomic management strategies</w:t>
      </w:r>
      <w:r w:rsidR="00B01EF9" w:rsidRPr="00703FB9">
        <w:rPr>
          <w:rFonts w:ascii="Times New Roman" w:hAnsi="Times New Roman" w:cs="Times New Roman"/>
          <w:sz w:val="24"/>
          <w:szCs w:val="24"/>
        </w:rPr>
        <w:t xml:space="preserve"> </w:t>
      </w:r>
      <w:r w:rsidR="00B01EF9">
        <w:rPr>
          <w:rFonts w:ascii="Times New Roman" w:hAnsi="Times New Roman" w:cs="Times New Roman"/>
          <w:sz w:val="24"/>
          <w:szCs w:val="24"/>
        </w:rPr>
        <w:t>to mitigate</w:t>
      </w:r>
      <w:r w:rsidR="00B01EF9" w:rsidRPr="00703FB9">
        <w:rPr>
          <w:rFonts w:ascii="Times New Roman" w:hAnsi="Times New Roman" w:cs="Times New Roman"/>
          <w:sz w:val="24"/>
          <w:szCs w:val="24"/>
        </w:rPr>
        <w:t xml:space="preserve"> heat risks in irrigated soybean</w:t>
      </w:r>
      <w:r w:rsidR="005F265D">
        <w:rPr>
          <w:rFonts w:ascii="Times New Roman" w:hAnsi="Times New Roman" w:cs="Times New Roman"/>
          <w:sz w:val="24"/>
          <w:szCs w:val="24"/>
        </w:rPr>
        <w:t>s</w:t>
      </w:r>
      <w:r w:rsidR="00B01EF9" w:rsidRPr="00703FB9">
        <w:rPr>
          <w:rFonts w:ascii="Times New Roman" w:hAnsi="Times New Roman" w:cs="Times New Roman"/>
          <w:sz w:val="24"/>
          <w:szCs w:val="24"/>
        </w:rPr>
        <w:t xml:space="preserve"> </w:t>
      </w:r>
      <w:r w:rsidR="00F862FE">
        <w:rPr>
          <w:rFonts w:ascii="Times New Roman" w:hAnsi="Times New Roman" w:cs="Times New Roman"/>
          <w:sz w:val="24"/>
          <w:szCs w:val="24"/>
        </w:rPr>
        <w:t xml:space="preserve">at a fine </w:t>
      </w:r>
      <w:r w:rsidR="00C418E3">
        <w:rPr>
          <w:rFonts w:ascii="Times New Roman" w:hAnsi="Times New Roman" w:cs="Times New Roman"/>
          <w:sz w:val="24"/>
          <w:szCs w:val="24"/>
        </w:rPr>
        <w:t>spatial</w:t>
      </w:r>
      <w:r w:rsidR="00F862FE">
        <w:rPr>
          <w:rFonts w:ascii="Times New Roman" w:hAnsi="Times New Roman" w:cs="Times New Roman"/>
          <w:sz w:val="24"/>
          <w:szCs w:val="24"/>
        </w:rPr>
        <w:t xml:space="preserve"> resolution</w:t>
      </w:r>
      <w:r w:rsidR="00B01EF9">
        <w:rPr>
          <w:rFonts w:ascii="Times New Roman" w:hAnsi="Times New Roman" w:cs="Times New Roman"/>
          <w:sz w:val="24"/>
          <w:szCs w:val="24"/>
        </w:rPr>
        <w:t xml:space="preserve"> in the </w:t>
      </w:r>
      <w:r w:rsidR="00B01EF9" w:rsidRPr="00703FB9">
        <w:rPr>
          <w:rFonts w:ascii="Times New Roman" w:hAnsi="Times New Roman" w:cs="Times New Roman"/>
          <w:sz w:val="24"/>
          <w:szCs w:val="24"/>
        </w:rPr>
        <w:t>U.S. Mid-South</w:t>
      </w:r>
      <w:r w:rsidR="007E3325">
        <w:rPr>
          <w:rFonts w:ascii="Times New Roman" w:hAnsi="Times New Roman" w:cs="Times New Roman"/>
          <w:sz w:val="24"/>
          <w:szCs w:val="24"/>
        </w:rPr>
        <w:t>.</w:t>
      </w:r>
    </w:p>
    <w:p w14:paraId="1FE2D9F5" w14:textId="16F50AB7" w:rsidR="001673C9" w:rsidRDefault="00F922D6" w:rsidP="001673C9">
      <w:pPr>
        <w:spacing w:before="120" w:after="0" w:line="480" w:lineRule="auto"/>
        <w:rPr>
          <w:rFonts w:ascii="Times New Roman" w:hAnsi="Times New Roman" w:cs="Times New Roman"/>
          <w:color w:val="000000"/>
          <w:sz w:val="24"/>
          <w:szCs w:val="24"/>
        </w:rPr>
      </w:pPr>
      <w:del w:id="98" w:author="Elvis F. Elli" w:date="2026-08-13T14:45:00Z" w16du:dateUtc="2026-08-13T19:45:00Z">
        <w:r w:rsidDel="000A02E8">
          <w:rPr>
            <w:rFonts w:ascii="Times New Roman" w:hAnsi="Times New Roman" w:cs="Times New Roman"/>
            <w:sz w:val="24"/>
            <w:szCs w:val="24"/>
          </w:rPr>
          <w:delText>We found</w:delText>
        </w:r>
        <w:r w:rsidR="00E82A86" w:rsidRPr="008D2943" w:rsidDel="000A02E8">
          <w:rPr>
            <w:rFonts w:ascii="Times New Roman" w:hAnsi="Times New Roman" w:cs="Times New Roman"/>
            <w:sz w:val="24"/>
            <w:szCs w:val="24"/>
          </w:rPr>
          <w:delText xml:space="preserve"> a</w:delText>
        </w:r>
      </w:del>
      <w:ins w:id="99" w:author="Elvis F. Elli" w:date="2026-08-13T14:45:00Z" w16du:dateUtc="2026-08-13T19:45:00Z">
        <w:r w:rsidR="000A02E8">
          <w:rPr>
            <w:rFonts w:ascii="Times New Roman" w:hAnsi="Times New Roman" w:cs="Times New Roman"/>
            <w:sz w:val="24"/>
            <w:szCs w:val="24"/>
          </w:rPr>
          <w:t>A</w:t>
        </w:r>
      </w:ins>
      <w:r w:rsidR="00E82A86" w:rsidRPr="008D2943">
        <w:rPr>
          <w:rFonts w:ascii="Times New Roman" w:hAnsi="Times New Roman" w:cs="Times New Roman"/>
          <w:sz w:val="24"/>
          <w:szCs w:val="24"/>
        </w:rPr>
        <w:t xml:space="preserve"> </w:t>
      </w:r>
      <w:r w:rsidR="00B93E89">
        <w:rPr>
          <w:rFonts w:ascii="Times New Roman" w:hAnsi="Times New Roman" w:cs="Times New Roman"/>
          <w:sz w:val="24"/>
          <w:szCs w:val="24"/>
        </w:rPr>
        <w:t>5.</w:t>
      </w:r>
      <w:r w:rsidR="006C15B6">
        <w:rPr>
          <w:rFonts w:ascii="Times New Roman" w:hAnsi="Times New Roman" w:cs="Times New Roman"/>
          <w:sz w:val="24"/>
          <w:szCs w:val="24"/>
        </w:rPr>
        <w:t>7</w:t>
      </w:r>
      <w:r w:rsidR="00B93E89">
        <w:rPr>
          <w:rFonts w:ascii="Times New Roman" w:hAnsi="Times New Roman" w:cs="Times New Roman"/>
          <w:sz w:val="24"/>
          <w:szCs w:val="24"/>
        </w:rPr>
        <w:t>% decrease in soybean yield</w:t>
      </w:r>
      <w:r w:rsidR="00BE1CE8">
        <w:rPr>
          <w:rFonts w:ascii="Times New Roman" w:hAnsi="Times New Roman" w:cs="Times New Roman"/>
          <w:sz w:val="24"/>
          <w:szCs w:val="24"/>
        </w:rPr>
        <w:t xml:space="preserve"> </w:t>
      </w:r>
      <w:ins w:id="100" w:author="Elvis F. Elli" w:date="2026-08-13T14:45:00Z" w16du:dateUtc="2026-08-13T19:45:00Z">
        <w:r w:rsidR="000A02E8">
          <w:rPr>
            <w:rFonts w:ascii="Times New Roman" w:hAnsi="Times New Roman" w:cs="Times New Roman"/>
            <w:sz w:val="24"/>
            <w:szCs w:val="24"/>
          </w:rPr>
          <w:t xml:space="preserve">was found </w:t>
        </w:r>
      </w:ins>
      <w:r w:rsidR="00BE1CE8">
        <w:rPr>
          <w:rFonts w:ascii="Times New Roman" w:hAnsi="Times New Roman" w:cs="Times New Roman"/>
          <w:sz w:val="24"/>
          <w:szCs w:val="24"/>
        </w:rPr>
        <w:t>due to rising</w:t>
      </w:r>
      <w:r w:rsidR="00955064">
        <w:rPr>
          <w:rFonts w:ascii="Times New Roman" w:hAnsi="Times New Roman" w:cs="Times New Roman"/>
          <w:sz w:val="24"/>
          <w:szCs w:val="24"/>
        </w:rPr>
        <w:t xml:space="preserve"> temperatures, with values ranging from</w:t>
      </w:r>
      <w:r w:rsidR="00BE1CE8">
        <w:rPr>
          <w:rFonts w:ascii="Times New Roman" w:hAnsi="Times New Roman" w:cs="Times New Roman"/>
          <w:sz w:val="24"/>
          <w:szCs w:val="24"/>
        </w:rPr>
        <w:t xml:space="preserve"> </w:t>
      </w:r>
      <w:r w:rsidR="00955064">
        <w:rPr>
          <w:rFonts w:ascii="Times New Roman" w:hAnsi="Times New Roman" w:cs="Times New Roman"/>
          <w:sz w:val="24"/>
          <w:szCs w:val="24"/>
        </w:rPr>
        <w:t>-14.</w:t>
      </w:r>
      <w:r w:rsidR="006C15B6">
        <w:rPr>
          <w:rFonts w:ascii="Times New Roman" w:hAnsi="Times New Roman" w:cs="Times New Roman"/>
          <w:sz w:val="24"/>
          <w:szCs w:val="24"/>
        </w:rPr>
        <w:t>7</w:t>
      </w:r>
      <w:r w:rsidR="00955064">
        <w:rPr>
          <w:rFonts w:ascii="Times New Roman" w:hAnsi="Times New Roman" w:cs="Times New Roman"/>
          <w:sz w:val="24"/>
          <w:szCs w:val="24"/>
        </w:rPr>
        <w:t>% to</w:t>
      </w:r>
      <w:r w:rsidR="00955064" w:rsidRPr="008D2943">
        <w:rPr>
          <w:rFonts w:ascii="Times New Roman" w:hAnsi="Times New Roman" w:cs="Times New Roman"/>
          <w:sz w:val="24"/>
          <w:szCs w:val="24"/>
        </w:rPr>
        <w:t xml:space="preserve"> </w:t>
      </w:r>
      <w:r w:rsidR="006C15B6">
        <w:rPr>
          <w:rFonts w:ascii="Times New Roman" w:hAnsi="Times New Roman" w:cs="Times New Roman"/>
          <w:sz w:val="24"/>
          <w:szCs w:val="24"/>
        </w:rPr>
        <w:t>-</w:t>
      </w:r>
      <w:r w:rsidR="00955064">
        <w:rPr>
          <w:rFonts w:ascii="Times New Roman" w:hAnsi="Times New Roman" w:cs="Times New Roman"/>
          <w:sz w:val="24"/>
          <w:szCs w:val="24"/>
        </w:rPr>
        <w:t>2.</w:t>
      </w:r>
      <w:r w:rsidR="006C15B6">
        <w:rPr>
          <w:rFonts w:ascii="Times New Roman" w:hAnsi="Times New Roman" w:cs="Times New Roman"/>
          <w:sz w:val="24"/>
          <w:szCs w:val="24"/>
        </w:rPr>
        <w:t>5</w:t>
      </w:r>
      <w:r w:rsidR="00955064">
        <w:rPr>
          <w:rFonts w:ascii="Times New Roman" w:hAnsi="Times New Roman" w:cs="Times New Roman"/>
          <w:sz w:val="24"/>
          <w:szCs w:val="24"/>
        </w:rPr>
        <w:t xml:space="preserve">% </w:t>
      </w:r>
      <w:r w:rsidR="00BB4F56">
        <w:rPr>
          <w:rFonts w:ascii="Times New Roman" w:hAnsi="Times New Roman" w:cs="Times New Roman"/>
          <w:sz w:val="24"/>
          <w:szCs w:val="24"/>
        </w:rPr>
        <w:t xml:space="preserve">across </w:t>
      </w:r>
      <w:del w:id="101" w:author="Elvis F. Elli" w:date="2026-08-06T15:55:00Z" w16du:dateUtc="2026-08-06T20:55:00Z">
        <w:r w:rsidR="00BB4F56" w:rsidDel="00EF100C">
          <w:rPr>
            <w:rFonts w:ascii="Times New Roman" w:hAnsi="Times New Roman" w:cs="Times New Roman"/>
            <w:sz w:val="24"/>
            <w:szCs w:val="24"/>
          </w:rPr>
          <w:delText>site</w:delText>
        </w:r>
        <w:r w:rsidR="006C15B6" w:rsidDel="00EF100C">
          <w:rPr>
            <w:rFonts w:ascii="Times New Roman" w:hAnsi="Times New Roman" w:cs="Times New Roman"/>
            <w:sz w:val="24"/>
            <w:szCs w:val="24"/>
          </w:rPr>
          <w:delText>s</w:delText>
        </w:r>
        <w:r w:rsidR="00BB4F56" w:rsidDel="00EF100C">
          <w:rPr>
            <w:rFonts w:ascii="Times New Roman" w:hAnsi="Times New Roman" w:cs="Times New Roman"/>
            <w:sz w:val="24"/>
            <w:szCs w:val="24"/>
          </w:rPr>
          <w:delText xml:space="preserve"> </w:delText>
        </w:r>
      </w:del>
      <w:ins w:id="102" w:author="Elvis F. Elli" w:date="2026-08-06T15:55:00Z" w16du:dateUtc="2026-08-06T20:55:00Z">
        <w:r w:rsidR="00EF100C">
          <w:rPr>
            <w:rFonts w:ascii="Times New Roman" w:hAnsi="Times New Roman" w:cs="Times New Roman"/>
            <w:sz w:val="24"/>
            <w:szCs w:val="24"/>
          </w:rPr>
          <w:t xml:space="preserve">fields </w:t>
        </w:r>
      </w:ins>
      <w:r w:rsidR="00A247E0">
        <w:rPr>
          <w:rFonts w:ascii="Times New Roman" w:hAnsi="Times New Roman" w:cs="Times New Roman"/>
          <w:sz w:val="24"/>
          <w:szCs w:val="24"/>
        </w:rPr>
        <w:t xml:space="preserve">(Figure </w:t>
      </w:r>
      <w:r w:rsidR="00702A74">
        <w:rPr>
          <w:rFonts w:ascii="Times New Roman" w:hAnsi="Times New Roman" w:cs="Times New Roman"/>
          <w:sz w:val="24"/>
          <w:szCs w:val="24"/>
        </w:rPr>
        <w:t>1</w:t>
      </w:r>
      <w:r w:rsidR="00A247E0">
        <w:rPr>
          <w:rFonts w:ascii="Times New Roman" w:hAnsi="Times New Roman" w:cs="Times New Roman"/>
          <w:sz w:val="24"/>
          <w:szCs w:val="24"/>
        </w:rPr>
        <w:t>)</w:t>
      </w:r>
      <w:r w:rsidR="008E0EFE">
        <w:rPr>
          <w:rFonts w:ascii="Times New Roman" w:hAnsi="Times New Roman" w:cs="Times New Roman"/>
          <w:sz w:val="24"/>
          <w:szCs w:val="24"/>
        </w:rPr>
        <w:t>.</w:t>
      </w:r>
      <w:r w:rsidR="00B829A0">
        <w:rPr>
          <w:rFonts w:ascii="Times New Roman" w:hAnsi="Times New Roman" w:cs="Times New Roman"/>
          <w:sz w:val="24"/>
          <w:szCs w:val="24"/>
        </w:rPr>
        <w:t xml:space="preserve"> </w:t>
      </w:r>
      <w:r w:rsidR="00893141" w:rsidRPr="00B829A0">
        <w:rPr>
          <w:rFonts w:ascii="Times New Roman" w:hAnsi="Times New Roman" w:cs="Times New Roman"/>
          <w:color w:val="000000"/>
          <w:sz w:val="24"/>
          <w:szCs w:val="24"/>
        </w:rPr>
        <w:t>Elli</w:t>
      </w:r>
      <w:r w:rsidR="00893141" w:rsidRPr="008D2943">
        <w:rPr>
          <w:rFonts w:ascii="Times New Roman" w:hAnsi="Times New Roman" w:cs="Times New Roman"/>
          <w:color w:val="000000"/>
          <w:sz w:val="24"/>
          <w:szCs w:val="24"/>
        </w:rPr>
        <w:t xml:space="preserve"> et al. (2022) </w:t>
      </w:r>
      <w:r w:rsidR="00B93E89">
        <w:rPr>
          <w:rFonts w:ascii="Times New Roman" w:hAnsi="Times New Roman" w:cs="Times New Roman"/>
          <w:color w:val="000000"/>
          <w:sz w:val="24"/>
          <w:szCs w:val="24"/>
        </w:rPr>
        <w:t xml:space="preserve">reported </w:t>
      </w:r>
      <w:r w:rsidR="006C15B6">
        <w:rPr>
          <w:rFonts w:ascii="Times New Roman" w:hAnsi="Times New Roman" w:cs="Times New Roman"/>
          <w:color w:val="000000"/>
          <w:sz w:val="24"/>
          <w:szCs w:val="24"/>
        </w:rPr>
        <w:t>an average 19% reduction in seed yield at 10 locations in</w:t>
      </w:r>
      <w:r w:rsidR="00037E00">
        <w:rPr>
          <w:rFonts w:ascii="Times New Roman" w:hAnsi="Times New Roman" w:cs="Times New Roman"/>
          <w:color w:val="000000"/>
          <w:sz w:val="24"/>
          <w:szCs w:val="24"/>
        </w:rPr>
        <w:t xml:space="preserve"> the US Corn Belt</w:t>
      </w:r>
      <w:r w:rsidR="00B93E89">
        <w:rPr>
          <w:rFonts w:ascii="Times New Roman" w:hAnsi="Times New Roman" w:cs="Times New Roman"/>
          <w:color w:val="000000"/>
          <w:sz w:val="24"/>
          <w:szCs w:val="24"/>
        </w:rPr>
        <w:t xml:space="preserve"> </w:t>
      </w:r>
      <w:r w:rsidR="00893141" w:rsidRPr="008D2943">
        <w:rPr>
          <w:rFonts w:ascii="Times New Roman" w:hAnsi="Times New Roman" w:cs="Times New Roman"/>
          <w:sz w:val="24"/>
          <w:szCs w:val="24"/>
        </w:rPr>
        <w:t xml:space="preserve">under a </w:t>
      </w:r>
      <w:r w:rsidR="00EB3BD7">
        <w:rPr>
          <w:rFonts w:ascii="Times New Roman" w:hAnsi="Times New Roman" w:cs="Times New Roman"/>
          <w:sz w:val="24"/>
          <w:szCs w:val="24"/>
        </w:rPr>
        <w:t>+</w:t>
      </w:r>
      <w:r w:rsidR="00893141" w:rsidRPr="008D2943">
        <w:rPr>
          <w:rFonts w:ascii="Times New Roman" w:hAnsi="Times New Roman" w:cs="Times New Roman"/>
          <w:sz w:val="24"/>
          <w:szCs w:val="24"/>
        </w:rPr>
        <w:t>2°C temperature scenario</w:t>
      </w:r>
      <w:r w:rsidR="00893141">
        <w:rPr>
          <w:rFonts w:ascii="Times New Roman" w:hAnsi="Times New Roman" w:cs="Times New Roman"/>
          <w:sz w:val="24"/>
          <w:szCs w:val="24"/>
        </w:rPr>
        <w:t xml:space="preserve"> without </w:t>
      </w:r>
      <w:r w:rsidR="00037E00">
        <w:rPr>
          <w:rFonts w:ascii="Times New Roman" w:hAnsi="Times New Roman" w:cs="Times New Roman"/>
          <w:sz w:val="24"/>
          <w:szCs w:val="24"/>
        </w:rPr>
        <w:t>adap</w:t>
      </w:r>
      <w:r w:rsidR="002D3A9B">
        <w:rPr>
          <w:rFonts w:ascii="Times New Roman" w:hAnsi="Times New Roman" w:cs="Times New Roman"/>
          <w:sz w:val="24"/>
          <w:szCs w:val="24"/>
        </w:rPr>
        <w:t>tive strategies</w:t>
      </w:r>
      <w:r w:rsidR="00893141" w:rsidRPr="008D2943">
        <w:rPr>
          <w:rFonts w:ascii="Times New Roman" w:hAnsi="Times New Roman" w:cs="Times New Roman"/>
          <w:sz w:val="24"/>
          <w:szCs w:val="24"/>
        </w:rPr>
        <w:t xml:space="preserve">. </w:t>
      </w:r>
      <w:r w:rsidR="00B01EF9">
        <w:rPr>
          <w:rFonts w:ascii="Times New Roman" w:hAnsi="Times New Roman" w:cs="Times New Roman"/>
          <w:sz w:val="24"/>
          <w:szCs w:val="24"/>
        </w:rPr>
        <w:t xml:space="preserve">While Elli et al. (2022) did not quantify the combined impact of high temperatures and </w:t>
      </w:r>
      <w:r w:rsidR="000017E2">
        <w:rPr>
          <w:rFonts w:ascii="Times New Roman" w:hAnsi="Times New Roman" w:cs="Times New Roman"/>
          <w:sz w:val="24"/>
          <w:szCs w:val="24"/>
        </w:rPr>
        <w:t xml:space="preserve">stacked </w:t>
      </w:r>
      <w:r w:rsidR="00B01EF9">
        <w:rPr>
          <w:rFonts w:ascii="Times New Roman" w:hAnsi="Times New Roman" w:cs="Times New Roman"/>
          <w:sz w:val="24"/>
          <w:szCs w:val="24"/>
        </w:rPr>
        <w:t>agronomic management</w:t>
      </w:r>
      <w:r w:rsidR="000017E2">
        <w:rPr>
          <w:rFonts w:ascii="Times New Roman" w:hAnsi="Times New Roman" w:cs="Times New Roman"/>
          <w:sz w:val="24"/>
          <w:szCs w:val="24"/>
        </w:rPr>
        <w:t xml:space="preserve"> strategies</w:t>
      </w:r>
      <w:r w:rsidR="00B01EF9">
        <w:rPr>
          <w:rFonts w:ascii="Times New Roman" w:hAnsi="Times New Roman" w:cs="Times New Roman"/>
          <w:sz w:val="24"/>
          <w:szCs w:val="24"/>
        </w:rPr>
        <w:t xml:space="preserve">, they found that </w:t>
      </w:r>
      <w:r w:rsidR="006C15B6">
        <w:rPr>
          <w:rFonts w:ascii="Times New Roman" w:hAnsi="Times New Roman" w:cs="Times New Roman"/>
          <w:sz w:val="24"/>
          <w:szCs w:val="24"/>
        </w:rPr>
        <w:t xml:space="preserve">sowing </w:t>
      </w:r>
      <w:r w:rsidR="001673C9">
        <w:rPr>
          <w:rFonts w:ascii="Times New Roman" w:hAnsi="Times New Roman" w:cs="Times New Roman"/>
          <w:sz w:val="24"/>
          <w:szCs w:val="24"/>
        </w:rPr>
        <w:t xml:space="preserve">12 days earlier </w:t>
      </w:r>
      <w:r w:rsidR="00B01EF9">
        <w:rPr>
          <w:rFonts w:ascii="Times New Roman" w:hAnsi="Times New Roman" w:cs="Times New Roman"/>
          <w:sz w:val="24"/>
          <w:szCs w:val="24"/>
        </w:rPr>
        <w:t xml:space="preserve">increased soybean seed yield by 4.7%. </w:t>
      </w:r>
      <w:sdt>
        <w:sdtPr>
          <w:rPr>
            <w:rFonts w:ascii="Times New Roman" w:hAnsi="Times New Roman" w:cs="Times New Roman"/>
            <w:color w:val="000000"/>
            <w:sz w:val="24"/>
            <w:szCs w:val="24"/>
          </w:rPr>
          <w:tag w:val="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
          <w:id w:val="2099360452"/>
          <w:placeholder>
            <w:docPart w:val="36A98BF884864A0EBEBFCE2B10B23F02"/>
          </w:placeholder>
        </w:sdtPr>
        <w:sdtContent>
          <w:proofErr w:type="spellStart"/>
          <w:r w:rsidR="005775F8" w:rsidRPr="005775F8">
            <w:rPr>
              <w:rFonts w:ascii="Times New Roman" w:hAnsi="Times New Roman" w:cs="Times New Roman"/>
              <w:color w:val="000000"/>
              <w:sz w:val="24"/>
              <w:szCs w:val="24"/>
            </w:rPr>
            <w:t>Deryng</w:t>
          </w:r>
          <w:proofErr w:type="spellEnd"/>
          <w:r w:rsidR="005775F8" w:rsidRPr="005775F8">
            <w:rPr>
              <w:rFonts w:ascii="Times New Roman" w:hAnsi="Times New Roman" w:cs="Times New Roman"/>
              <w:color w:val="000000"/>
              <w:sz w:val="24"/>
              <w:szCs w:val="24"/>
            </w:rPr>
            <w:t xml:space="preserve"> et al. (2014)</w:t>
          </w:r>
        </w:sdtContent>
      </w:sdt>
      <w:r w:rsidR="00333961" w:rsidRPr="00B829A0">
        <w:rPr>
          <w:rFonts w:ascii="Times New Roman" w:hAnsi="Times New Roman" w:cs="Times New Roman"/>
          <w:color w:val="000000"/>
          <w:sz w:val="24"/>
          <w:szCs w:val="24"/>
        </w:rPr>
        <w:t xml:space="preserve"> investigated the effects of heat stress on soybeans </w:t>
      </w:r>
      <w:r w:rsidR="00AC11F5">
        <w:rPr>
          <w:rFonts w:ascii="Times New Roman" w:hAnsi="Times New Roman" w:cs="Times New Roman"/>
          <w:color w:val="000000"/>
          <w:sz w:val="24"/>
          <w:szCs w:val="24"/>
        </w:rPr>
        <w:t xml:space="preserve">worldwide and </w:t>
      </w:r>
      <w:r w:rsidR="002D3A9B">
        <w:rPr>
          <w:rFonts w:ascii="Times New Roman" w:hAnsi="Times New Roman" w:cs="Times New Roman"/>
          <w:color w:val="000000"/>
          <w:sz w:val="24"/>
          <w:szCs w:val="24"/>
        </w:rPr>
        <w:t>predicted</w:t>
      </w:r>
      <w:r w:rsidR="00AC11F5">
        <w:rPr>
          <w:rFonts w:ascii="Times New Roman" w:hAnsi="Times New Roman" w:cs="Times New Roman"/>
          <w:color w:val="000000"/>
          <w:sz w:val="24"/>
          <w:szCs w:val="24"/>
        </w:rPr>
        <w:t xml:space="preserve"> a 33% </w:t>
      </w:r>
      <w:r w:rsidR="00AC11F5" w:rsidRPr="00CE471C">
        <w:rPr>
          <w:rFonts w:ascii="Times New Roman" w:hAnsi="Times New Roman" w:cs="Times New Roman"/>
          <w:color w:val="000000"/>
          <w:sz w:val="24"/>
          <w:szCs w:val="24"/>
        </w:rPr>
        <w:t xml:space="preserve">yield reduction </w:t>
      </w:r>
      <w:r w:rsidR="00333961" w:rsidRPr="00CE471C">
        <w:rPr>
          <w:rFonts w:ascii="Times New Roman" w:hAnsi="Times New Roman" w:cs="Times New Roman"/>
          <w:color w:val="000000"/>
          <w:sz w:val="24"/>
          <w:szCs w:val="24"/>
        </w:rPr>
        <w:t>by 2080.</w:t>
      </w:r>
    </w:p>
    <w:p w14:paraId="72D1FD7B" w14:textId="2A674EDF" w:rsidR="00A03C7F" w:rsidRDefault="00C7141E" w:rsidP="001673C9">
      <w:pPr>
        <w:spacing w:before="120" w:after="0" w:line="480" w:lineRule="auto"/>
        <w:rPr>
          <w:rFonts w:ascii="Times New Roman" w:hAnsi="Times New Roman" w:cs="Times New Roman"/>
          <w:color w:val="000000"/>
          <w:sz w:val="24"/>
          <w:szCs w:val="24"/>
        </w:rPr>
      </w:pPr>
      <w:r w:rsidRPr="00CE471C">
        <w:rPr>
          <w:rFonts w:ascii="Times New Roman" w:hAnsi="Times New Roman" w:cs="Times New Roman"/>
          <w:color w:val="000000"/>
          <w:sz w:val="24"/>
          <w:szCs w:val="24"/>
        </w:rPr>
        <w:t xml:space="preserve">While </w:t>
      </w:r>
      <w:r w:rsidR="00BA646D">
        <w:rPr>
          <w:rFonts w:ascii="Times New Roman" w:hAnsi="Times New Roman" w:cs="Times New Roman"/>
          <w:color w:val="000000"/>
          <w:sz w:val="24"/>
          <w:szCs w:val="24"/>
        </w:rPr>
        <w:t xml:space="preserve">elevated </w:t>
      </w:r>
      <w:r w:rsidR="00F922D6">
        <w:rPr>
          <w:rFonts w:ascii="Times New Roman" w:hAnsi="Times New Roman" w:cs="Times New Roman"/>
          <w:color w:val="000000"/>
          <w:sz w:val="24"/>
          <w:szCs w:val="24"/>
        </w:rPr>
        <w:t xml:space="preserve"> [CO</w:t>
      </w:r>
      <w:r w:rsidR="00F922D6" w:rsidRPr="00C932A2">
        <w:rPr>
          <w:rFonts w:ascii="Times New Roman" w:hAnsi="Times New Roman" w:cs="Times New Roman"/>
          <w:color w:val="000000"/>
          <w:sz w:val="24"/>
          <w:szCs w:val="24"/>
          <w:vertAlign w:val="subscript"/>
        </w:rPr>
        <w:t>2</w:t>
      </w:r>
      <w:r w:rsidR="00F922D6">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r w:rsidR="00084235">
        <w:rPr>
          <w:rFonts w:ascii="Times New Roman" w:hAnsi="Times New Roman" w:cs="Times New Roman"/>
          <w:color w:val="000000"/>
          <w:sz w:val="24"/>
          <w:szCs w:val="24"/>
        </w:rPr>
        <w:t xml:space="preserve">can </w:t>
      </w:r>
      <w:r w:rsidR="006A18A4">
        <w:rPr>
          <w:rFonts w:ascii="Times New Roman" w:hAnsi="Times New Roman" w:cs="Times New Roman"/>
          <w:color w:val="000000"/>
          <w:sz w:val="24"/>
          <w:szCs w:val="24"/>
        </w:rPr>
        <w:t>offset the negative impacts of rising temperatures</w:t>
      </w:r>
      <w:r w:rsidR="007365A9">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"/>
          <w:id w:val="328570607"/>
          <w:placeholder>
            <w:docPart w:val="DefaultPlaceholder_-1854013440"/>
          </w:placeholder>
        </w:sdtPr>
        <w:sdtContent>
          <w:r w:rsidR="005775F8" w:rsidRPr="005775F8">
            <w:rPr>
              <w:rFonts w:ascii="Times New Roman" w:hAnsi="Times New Roman" w:cs="Times New Roman"/>
              <w:color w:val="000000"/>
              <w:sz w:val="24"/>
              <w:szCs w:val="24"/>
            </w:rPr>
            <w:t>(Ainsworth et al., 2002b)</w:t>
          </w:r>
        </w:sdtContent>
      </w:sdt>
      <w:r w:rsidR="005E5820" w:rsidRPr="00CE471C">
        <w:rPr>
          <w:rFonts w:ascii="Times New Roman" w:hAnsi="Times New Roman" w:cs="Times New Roman"/>
          <w:color w:val="000000"/>
          <w:sz w:val="24"/>
          <w:szCs w:val="24"/>
        </w:rPr>
        <w:t xml:space="preserve">, </w:t>
      </w:r>
      <w:r w:rsidR="00557F3D">
        <w:rPr>
          <w:rFonts w:ascii="Times New Roman" w:hAnsi="Times New Roman" w:cs="Times New Roman"/>
          <w:color w:val="000000"/>
          <w:sz w:val="24"/>
          <w:szCs w:val="24"/>
        </w:rPr>
        <w:t xml:space="preserve">structural </w:t>
      </w:r>
      <w:r w:rsidR="00C932A2">
        <w:rPr>
          <w:rFonts w:ascii="Times New Roman" w:hAnsi="Times New Roman" w:cs="Times New Roman"/>
          <w:color w:val="000000"/>
          <w:sz w:val="24"/>
          <w:szCs w:val="24"/>
        </w:rPr>
        <w:t xml:space="preserve">model </w:t>
      </w:r>
      <w:r w:rsidR="003968F6">
        <w:rPr>
          <w:rFonts w:ascii="Times New Roman" w:hAnsi="Times New Roman" w:cs="Times New Roman"/>
          <w:color w:val="000000"/>
          <w:sz w:val="24"/>
          <w:szCs w:val="24"/>
        </w:rPr>
        <w:t xml:space="preserve">uncertainties </w:t>
      </w:r>
      <w:r w:rsidR="00C932A2">
        <w:rPr>
          <w:rFonts w:ascii="Times New Roman" w:hAnsi="Times New Roman" w:cs="Times New Roman"/>
          <w:color w:val="000000"/>
          <w:sz w:val="24"/>
          <w:szCs w:val="24"/>
        </w:rPr>
        <w:t>exist in</w:t>
      </w:r>
      <w:r w:rsidR="007238FC">
        <w:rPr>
          <w:rFonts w:ascii="Times New Roman" w:hAnsi="Times New Roman" w:cs="Times New Roman"/>
          <w:color w:val="000000"/>
          <w:sz w:val="24"/>
          <w:szCs w:val="24"/>
        </w:rPr>
        <w:t xml:space="preserve"> predicting</w:t>
      </w:r>
      <w:r w:rsidRPr="00CE471C">
        <w:rPr>
          <w:rFonts w:ascii="Times New Roman" w:hAnsi="Times New Roman" w:cs="Times New Roman"/>
          <w:color w:val="000000"/>
          <w:sz w:val="24"/>
          <w:szCs w:val="24"/>
        </w:rPr>
        <w:t xml:space="preserve"> yield benefits under</w:t>
      </w:r>
      <w:r w:rsidR="00C932A2">
        <w:rPr>
          <w:rFonts w:ascii="Times New Roman" w:hAnsi="Times New Roman" w:cs="Times New Roman"/>
          <w:color w:val="000000"/>
          <w:sz w:val="24"/>
          <w:szCs w:val="24"/>
        </w:rPr>
        <w:t xml:space="preserve"> elevated [CO</w:t>
      </w:r>
      <w:r w:rsidR="00C932A2" w:rsidRPr="00C932A2">
        <w:rPr>
          <w:rFonts w:ascii="Times New Roman" w:hAnsi="Times New Roman" w:cs="Times New Roman"/>
          <w:color w:val="000000"/>
          <w:sz w:val="24"/>
          <w:szCs w:val="24"/>
          <w:vertAlign w:val="subscript"/>
        </w:rPr>
        <w:t>2</w:t>
      </w:r>
      <w:r w:rsidR="00C932A2">
        <w:rPr>
          <w:rFonts w:ascii="Times New Roman" w:hAnsi="Times New Roman" w:cs="Times New Roman"/>
          <w:color w:val="000000"/>
          <w:sz w:val="24"/>
          <w:szCs w:val="24"/>
        </w:rPr>
        <w:t>]</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V19"/>
          <w:id w:val="-1737628850"/>
          <w:placeholder>
            <w:docPart w:val="DefaultPlaceholder_-1854013440"/>
          </w:placeholder>
        </w:sdtPr>
        <w:sdtContent>
          <w:r w:rsidR="005775F8" w:rsidRPr="005775F8">
            <w:rPr>
              <w:rFonts w:ascii="Times New Roman" w:hAnsi="Times New Roman" w:cs="Times New Roman"/>
              <w:color w:val="000000"/>
              <w:sz w:val="24"/>
              <w:szCs w:val="24"/>
            </w:rPr>
            <w:t>(Kothari et al., 2022)</w:t>
          </w:r>
        </w:sdtContent>
      </w:sdt>
      <w:r w:rsidRPr="00CE471C">
        <w:rPr>
          <w:rFonts w:ascii="Times New Roman" w:hAnsi="Times New Roman" w:cs="Times New Roman"/>
          <w:color w:val="000000"/>
          <w:sz w:val="24"/>
          <w:szCs w:val="24"/>
        </w:rPr>
        <w:t xml:space="preserve">. </w:t>
      </w:r>
      <w:r w:rsidR="006550EB">
        <w:rPr>
          <w:rFonts w:ascii="Times New Roman" w:hAnsi="Times New Roman" w:cs="Times New Roman"/>
          <w:color w:val="000000"/>
          <w:sz w:val="24"/>
          <w:szCs w:val="24"/>
        </w:rPr>
        <w:t xml:space="preserve">Recognizing that </w:t>
      </w:r>
      <w:r w:rsidR="00BD3655">
        <w:rPr>
          <w:rFonts w:ascii="Times New Roman" w:hAnsi="Times New Roman" w:cs="Times New Roman"/>
          <w:color w:val="000000"/>
          <w:sz w:val="24"/>
          <w:szCs w:val="24"/>
        </w:rPr>
        <w:t>soybeans are</w:t>
      </w:r>
      <w:r w:rsidR="006550EB">
        <w:rPr>
          <w:rFonts w:ascii="Times New Roman" w:hAnsi="Times New Roman" w:cs="Times New Roman"/>
          <w:color w:val="000000"/>
          <w:sz w:val="24"/>
          <w:szCs w:val="24"/>
        </w:rPr>
        <w:t xml:space="preserve"> already</w:t>
      </w:r>
      <w:r w:rsidR="005C437B">
        <w:rPr>
          <w:rFonts w:ascii="Times New Roman" w:hAnsi="Times New Roman" w:cs="Times New Roman"/>
          <w:color w:val="000000"/>
          <w:sz w:val="24"/>
          <w:szCs w:val="24"/>
        </w:rPr>
        <w:t xml:space="preserve"> a highly heat-tolerant crop</w:t>
      </w:r>
      <w:r w:rsidR="003403AD">
        <w:rPr>
          <w:rFonts w:ascii="Times New Roman" w:hAnsi="Times New Roman" w:cs="Times New Roman"/>
          <w:color w:val="000000"/>
          <w:sz w:val="24"/>
          <w:szCs w:val="24"/>
        </w:rPr>
        <w:t>,</w:t>
      </w:r>
      <w:r w:rsidR="000D5F5C">
        <w:rPr>
          <w:rFonts w:ascii="Times New Roman" w:hAnsi="Times New Roman" w:cs="Times New Roman"/>
          <w:color w:val="000000"/>
          <w:sz w:val="24"/>
          <w:szCs w:val="24"/>
        </w:rPr>
        <w:t xml:space="preserve"> heat </w:t>
      </w:r>
      <w:r w:rsidR="00BD3655">
        <w:rPr>
          <w:rFonts w:ascii="Times New Roman" w:hAnsi="Times New Roman" w:cs="Times New Roman"/>
          <w:color w:val="000000"/>
          <w:sz w:val="24"/>
          <w:szCs w:val="24"/>
        </w:rPr>
        <w:t xml:space="preserve">events above </w:t>
      </w:r>
      <w:r w:rsidR="003307E5">
        <w:rPr>
          <w:rFonts w:ascii="Times New Roman" w:hAnsi="Times New Roman" w:cs="Times New Roman"/>
          <w:color w:val="000000"/>
          <w:sz w:val="24"/>
          <w:szCs w:val="24"/>
        </w:rPr>
        <w:t>28</w:t>
      </w:r>
      <w:r w:rsidR="003307E5">
        <w:rPr>
          <w:rFonts w:ascii="Times New Roman" w:hAnsi="Times New Roman" w:cs="Times New Roman"/>
          <w:sz w:val="24"/>
          <w:szCs w:val="24"/>
        </w:rPr>
        <w:t xml:space="preserve">°C </w:t>
      </w:r>
      <w:r w:rsidR="00F6479E" w:rsidRPr="00CE471C">
        <w:rPr>
          <w:rFonts w:ascii="Times New Roman" w:hAnsi="Times New Roman" w:cs="Times New Roman"/>
          <w:color w:val="000000"/>
          <w:sz w:val="24"/>
          <w:szCs w:val="24"/>
        </w:rPr>
        <w:t xml:space="preserve">during </w:t>
      </w:r>
      <w:r w:rsidR="004E1898">
        <w:rPr>
          <w:rFonts w:ascii="Times New Roman" w:hAnsi="Times New Roman" w:cs="Times New Roman"/>
          <w:color w:val="000000"/>
          <w:sz w:val="24"/>
          <w:szCs w:val="24"/>
        </w:rPr>
        <w:t xml:space="preserve">the </w:t>
      </w:r>
      <w:r w:rsidR="00F6479E">
        <w:rPr>
          <w:rFonts w:ascii="Times New Roman" w:hAnsi="Times New Roman" w:cs="Times New Roman"/>
          <w:color w:val="000000"/>
          <w:sz w:val="24"/>
          <w:szCs w:val="24"/>
        </w:rPr>
        <w:t>reproductive</w:t>
      </w:r>
      <w:r w:rsidR="00F6479E" w:rsidRPr="00CE471C">
        <w:rPr>
          <w:rFonts w:ascii="Times New Roman" w:hAnsi="Times New Roman" w:cs="Times New Roman"/>
          <w:color w:val="000000"/>
          <w:sz w:val="24"/>
          <w:szCs w:val="24"/>
        </w:rPr>
        <w:t xml:space="preserve"> </w:t>
      </w:r>
      <w:r w:rsidR="00F6479E">
        <w:rPr>
          <w:rFonts w:ascii="Times New Roman" w:hAnsi="Times New Roman" w:cs="Times New Roman"/>
          <w:color w:val="000000"/>
          <w:sz w:val="24"/>
          <w:szCs w:val="24"/>
        </w:rPr>
        <w:t>phase</w:t>
      </w:r>
      <w:r w:rsidR="00F6479E" w:rsidRPr="00CE471C">
        <w:rPr>
          <w:rFonts w:ascii="Times New Roman" w:hAnsi="Times New Roman" w:cs="Times New Roman"/>
          <w:color w:val="000000"/>
          <w:sz w:val="24"/>
          <w:szCs w:val="24"/>
        </w:rPr>
        <w:t xml:space="preserve"> can </w:t>
      </w:r>
      <w:r w:rsidR="005819DD">
        <w:rPr>
          <w:rFonts w:ascii="Times New Roman" w:hAnsi="Times New Roman" w:cs="Times New Roman"/>
          <w:color w:val="000000"/>
          <w:sz w:val="24"/>
          <w:szCs w:val="24"/>
        </w:rPr>
        <w:t>reduce yield by lowering</w:t>
      </w:r>
      <w:r w:rsidR="00F6479E" w:rsidRPr="00CE471C">
        <w:rPr>
          <w:rFonts w:ascii="Times New Roman" w:hAnsi="Times New Roman" w:cs="Times New Roman"/>
          <w:color w:val="000000"/>
          <w:sz w:val="24"/>
          <w:szCs w:val="24"/>
        </w:rPr>
        <w:t xml:space="preserve"> seed number and weight</w:t>
      </w:r>
      <w:r w:rsidR="00F6479E">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"/>
          <w:id w:val="920756224"/>
          <w:placeholder>
            <w:docPart w:val="DefaultPlaceholder_-1854013440"/>
          </w:placeholder>
        </w:sdtPr>
        <w:sdtContent>
          <w:r w:rsidR="005775F8" w:rsidRPr="005775F8">
            <w:rPr>
              <w:rFonts w:ascii="Times New Roman" w:hAnsi="Times New Roman" w:cs="Times New Roman"/>
              <w:color w:val="000000"/>
              <w:sz w:val="24"/>
              <w:szCs w:val="24"/>
            </w:rPr>
            <w:t>(Boote et al., 2005; Djanaguiraman et al., 2013)</w:t>
          </w:r>
        </w:sdtContent>
      </w:sdt>
      <w:r w:rsidR="00702738">
        <w:rPr>
          <w:rFonts w:ascii="Times New Roman" w:hAnsi="Times New Roman" w:cs="Times New Roman"/>
          <w:color w:val="000000"/>
          <w:sz w:val="24"/>
          <w:szCs w:val="24"/>
        </w:rPr>
        <w:t xml:space="preserve">. </w:t>
      </w:r>
      <w:r w:rsidR="004363CA" w:rsidRPr="00CE471C">
        <w:rPr>
          <w:rFonts w:ascii="Times New Roman" w:hAnsi="Times New Roman" w:cs="Times New Roman"/>
          <w:sz w:val="24"/>
          <w:szCs w:val="24"/>
        </w:rPr>
        <w:t xml:space="preserve">The APSIM-soybean version used in the present study </w:t>
      </w:r>
      <w:r w:rsidR="00320AAD">
        <w:rPr>
          <w:rFonts w:ascii="Times New Roman" w:hAnsi="Times New Roman" w:cs="Times New Roman"/>
          <w:sz w:val="24"/>
          <w:szCs w:val="24"/>
        </w:rPr>
        <w:t>account</w:t>
      </w:r>
      <w:ins w:id="103" w:author="Elvis F. Elli" w:date="2026-08-06T16:01:00Z" w16du:dateUtc="2026-08-06T21:01:00Z">
        <w:r w:rsidR="00515364">
          <w:rPr>
            <w:rFonts w:ascii="Times New Roman" w:hAnsi="Times New Roman" w:cs="Times New Roman"/>
            <w:sz w:val="24"/>
            <w:szCs w:val="24"/>
          </w:rPr>
          <w:t>ed</w:t>
        </w:r>
      </w:ins>
      <w:del w:id="104" w:author="Elvis F. Elli" w:date="2026-08-06T16:01:00Z" w16du:dateUtc="2026-08-06T21:01:00Z">
        <w:r w:rsidR="00320AAD" w:rsidDel="00515364">
          <w:rPr>
            <w:rFonts w:ascii="Times New Roman" w:hAnsi="Times New Roman" w:cs="Times New Roman"/>
            <w:sz w:val="24"/>
            <w:szCs w:val="24"/>
          </w:rPr>
          <w:delText>s</w:delText>
        </w:r>
      </w:del>
      <w:r w:rsidR="00320AAD">
        <w:rPr>
          <w:rFonts w:ascii="Times New Roman" w:hAnsi="Times New Roman" w:cs="Times New Roman"/>
          <w:sz w:val="24"/>
          <w:szCs w:val="24"/>
        </w:rPr>
        <w:t xml:space="preserve"> for temperature effects on </w:t>
      </w:r>
      <w:r w:rsidR="005819DD">
        <w:rPr>
          <w:rFonts w:ascii="Times New Roman" w:hAnsi="Times New Roman" w:cs="Times New Roman"/>
          <w:sz w:val="24"/>
          <w:szCs w:val="24"/>
        </w:rPr>
        <w:t>crop</w:t>
      </w:r>
      <w:r w:rsidR="00F20237">
        <w:rPr>
          <w:rFonts w:ascii="Times New Roman" w:hAnsi="Times New Roman" w:cs="Times New Roman"/>
          <w:sz w:val="24"/>
          <w:szCs w:val="24"/>
        </w:rPr>
        <w:t xml:space="preserve"> growth rate </w:t>
      </w:r>
      <w:sdt>
        <w:sdtPr>
          <w:rPr>
            <w:rFonts w:ascii="Times New Roman" w:hAnsi="Times New Roman" w:cs="Times New Roman"/>
            <w:color w:val="000000"/>
            <w:sz w:val="24"/>
            <w:szCs w:val="24"/>
          </w:rPr>
          <w:tag w:val="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"/>
          <w:id w:val="-1166555904"/>
          <w:placeholder>
            <w:docPart w:val="DefaultPlaceholder_-1854013440"/>
          </w:placeholder>
        </w:sdtPr>
        <w:sdtContent>
          <w:r w:rsidR="005775F8" w:rsidRPr="005775F8">
            <w:rPr>
              <w:rFonts w:ascii="Times New Roman" w:hAnsi="Times New Roman" w:cs="Times New Roman"/>
              <w:color w:val="000000"/>
              <w:sz w:val="24"/>
              <w:szCs w:val="24"/>
            </w:rPr>
            <w:t>(Kothari et al., 2024)</w:t>
          </w:r>
        </w:sdtContent>
      </w:sdt>
      <w:r w:rsidR="007E3325">
        <w:rPr>
          <w:rFonts w:ascii="Times New Roman" w:hAnsi="Times New Roman" w:cs="Times New Roman"/>
          <w:color w:val="000000"/>
          <w:sz w:val="24"/>
          <w:szCs w:val="24"/>
        </w:rPr>
        <w:t xml:space="preserve">, </w:t>
      </w:r>
      <w:r w:rsidR="007E3325" w:rsidRPr="00FF294F">
        <w:rPr>
          <w:rFonts w:ascii="Times New Roman" w:hAnsi="Times New Roman" w:cs="Times New Roman"/>
          <w:color w:val="000000"/>
          <w:sz w:val="24"/>
          <w:szCs w:val="24"/>
        </w:rPr>
        <w:t>but d</w:t>
      </w:r>
      <w:ins w:id="105" w:author="Elvis F. Elli" w:date="2026-08-06T16:01:00Z" w16du:dateUtc="2026-08-06T21:01:00Z">
        <w:r w:rsidR="00515364">
          <w:rPr>
            <w:rFonts w:ascii="Times New Roman" w:hAnsi="Times New Roman" w:cs="Times New Roman"/>
            <w:color w:val="000000"/>
            <w:sz w:val="24"/>
            <w:szCs w:val="24"/>
          </w:rPr>
          <w:t>id</w:t>
        </w:r>
      </w:ins>
      <w:del w:id="106" w:author="Elvis F. Elli" w:date="2026-08-06T16:01:00Z" w16du:dateUtc="2026-08-06T21:01:00Z">
        <w:r w:rsidR="007E3325" w:rsidRPr="00FF294F" w:rsidDel="00515364">
          <w:rPr>
            <w:rFonts w:ascii="Times New Roman" w:hAnsi="Times New Roman" w:cs="Times New Roman"/>
            <w:color w:val="000000"/>
            <w:sz w:val="24"/>
            <w:szCs w:val="24"/>
          </w:rPr>
          <w:delText>oes</w:delText>
        </w:r>
      </w:del>
      <w:r w:rsidR="007E3325" w:rsidRPr="00FF294F">
        <w:rPr>
          <w:rFonts w:ascii="Times New Roman" w:hAnsi="Times New Roman" w:cs="Times New Roman"/>
          <w:color w:val="000000"/>
          <w:sz w:val="24"/>
          <w:szCs w:val="24"/>
        </w:rPr>
        <w:t xml:space="preserve"> not account for the impacts of extreme heat on seed number determination</w:t>
      </w:r>
      <w:r w:rsidR="007E3325">
        <w:rPr>
          <w:rFonts w:ascii="Times New Roman" w:hAnsi="Times New Roman" w:cs="Times New Roman"/>
          <w:color w:val="000000"/>
          <w:sz w:val="24"/>
          <w:szCs w:val="24"/>
        </w:rPr>
        <w:t>,</w:t>
      </w:r>
      <w:r w:rsidR="00F922D6">
        <w:rPr>
          <w:rFonts w:ascii="Times New Roman" w:hAnsi="Times New Roman" w:cs="Times New Roman"/>
          <w:color w:val="000000"/>
          <w:sz w:val="24"/>
          <w:szCs w:val="24"/>
        </w:rPr>
        <w:t xml:space="preserve"> </w:t>
      </w:r>
      <w:r w:rsidR="00960276" w:rsidRPr="00CE471C">
        <w:rPr>
          <w:rFonts w:ascii="Times New Roman" w:hAnsi="Times New Roman" w:cs="Times New Roman"/>
          <w:sz w:val="24"/>
          <w:szCs w:val="24"/>
        </w:rPr>
        <w:t xml:space="preserve">a </w:t>
      </w:r>
      <w:r w:rsidR="000C2BD2">
        <w:rPr>
          <w:rFonts w:ascii="Times New Roman" w:hAnsi="Times New Roman" w:cs="Times New Roman"/>
          <w:sz w:val="24"/>
          <w:szCs w:val="24"/>
        </w:rPr>
        <w:t>common limitation in process-based models</w:t>
      </w:r>
      <w:r w:rsidRPr="00CE471C">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"/>
          <w:id w:val="453452177"/>
          <w:placeholder>
            <w:docPart w:val="DefaultPlaceholder_-1854013440"/>
          </w:placeholder>
        </w:sdtPr>
        <w:sdtContent>
          <w:r w:rsidR="005775F8" w:rsidRPr="005775F8">
            <w:rPr>
              <w:rFonts w:ascii="Times New Roman" w:hAnsi="Times New Roman" w:cs="Times New Roman"/>
              <w:color w:val="000000"/>
              <w:sz w:val="24"/>
              <w:szCs w:val="24"/>
            </w:rPr>
            <w:t>(Richetti et al., 2025)</w:t>
          </w:r>
        </w:sdtContent>
      </w:sdt>
      <w:r w:rsidR="007022E9">
        <w:rPr>
          <w:rFonts w:ascii="Times New Roman" w:hAnsi="Times New Roman" w:cs="Times New Roman"/>
          <w:color w:val="000000"/>
          <w:sz w:val="24"/>
          <w:szCs w:val="24"/>
        </w:rPr>
        <w:t xml:space="preserve">. </w:t>
      </w:r>
      <w:r w:rsidR="005F265D">
        <w:rPr>
          <w:rFonts w:ascii="Times New Roman" w:hAnsi="Times New Roman" w:cs="Times New Roman"/>
          <w:color w:val="000000"/>
          <w:sz w:val="24"/>
          <w:szCs w:val="24"/>
        </w:rPr>
        <w:t>Moreover, APSIM assumes constant temperature responses throughout the life cycle, whereas in soybeans this response may change across developmental stages</w:t>
      </w:r>
      <w:r w:rsidR="001303FA">
        <w:rPr>
          <w:rFonts w:ascii="Times New Roman" w:hAnsi="Times New Roman" w:cs="Times New Roman"/>
          <w:color w:val="000000"/>
          <w:sz w:val="24"/>
          <w:szCs w:val="24"/>
        </w:rPr>
        <w:t xml:space="preserve"> </w:t>
      </w:r>
      <w:sdt>
        <w:sdtPr>
          <w:rPr>
            <w:rFonts w:ascii="Times New Roman" w:hAnsi="Times New Roman" w:cs="Times New Roman"/>
            <w:color w:val="000000"/>
            <w:sz w:val="24"/>
            <w:szCs w:val="24"/>
          </w:rPr>
          <w:tag w:val="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IsImNvbnRhaW5lci10aXRsZS1zaG9ydCI6IkFncm9uLiBKLiJ9LCJpc1RlbXBvcmFyeSI6ZmFsc2V9XX0="/>
          <w:id w:val="-1535654012"/>
          <w:placeholder>
            <w:docPart w:val="DefaultPlaceholder_-1854013440"/>
          </w:placeholder>
        </w:sdtPr>
        <w:sdtContent>
          <w:r w:rsidR="005775F8" w:rsidRPr="005775F8">
            <w:rPr>
              <w:rFonts w:ascii="Times New Roman" w:hAnsi="Times New Roman" w:cs="Times New Roman"/>
              <w:color w:val="000000"/>
              <w:sz w:val="24"/>
              <w:szCs w:val="24"/>
            </w:rPr>
            <w:t>(Hatfield et al., 2011)</w:t>
          </w:r>
        </w:sdtContent>
      </w:sdt>
      <w:r w:rsidR="005F265D">
        <w:rPr>
          <w:rFonts w:ascii="Times New Roman" w:hAnsi="Times New Roman" w:cs="Times New Roman"/>
          <w:color w:val="000000"/>
          <w:sz w:val="24"/>
          <w:szCs w:val="24"/>
        </w:rPr>
        <w:t>.</w:t>
      </w:r>
    </w:p>
    <w:p w14:paraId="650D9133" w14:textId="76125D3B" w:rsidR="001C3BFE" w:rsidRDefault="003446A1" w:rsidP="001C3BFE">
      <w:pPr>
        <w:spacing w:before="120" w:after="0" w:line="480" w:lineRule="auto"/>
        <w:rPr>
          <w:rFonts w:ascii="Times New Roman" w:hAnsi="Times New Roman" w:cs="Times New Roman"/>
          <w:color w:val="000000" w:themeColor="text1"/>
          <w:sz w:val="24"/>
          <w:szCs w:val="24"/>
        </w:rPr>
      </w:pPr>
      <w:r>
        <w:rPr>
          <w:rFonts w:ascii="Times New Roman" w:hAnsi="Times New Roman" w:cs="Times New Roman"/>
          <w:sz w:val="24"/>
          <w:szCs w:val="24"/>
        </w:rPr>
        <w:t>W</w:t>
      </w:r>
      <w:r w:rsidR="00A03C7F">
        <w:rPr>
          <w:rFonts w:ascii="Times New Roman" w:hAnsi="Times New Roman" w:cs="Times New Roman"/>
          <w:sz w:val="24"/>
          <w:szCs w:val="24"/>
        </w:rPr>
        <w:t xml:space="preserve">armer springs and </w:t>
      </w:r>
      <w:r w:rsidR="00A03C7F" w:rsidRPr="00DC343D">
        <w:rPr>
          <w:rFonts w:ascii="Times New Roman" w:hAnsi="Times New Roman" w:cs="Times New Roman"/>
          <w:color w:val="000000" w:themeColor="text1"/>
          <w:sz w:val="24"/>
          <w:szCs w:val="24"/>
        </w:rPr>
        <w:t xml:space="preserve">longer frost-free </w:t>
      </w:r>
      <w:r w:rsidR="00A03C7F">
        <w:rPr>
          <w:rFonts w:ascii="Times New Roman" w:hAnsi="Times New Roman" w:cs="Times New Roman"/>
          <w:color w:val="000000" w:themeColor="text1"/>
          <w:sz w:val="24"/>
          <w:szCs w:val="24"/>
        </w:rPr>
        <w:t>periods</w:t>
      </w:r>
      <w:r w:rsidR="00A03C7F" w:rsidRPr="00DC343D">
        <w:rPr>
          <w:rFonts w:ascii="Times New Roman" w:hAnsi="Times New Roman" w:cs="Times New Roman"/>
          <w:color w:val="000000" w:themeColor="text1"/>
          <w:sz w:val="24"/>
          <w:szCs w:val="24"/>
        </w:rPr>
        <w:t xml:space="preserve"> </w:t>
      </w:r>
      <w:r w:rsidR="00A03C7F">
        <w:rPr>
          <w:rFonts w:ascii="Times New Roman" w:hAnsi="Times New Roman" w:cs="Times New Roman"/>
          <w:sz w:val="24"/>
          <w:szCs w:val="24"/>
        </w:rPr>
        <w:t xml:space="preserve">have allowed farmers to plant earlier every year </w:t>
      </w:r>
      <w:sdt>
        <w:sdtPr>
          <w:rPr>
            <w:rFonts w:ascii="Times New Roman" w:hAnsi="Times New Roman" w:cs="Times New Roman"/>
            <w:color w:val="000000"/>
            <w:sz w:val="24"/>
            <w:szCs w:val="24"/>
          </w:rPr>
          <w:tag w:val="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
          <w:id w:val="1683934763"/>
          <w:placeholder>
            <w:docPart w:val="0E08F8117E7D47929D5C1ED80381A253"/>
          </w:placeholder>
        </w:sdtPr>
        <w:sdtContent>
          <w:r w:rsidR="005775F8" w:rsidRPr="005775F8">
            <w:rPr>
              <w:rFonts w:ascii="Times New Roman" w:hAnsi="Times New Roman" w:cs="Times New Roman"/>
              <w:color w:val="000000"/>
              <w:sz w:val="24"/>
              <w:szCs w:val="24"/>
            </w:rPr>
            <w:t>(Mourtzinis et al., 2019)</w:t>
          </w:r>
        </w:sdtContent>
      </w:sdt>
      <w:r>
        <w:rPr>
          <w:rFonts w:ascii="Times New Roman" w:hAnsi="Times New Roman" w:cs="Times New Roman"/>
          <w:sz w:val="24"/>
          <w:szCs w:val="24"/>
        </w:rPr>
        <w:t xml:space="preserve">. However, </w:t>
      </w:r>
      <w:r w:rsidR="00A03C7F">
        <w:rPr>
          <w:rFonts w:ascii="Times New Roman" w:hAnsi="Times New Roman" w:cs="Times New Roman"/>
          <w:sz w:val="24"/>
          <w:szCs w:val="24"/>
        </w:rPr>
        <w:t xml:space="preserve">this practice </w:t>
      </w:r>
      <w:r w:rsidR="00A03C7F" w:rsidRPr="008D2943">
        <w:rPr>
          <w:rFonts w:ascii="Times New Roman" w:hAnsi="Times New Roman" w:cs="Times New Roman"/>
          <w:sz w:val="24"/>
          <w:szCs w:val="24"/>
        </w:rPr>
        <w:t xml:space="preserve">is not always feasible due to </w:t>
      </w:r>
      <w:r w:rsidR="00A03C7F">
        <w:rPr>
          <w:rFonts w:ascii="Times New Roman" w:hAnsi="Times New Roman" w:cs="Times New Roman"/>
          <w:sz w:val="24"/>
          <w:szCs w:val="24"/>
        </w:rPr>
        <w:t xml:space="preserve">extreme rainfall </w:t>
      </w:r>
      <w:r w:rsidR="00A03C7F">
        <w:rPr>
          <w:rFonts w:ascii="Times New Roman" w:hAnsi="Times New Roman" w:cs="Times New Roman"/>
          <w:sz w:val="24"/>
          <w:szCs w:val="24"/>
        </w:rPr>
        <w:lastRenderedPageBreak/>
        <w:t xml:space="preserve">events, which are projected to intensify further </w:t>
      </w:r>
      <w:r w:rsidR="00A03C7F" w:rsidRPr="008D2943">
        <w:rPr>
          <w:rFonts w:ascii="Times New Roman" w:hAnsi="Times New Roman" w:cs="Times New Roman"/>
          <w:sz w:val="24"/>
          <w:szCs w:val="24"/>
        </w:rPr>
        <w:t>(Elli et al., 202</w:t>
      </w:r>
      <w:r w:rsidR="00853706">
        <w:rPr>
          <w:rFonts w:ascii="Times New Roman" w:hAnsi="Times New Roman" w:cs="Times New Roman"/>
          <w:sz w:val="24"/>
          <w:szCs w:val="24"/>
        </w:rPr>
        <w:t>2</w:t>
      </w:r>
      <w:r w:rsidR="00A03C7F" w:rsidRPr="008D2943">
        <w:rPr>
          <w:rFonts w:ascii="Times New Roman" w:hAnsi="Times New Roman" w:cs="Times New Roman"/>
          <w:sz w:val="24"/>
          <w:szCs w:val="24"/>
        </w:rPr>
        <w:t>).</w:t>
      </w:r>
      <w:r w:rsidR="00A03C7F">
        <w:rPr>
          <w:rFonts w:ascii="Times New Roman" w:hAnsi="Times New Roman" w:cs="Times New Roman"/>
          <w:sz w:val="24"/>
          <w:szCs w:val="24"/>
        </w:rPr>
        <w:t xml:space="preserve"> </w:t>
      </w:r>
      <w:r w:rsidR="001673C9">
        <w:rPr>
          <w:rFonts w:ascii="Times New Roman" w:hAnsi="Times New Roman" w:cs="Times New Roman"/>
          <w:color w:val="000000" w:themeColor="text1"/>
          <w:sz w:val="24"/>
          <w:szCs w:val="24"/>
        </w:rPr>
        <w:t xml:space="preserve">Extending the seed </w:t>
      </w:r>
      <w:r>
        <w:rPr>
          <w:rFonts w:ascii="Times New Roman" w:hAnsi="Times New Roman" w:cs="Times New Roman"/>
          <w:color w:val="000000" w:themeColor="text1"/>
          <w:sz w:val="24"/>
          <w:szCs w:val="24"/>
        </w:rPr>
        <w:t>filling</w:t>
      </w:r>
      <w:r w:rsidR="001673C9">
        <w:rPr>
          <w:rFonts w:ascii="Times New Roman" w:hAnsi="Times New Roman" w:cs="Times New Roman"/>
          <w:color w:val="000000" w:themeColor="text1"/>
          <w:sz w:val="24"/>
          <w:szCs w:val="24"/>
        </w:rPr>
        <w:t xml:space="preserve"> period was promising </w:t>
      </w:r>
      <w:r w:rsidR="00AA30C9">
        <w:rPr>
          <w:rFonts w:ascii="Times New Roman" w:hAnsi="Times New Roman" w:cs="Times New Roman"/>
          <w:color w:val="000000" w:themeColor="text1"/>
          <w:sz w:val="24"/>
          <w:szCs w:val="24"/>
        </w:rPr>
        <w:t>t</w:t>
      </w:r>
      <w:r w:rsidR="001673C9">
        <w:rPr>
          <w:rFonts w:ascii="Times New Roman" w:hAnsi="Times New Roman" w:cs="Times New Roman"/>
          <w:color w:val="000000" w:themeColor="text1"/>
          <w:sz w:val="24"/>
          <w:szCs w:val="24"/>
        </w:rPr>
        <w:t xml:space="preserve">o maximize </w:t>
      </w:r>
      <w:r>
        <w:rPr>
          <w:rFonts w:ascii="Times New Roman" w:hAnsi="Times New Roman" w:cs="Times New Roman"/>
          <w:color w:val="000000" w:themeColor="text1"/>
          <w:sz w:val="24"/>
          <w:szCs w:val="24"/>
        </w:rPr>
        <w:t>soybean seed</w:t>
      </w:r>
      <w:r w:rsidR="001673C9">
        <w:rPr>
          <w:rFonts w:ascii="Times New Roman" w:hAnsi="Times New Roman" w:cs="Times New Roman"/>
          <w:color w:val="000000" w:themeColor="text1"/>
          <w:sz w:val="24"/>
          <w:szCs w:val="24"/>
        </w:rPr>
        <w:t xml:space="preserve"> yield (Figure</w:t>
      </w:r>
      <w:ins w:id="107" w:author="Elvis F. Elli" w:date="2026-08-13T15:44:00Z" w16du:dateUtc="2026-08-13T20:44:00Z">
        <w:r w:rsidR="008B13C5">
          <w:rPr>
            <w:rFonts w:ascii="Times New Roman" w:hAnsi="Times New Roman" w:cs="Times New Roman"/>
            <w:color w:val="000000" w:themeColor="text1"/>
            <w:sz w:val="24"/>
            <w:szCs w:val="24"/>
          </w:rPr>
          <w:t>s</w:t>
        </w:r>
      </w:ins>
      <w:r w:rsidR="001673C9">
        <w:rPr>
          <w:rFonts w:ascii="Times New Roman" w:hAnsi="Times New Roman" w:cs="Times New Roman"/>
          <w:color w:val="000000" w:themeColor="text1"/>
          <w:sz w:val="24"/>
          <w:szCs w:val="24"/>
        </w:rPr>
        <w:t xml:space="preserve"> </w:t>
      </w:r>
      <w:ins w:id="108" w:author="Elvis F. Elli" w:date="2026-08-07T10:55:00Z" w16du:dateUtc="2026-08-07T15:55:00Z">
        <w:r w:rsidR="00CB087D">
          <w:rPr>
            <w:rFonts w:ascii="Times New Roman" w:hAnsi="Times New Roman" w:cs="Times New Roman"/>
            <w:color w:val="000000" w:themeColor="text1"/>
            <w:sz w:val="24"/>
            <w:szCs w:val="24"/>
          </w:rPr>
          <w:t>2</w:t>
        </w:r>
      </w:ins>
      <w:ins w:id="109" w:author="Elvis F. Elli" w:date="2026-08-13T15:44:00Z" w16du:dateUtc="2026-08-13T20:44:00Z">
        <w:r w:rsidR="008B13C5">
          <w:rPr>
            <w:rFonts w:ascii="Times New Roman" w:hAnsi="Times New Roman" w:cs="Times New Roman"/>
            <w:color w:val="000000" w:themeColor="text1"/>
            <w:sz w:val="24"/>
            <w:szCs w:val="24"/>
          </w:rPr>
          <w:t xml:space="preserve"> and S</w:t>
        </w:r>
      </w:ins>
      <w:ins w:id="110" w:author="Elvis F. Elli" w:date="2026-08-13T15:46:00Z" w16du:dateUtc="2026-08-13T20:46:00Z">
        <w:r w:rsidR="00CC15D5">
          <w:rPr>
            <w:rFonts w:ascii="Times New Roman" w:hAnsi="Times New Roman" w:cs="Times New Roman"/>
            <w:color w:val="000000" w:themeColor="text1"/>
            <w:sz w:val="24"/>
            <w:szCs w:val="24"/>
          </w:rPr>
          <w:t>6</w:t>
        </w:r>
      </w:ins>
      <w:del w:id="111" w:author="Elvis F. Elli" w:date="2026-08-07T10:55:00Z" w16du:dateUtc="2026-08-07T15:55:00Z">
        <w:r w:rsidR="003C6296" w:rsidDel="00CB087D">
          <w:rPr>
            <w:rFonts w:ascii="Times New Roman" w:hAnsi="Times New Roman" w:cs="Times New Roman"/>
            <w:color w:val="000000" w:themeColor="text1"/>
            <w:sz w:val="24"/>
            <w:szCs w:val="24"/>
          </w:rPr>
          <w:delText>1</w:delText>
        </w:r>
      </w:del>
      <w:r w:rsidR="001673C9">
        <w:rPr>
          <w:rFonts w:ascii="Times New Roman" w:hAnsi="Times New Roman" w:cs="Times New Roman"/>
          <w:color w:val="000000" w:themeColor="text1"/>
          <w:sz w:val="24"/>
          <w:szCs w:val="24"/>
        </w:rPr>
        <w:t>)</w:t>
      </w:r>
      <w:r w:rsidR="00EC3204">
        <w:rPr>
          <w:rFonts w:ascii="Times New Roman" w:hAnsi="Times New Roman" w:cs="Times New Roman"/>
          <w:color w:val="000000" w:themeColor="text1"/>
          <w:sz w:val="24"/>
          <w:szCs w:val="24"/>
        </w:rPr>
        <w:t xml:space="preserve">, which agrees with the findings of </w:t>
      </w:r>
      <w:sdt>
        <w:sdtPr>
          <w:rPr>
            <w:rFonts w:ascii="Times New Roman" w:hAnsi="Times New Roman" w:cs="Times New Roman"/>
            <w:color w:val="000000"/>
            <w:sz w:val="24"/>
            <w:szCs w:val="24"/>
          </w:rPr>
          <w:tag w:val="MENDELEY_CITATION_v3_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"/>
          <w:id w:val="1601749790"/>
          <w:placeholder>
            <w:docPart w:val="DefaultPlaceholder_-1854013440"/>
          </w:placeholder>
        </w:sdtPr>
        <w:sdtContent>
          <w:r w:rsidR="005775F8" w:rsidRPr="005775F8">
            <w:rPr>
              <w:rFonts w:ascii="Times New Roman" w:hAnsi="Times New Roman" w:cs="Times New Roman"/>
              <w:color w:val="000000"/>
              <w:sz w:val="24"/>
              <w:szCs w:val="24"/>
            </w:rPr>
            <w:t>Boote et al. (2003)</w:t>
          </w:r>
        </w:sdtContent>
      </w:sdt>
      <w:r>
        <w:rPr>
          <w:rFonts w:ascii="Times New Roman" w:hAnsi="Times New Roman" w:cs="Times New Roman"/>
          <w:color w:val="000000" w:themeColor="text1"/>
          <w:sz w:val="24"/>
          <w:szCs w:val="24"/>
        </w:rPr>
        <w:t xml:space="preserve">. However, </w:t>
      </w:r>
      <w:r w:rsidR="001673C9">
        <w:rPr>
          <w:rFonts w:ascii="Times New Roman" w:hAnsi="Times New Roman" w:cs="Times New Roman"/>
          <w:color w:val="000000" w:themeColor="text1"/>
          <w:sz w:val="24"/>
          <w:szCs w:val="24"/>
        </w:rPr>
        <w:t>phenology did not fully explain</w:t>
      </w:r>
      <w:r>
        <w:rPr>
          <w:rFonts w:ascii="Times New Roman" w:hAnsi="Times New Roman" w:cs="Times New Roman"/>
          <w:color w:val="000000" w:themeColor="text1"/>
          <w:sz w:val="24"/>
          <w:szCs w:val="24"/>
        </w:rPr>
        <w:t xml:space="preserve"> yield reduction under warming. This could be associated with slower development on days </w:t>
      </w:r>
      <w:r w:rsidR="004D3689">
        <w:rPr>
          <w:rFonts w:ascii="Times New Roman" w:hAnsi="Times New Roman" w:cs="Times New Roman"/>
          <w:color w:val="000000" w:themeColor="text1"/>
          <w:sz w:val="24"/>
          <w:szCs w:val="24"/>
        </w:rPr>
        <w:t>when temperatures exceed the optimum temperature for soybean development in APSIM (30°C,</w:t>
      </w:r>
      <w:r w:rsidR="004D3689">
        <w:rPr>
          <w:rFonts w:ascii="Times New Roman" w:hAnsi="Times New Roman" w:cs="Times New Roman"/>
          <w:sz w:val="24"/>
          <w:szCs w:val="24"/>
        </w:rPr>
        <w:t xml:space="preserve"> Figure S3</w:t>
      </w:r>
      <w:r>
        <w:rPr>
          <w:rFonts w:ascii="Times New Roman" w:hAnsi="Times New Roman" w:cs="Times New Roman"/>
          <w:sz w:val="24"/>
          <w:szCs w:val="24"/>
        </w:rPr>
        <w:t xml:space="preserve">). </w:t>
      </w:r>
      <w:r w:rsidR="000732AC" w:rsidRPr="000732AC">
        <w:rPr>
          <w:rFonts w:ascii="Times New Roman" w:hAnsi="Times New Roman" w:cs="Times New Roman"/>
          <w:sz w:val="24"/>
          <w:szCs w:val="24"/>
        </w:rPr>
        <w:t>Battisti et al. (2018) observed that, owing to the temperature response function governing phenological development, the APSIM model simulated a greater reduction in soybean cycle length under a +4.5°C warming scenario than under a +6.0°C scenario in Southern Brazil</w:t>
      </w:r>
      <w:r w:rsidR="000732AC">
        <w:rPr>
          <w:rFonts w:ascii="Times New Roman" w:hAnsi="Times New Roman" w:cs="Times New Roman"/>
          <w:sz w:val="24"/>
          <w:szCs w:val="24"/>
        </w:rPr>
        <w:t xml:space="preserve">, with </w:t>
      </w:r>
      <w:r w:rsidR="00EC3204">
        <w:rPr>
          <w:rFonts w:ascii="Times New Roman" w:hAnsi="Times New Roman" w:cs="Times New Roman"/>
          <w:sz w:val="24"/>
          <w:szCs w:val="24"/>
        </w:rPr>
        <w:t xml:space="preserve">a </w:t>
      </w:r>
      <w:r w:rsidR="000732AC">
        <w:rPr>
          <w:rFonts w:ascii="Times New Roman" w:hAnsi="Times New Roman" w:cs="Times New Roman"/>
          <w:sz w:val="24"/>
          <w:szCs w:val="24"/>
        </w:rPr>
        <w:t>mean air temperature 23.65°C</w:t>
      </w:r>
      <w:r w:rsidR="000732AC" w:rsidRPr="000732AC">
        <w:rPr>
          <w:rFonts w:ascii="Times New Roman" w:hAnsi="Times New Roman" w:cs="Times New Roman"/>
          <w:sz w:val="24"/>
          <w:szCs w:val="24"/>
        </w:rPr>
        <w:t>.</w:t>
      </w:r>
      <w:r w:rsidR="000732AC">
        <w:rPr>
          <w:rFonts w:ascii="Times New Roman" w:hAnsi="Times New Roman" w:cs="Times New Roman"/>
          <w:sz w:val="24"/>
          <w:szCs w:val="24"/>
        </w:rPr>
        <w:t xml:space="preserve"> </w:t>
      </w:r>
      <w:r>
        <w:rPr>
          <w:rFonts w:ascii="Times New Roman" w:hAnsi="Times New Roman" w:cs="Times New Roman"/>
          <w:color w:val="000000" w:themeColor="text1"/>
          <w:sz w:val="24"/>
          <w:szCs w:val="24"/>
        </w:rPr>
        <w:t xml:space="preserve">Further yield decreases </w:t>
      </w:r>
      <w:r w:rsidR="0077167C">
        <w:rPr>
          <w:rFonts w:ascii="Times New Roman" w:hAnsi="Times New Roman" w:cs="Times New Roman"/>
          <w:color w:val="000000" w:themeColor="text1"/>
          <w:sz w:val="24"/>
          <w:szCs w:val="24"/>
        </w:rPr>
        <w:t>could be</w:t>
      </w:r>
      <w:r>
        <w:rPr>
          <w:rFonts w:ascii="Times New Roman" w:hAnsi="Times New Roman" w:cs="Times New Roman"/>
          <w:color w:val="000000" w:themeColor="text1"/>
          <w:sz w:val="24"/>
          <w:szCs w:val="24"/>
        </w:rPr>
        <w:t xml:space="preserve"> </w:t>
      </w:r>
      <w:r w:rsidR="00CF1D5B">
        <w:rPr>
          <w:rFonts w:ascii="Times New Roman" w:hAnsi="Times New Roman" w:cs="Times New Roman"/>
          <w:color w:val="000000" w:themeColor="text1"/>
          <w:sz w:val="24"/>
          <w:szCs w:val="24"/>
        </w:rPr>
        <w:t>associated with</w:t>
      </w:r>
      <w:r w:rsidR="005819DD">
        <w:rPr>
          <w:rFonts w:ascii="Times New Roman" w:hAnsi="Times New Roman" w:cs="Times New Roman"/>
          <w:color w:val="000000" w:themeColor="text1"/>
          <w:sz w:val="24"/>
          <w:szCs w:val="24"/>
        </w:rPr>
        <w:t xml:space="preserve"> high-temperature effects</w:t>
      </w:r>
      <w:r>
        <w:rPr>
          <w:rFonts w:ascii="Times New Roman" w:hAnsi="Times New Roman" w:cs="Times New Roman"/>
          <w:color w:val="000000" w:themeColor="text1"/>
          <w:sz w:val="24"/>
          <w:szCs w:val="24"/>
        </w:rPr>
        <w:t xml:space="preserve"> on radiation use efficiency </w:t>
      </w:r>
      <w:sdt>
        <w:sdtPr>
          <w:rPr>
            <w:rFonts w:ascii="Times New Roman" w:hAnsi="Times New Roman" w:cs="Times New Roman"/>
            <w:color w:val="000000"/>
            <w:sz w:val="24"/>
            <w:szCs w:val="24"/>
          </w:rPr>
          <w:tag w:val="MENDELEY_CITATION_v3_eyJjaXRhdGlvbklEIjoiTUVOREVMRVlfQ0lUQVRJT05fNzNmYTQyYjgtYzAxNi00Nzk2LTk3MDktZGEyOTE3MmMyOTAzIiwicHJvcGVydGllcyI6eyJub3RlSW5kZXgiOjB9LCJpc0VkaXRlZCI6ZmFsc2UsIm1hbnVhbE92ZXJyaWRlIjp7ImlzTWFudWFsbHlPdmVycmlkZGVuIjpmYWxzZSwiY2l0ZXByb2NUZXh0IjoiKEtvdGhhcmkgZXQgYWwuLCAyMDIyOyBSdWl6LVZlcmEgZXQgYWwuLCAyMDEz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"/>
          <w:id w:val="50578927"/>
          <w:placeholder>
            <w:docPart w:val="DefaultPlaceholder_-1854013440"/>
          </w:placeholder>
        </w:sdtPr>
        <w:sdtContent>
          <w:r w:rsidR="005775F8" w:rsidRPr="005775F8">
            <w:rPr>
              <w:rFonts w:ascii="Times New Roman" w:hAnsi="Times New Roman" w:cs="Times New Roman"/>
              <w:color w:val="000000"/>
              <w:sz w:val="24"/>
              <w:szCs w:val="24"/>
            </w:rPr>
            <w:t>(Kothari et al., 2022; Ruiz-Vera et al., 2013)</w:t>
          </w:r>
        </w:sdtContent>
      </w:sdt>
      <w:r>
        <w:rPr>
          <w:rFonts w:ascii="Times New Roman" w:hAnsi="Times New Roman" w:cs="Times New Roman"/>
          <w:color w:val="000000" w:themeColor="text1"/>
          <w:sz w:val="24"/>
          <w:szCs w:val="24"/>
        </w:rPr>
        <w:t>.</w:t>
      </w:r>
    </w:p>
    <w:p w14:paraId="046BB750" w14:textId="0E15BBE1" w:rsidR="001C3BFE" w:rsidRDefault="001C3BFE" w:rsidP="001C3BFE">
      <w:pPr>
        <w:spacing w:before="120" w:after="0" w:line="480" w:lineRule="auto"/>
        <w:rPr>
          <w:color w:val="000000" w:themeColor="text1"/>
          <w:sz w:val="24"/>
          <w:szCs w:val="24"/>
        </w:rPr>
      </w:pPr>
      <w:r w:rsidRPr="001C3BFE">
        <w:rPr>
          <w:rFonts w:ascii="Times New Roman" w:hAnsi="Times New Roman" w:cs="Times New Roman"/>
          <w:color w:val="000000" w:themeColor="text1"/>
          <w:sz w:val="24"/>
          <w:szCs w:val="24"/>
        </w:rPr>
        <w:t xml:space="preserve">While exploring optimum planting date windows for target environments was not the focus of this study, future research could investigate more extreme scenarios to enhance mechanistic understanding of yield responses under warming. </w:t>
      </w:r>
      <w:ins w:id="112" w:author="Elvis F. Elli" w:date="2026-08-07T09:45:00Z" w16du:dateUtc="2026-08-07T14:45:00Z">
        <w:r w:rsidRPr="001C3BFE">
          <w:rPr>
            <w:rFonts w:ascii="Times New Roman" w:hAnsi="Times New Roman" w:cs="Times New Roman"/>
            <w:color w:val="000000" w:themeColor="text1"/>
            <w:sz w:val="24"/>
            <w:szCs w:val="24"/>
          </w:rPr>
          <w:t xml:space="preserve">Because this study focuses on irrigated </w:t>
        </w:r>
        <w:r w:rsidR="00F23643">
          <w:rPr>
            <w:rFonts w:ascii="Times New Roman" w:hAnsi="Times New Roman" w:cs="Times New Roman"/>
            <w:color w:val="000000" w:themeColor="text1"/>
            <w:sz w:val="24"/>
            <w:szCs w:val="24"/>
          </w:rPr>
          <w:t xml:space="preserve">soybean </w:t>
        </w:r>
        <w:r w:rsidRPr="001C3BFE">
          <w:rPr>
            <w:rFonts w:ascii="Times New Roman" w:hAnsi="Times New Roman" w:cs="Times New Roman"/>
            <w:color w:val="000000" w:themeColor="text1"/>
            <w:sz w:val="24"/>
            <w:szCs w:val="24"/>
          </w:rPr>
          <w:t xml:space="preserve">production systems in the Arkansas Delta region, the results generated may not be directly applicable to rainfed systems. Lastly, our simulations assume an adequate supply of irrigation water. </w:t>
        </w:r>
      </w:ins>
      <w:ins w:id="113" w:author="Elvis F. Elli" w:date="2026-08-07T09:46:00Z" w16du:dateUtc="2026-08-07T14:46:00Z">
        <w:r w:rsidR="00F23643">
          <w:rPr>
            <w:rFonts w:ascii="Times New Roman" w:hAnsi="Times New Roman" w:cs="Times New Roman"/>
            <w:color w:val="000000" w:themeColor="text1"/>
            <w:sz w:val="24"/>
            <w:szCs w:val="24"/>
          </w:rPr>
          <w:t>I</w:t>
        </w:r>
      </w:ins>
      <w:ins w:id="114" w:author="Elvis F. Elli" w:date="2026-08-07T09:45:00Z" w16du:dateUtc="2026-08-07T14:45:00Z">
        <w:r w:rsidRPr="001C3BFE">
          <w:rPr>
            <w:rFonts w:ascii="Times New Roman" w:hAnsi="Times New Roman" w:cs="Times New Roman"/>
            <w:color w:val="000000" w:themeColor="text1"/>
            <w:sz w:val="24"/>
            <w:szCs w:val="24"/>
          </w:rPr>
          <w:t xml:space="preserve">ncreasing pressure on groundwater resources </w:t>
        </w:r>
      </w:ins>
      <w:ins w:id="115" w:author="Elvis F. Elli" w:date="2026-08-07T09:46:00Z" w16du:dateUtc="2026-08-07T14:46:00Z">
        <w:r w:rsidR="00F23643">
          <w:rPr>
            <w:rFonts w:ascii="Times New Roman" w:hAnsi="Times New Roman" w:cs="Times New Roman"/>
            <w:color w:val="000000" w:themeColor="text1"/>
            <w:sz w:val="24"/>
            <w:szCs w:val="24"/>
          </w:rPr>
          <w:t>raises concerns about the long-term availability of irrigation water in the study</w:t>
        </w:r>
      </w:ins>
      <w:ins w:id="116" w:author="Elvis F. Elli" w:date="2026-08-07T09:45:00Z" w16du:dateUtc="2026-08-07T14:45:00Z">
        <w:r w:rsidRPr="001C3BFE">
          <w:rPr>
            <w:rFonts w:ascii="Times New Roman" w:hAnsi="Times New Roman" w:cs="Times New Roman"/>
            <w:color w:val="000000" w:themeColor="text1"/>
            <w:sz w:val="24"/>
            <w:szCs w:val="24"/>
          </w:rPr>
          <w:t xml:space="preserve"> region. Future studies could focus on adaptive strategies </w:t>
        </w:r>
      </w:ins>
      <w:ins w:id="117" w:author="Elvis F. Elli" w:date="2026-08-07T09:47:00Z" w16du:dateUtc="2026-08-07T14:47:00Z">
        <w:r w:rsidR="00F23643">
          <w:rPr>
            <w:rFonts w:ascii="Times New Roman" w:hAnsi="Times New Roman" w:cs="Times New Roman"/>
            <w:color w:val="000000" w:themeColor="text1"/>
            <w:sz w:val="24"/>
            <w:szCs w:val="24"/>
          </w:rPr>
          <w:t>under</w:t>
        </w:r>
      </w:ins>
      <w:ins w:id="118" w:author="Elvis F. Elli" w:date="2026-08-07T09:45:00Z" w16du:dateUtc="2026-08-07T14:45:00Z">
        <w:r w:rsidRPr="001C3BFE">
          <w:rPr>
            <w:rFonts w:ascii="Times New Roman" w:hAnsi="Times New Roman" w:cs="Times New Roman"/>
            <w:color w:val="000000" w:themeColor="text1"/>
            <w:sz w:val="24"/>
            <w:szCs w:val="24"/>
          </w:rPr>
          <w:t xml:space="preserve"> deficit-irrigation scenarios and on </w:t>
        </w:r>
      </w:ins>
      <w:ins w:id="119" w:author="Elvis F. Elli" w:date="2026-08-07T09:46:00Z" w16du:dateUtc="2026-08-07T14:46:00Z">
        <w:r w:rsidR="00F23643">
          <w:rPr>
            <w:rFonts w:ascii="Times New Roman" w:hAnsi="Times New Roman" w:cs="Times New Roman"/>
            <w:color w:val="000000" w:themeColor="text1"/>
            <w:sz w:val="24"/>
            <w:szCs w:val="24"/>
          </w:rPr>
          <w:t>maximizing</w:t>
        </w:r>
      </w:ins>
      <w:ins w:id="120" w:author="Elvis F. Elli" w:date="2026-08-07T09:45:00Z" w16du:dateUtc="2026-08-07T14:45:00Z">
        <w:r w:rsidRPr="001C3BFE">
          <w:rPr>
            <w:rFonts w:ascii="Times New Roman" w:hAnsi="Times New Roman" w:cs="Times New Roman"/>
            <w:color w:val="000000" w:themeColor="text1"/>
            <w:sz w:val="24"/>
            <w:szCs w:val="24"/>
          </w:rPr>
          <w:t xml:space="preserve"> </w:t>
        </w:r>
      </w:ins>
      <w:ins w:id="121" w:author="Elvis F. Elli" w:date="2026-08-07T09:47:00Z" w16du:dateUtc="2026-08-07T14:47:00Z">
        <w:r w:rsidR="00F23643">
          <w:rPr>
            <w:rFonts w:ascii="Times New Roman" w:hAnsi="Times New Roman" w:cs="Times New Roman"/>
            <w:color w:val="000000" w:themeColor="text1"/>
            <w:sz w:val="24"/>
            <w:szCs w:val="24"/>
          </w:rPr>
          <w:t xml:space="preserve">systems' </w:t>
        </w:r>
      </w:ins>
      <w:ins w:id="122" w:author="Elvis F. Elli" w:date="2026-08-07T09:45:00Z" w16du:dateUtc="2026-08-07T14:45:00Z">
        <w:r w:rsidRPr="001C3BFE">
          <w:rPr>
            <w:rFonts w:ascii="Times New Roman" w:hAnsi="Times New Roman" w:cs="Times New Roman"/>
            <w:color w:val="000000" w:themeColor="text1"/>
            <w:sz w:val="24"/>
            <w:szCs w:val="24"/>
          </w:rPr>
          <w:t>water</w:t>
        </w:r>
      </w:ins>
      <w:ins w:id="123" w:author="Elvis F. Elli" w:date="2026-08-07T09:47:00Z" w16du:dateUtc="2026-08-07T14:47:00Z">
        <w:r w:rsidR="00F23643">
          <w:rPr>
            <w:rFonts w:ascii="Times New Roman" w:hAnsi="Times New Roman" w:cs="Times New Roman"/>
            <w:color w:val="000000" w:themeColor="text1"/>
            <w:sz w:val="24"/>
            <w:szCs w:val="24"/>
          </w:rPr>
          <w:t xml:space="preserve"> </w:t>
        </w:r>
      </w:ins>
      <w:ins w:id="124" w:author="Elvis F. Elli" w:date="2026-08-07T09:45:00Z" w16du:dateUtc="2026-08-07T14:45:00Z">
        <w:r w:rsidRPr="001C3BFE">
          <w:rPr>
            <w:rFonts w:ascii="Times New Roman" w:hAnsi="Times New Roman" w:cs="Times New Roman"/>
            <w:color w:val="000000" w:themeColor="text1"/>
            <w:sz w:val="24"/>
            <w:szCs w:val="24"/>
          </w:rPr>
          <w:t>use efficiency.</w:t>
        </w:r>
      </w:ins>
    </w:p>
    <w:p w14:paraId="71202A4B" w14:textId="161D7DB1" w:rsidR="00AF3D8D" w:rsidRPr="008D2943" w:rsidRDefault="00AF3D8D" w:rsidP="001C3BFE">
      <w:pPr>
        <w:pStyle w:val="H1"/>
        <w:spacing w:line="480" w:lineRule="auto"/>
        <w:rPr>
          <w:sz w:val="24"/>
          <w:szCs w:val="24"/>
        </w:rPr>
      </w:pPr>
      <w:r w:rsidRPr="008D2943">
        <w:rPr>
          <w:sz w:val="24"/>
          <w:szCs w:val="24"/>
        </w:rPr>
        <w:t>5 cONCLUSION</w:t>
      </w:r>
    </w:p>
    <w:p w14:paraId="0B7510A8" w14:textId="1EFFC3B9" w:rsidR="00084A71" w:rsidRDefault="00B9116C" w:rsidP="00F85278">
      <w:pPr>
        <w:spacing w:before="240" w:line="480" w:lineRule="auto"/>
        <w:rPr>
          <w:rFonts w:ascii="Times New Roman" w:hAnsi="Times New Roman" w:cs="Times New Roman"/>
          <w:sz w:val="24"/>
          <w:szCs w:val="24"/>
        </w:rPr>
      </w:pPr>
      <w:r w:rsidRPr="008D2943">
        <w:rPr>
          <w:rFonts w:ascii="Times New Roman" w:hAnsi="Times New Roman" w:cs="Times New Roman"/>
          <w:sz w:val="24"/>
          <w:szCs w:val="24"/>
        </w:rPr>
        <w:t xml:space="preserve">This study advances our understanding </w:t>
      </w:r>
      <w:r w:rsidR="00DE24AC" w:rsidRPr="008D2943">
        <w:rPr>
          <w:rFonts w:ascii="Times New Roman" w:hAnsi="Times New Roman" w:cs="Times New Roman"/>
          <w:sz w:val="24"/>
          <w:szCs w:val="24"/>
        </w:rPr>
        <w:t xml:space="preserve">of </w:t>
      </w:r>
      <w:r w:rsidR="003446A1">
        <w:rPr>
          <w:rFonts w:ascii="Times New Roman" w:hAnsi="Times New Roman" w:cs="Times New Roman"/>
          <w:sz w:val="24"/>
          <w:szCs w:val="24"/>
        </w:rPr>
        <w:t>synergistic</w:t>
      </w:r>
      <w:r w:rsidR="0035277E">
        <w:rPr>
          <w:rFonts w:ascii="Times New Roman" w:hAnsi="Times New Roman" w:cs="Times New Roman"/>
          <w:sz w:val="24"/>
          <w:szCs w:val="24"/>
        </w:rPr>
        <w:t xml:space="preserve"> </w:t>
      </w:r>
      <w:r w:rsidR="0051514A" w:rsidRPr="008D2943">
        <w:rPr>
          <w:rFonts w:ascii="Times New Roman" w:hAnsi="Times New Roman" w:cs="Times New Roman"/>
          <w:sz w:val="24"/>
          <w:szCs w:val="24"/>
        </w:rPr>
        <w:t xml:space="preserve">agronomic management </w:t>
      </w:r>
      <w:r w:rsidR="00656EFC">
        <w:rPr>
          <w:rFonts w:ascii="Times New Roman" w:hAnsi="Times New Roman" w:cs="Times New Roman"/>
          <w:sz w:val="24"/>
          <w:szCs w:val="24"/>
        </w:rPr>
        <w:t>adaptation</w:t>
      </w:r>
      <w:r w:rsidR="0051514A" w:rsidRPr="008D2943">
        <w:rPr>
          <w:rFonts w:ascii="Times New Roman" w:hAnsi="Times New Roman" w:cs="Times New Roman"/>
          <w:sz w:val="24"/>
          <w:szCs w:val="24"/>
        </w:rPr>
        <w:t xml:space="preserve"> </w:t>
      </w:r>
      <w:r w:rsidR="00AA30C9">
        <w:rPr>
          <w:rFonts w:ascii="Times New Roman" w:hAnsi="Times New Roman" w:cs="Times New Roman"/>
          <w:sz w:val="24"/>
          <w:szCs w:val="24"/>
        </w:rPr>
        <w:t>to</w:t>
      </w:r>
      <w:r w:rsidR="00F85278">
        <w:rPr>
          <w:rFonts w:ascii="Times New Roman" w:hAnsi="Times New Roman" w:cs="Times New Roman"/>
          <w:sz w:val="24"/>
          <w:szCs w:val="24"/>
        </w:rPr>
        <w:t xml:space="preserve"> sustain soybean seed yields under </w:t>
      </w:r>
      <w:r w:rsidR="00656EFC">
        <w:rPr>
          <w:rFonts w:ascii="Times New Roman" w:hAnsi="Times New Roman" w:cs="Times New Roman"/>
          <w:sz w:val="24"/>
          <w:szCs w:val="24"/>
        </w:rPr>
        <w:t>warming</w:t>
      </w:r>
      <w:r w:rsidR="003446A1">
        <w:rPr>
          <w:rFonts w:ascii="Times New Roman" w:hAnsi="Times New Roman" w:cs="Times New Roman"/>
          <w:sz w:val="24"/>
          <w:szCs w:val="24"/>
        </w:rPr>
        <w:t xml:space="preserve">, providing new quantitative evidence from </w:t>
      </w:r>
      <w:del w:id="125" w:author="Elvis F. Elli" w:date="2026-08-06T16:03:00Z" w16du:dateUtc="2026-08-06T21:03:00Z">
        <w:r w:rsidR="003446A1" w:rsidDel="00515364">
          <w:rPr>
            <w:rFonts w:ascii="Times New Roman" w:hAnsi="Times New Roman" w:cs="Times New Roman"/>
            <w:sz w:val="24"/>
            <w:szCs w:val="24"/>
          </w:rPr>
          <w:delText xml:space="preserve">the </w:delText>
        </w:r>
      </w:del>
      <w:r w:rsidR="003446A1">
        <w:rPr>
          <w:rFonts w:ascii="Times New Roman" w:hAnsi="Times New Roman" w:cs="Times New Roman"/>
          <w:sz w:val="24"/>
          <w:szCs w:val="24"/>
        </w:rPr>
        <w:t xml:space="preserve">irrigated </w:t>
      </w:r>
      <w:ins w:id="126" w:author="Elvis F. Elli" w:date="2026-08-06T16:03:00Z" w16du:dateUtc="2026-08-06T21:03:00Z">
        <w:r w:rsidR="00515364">
          <w:rPr>
            <w:rFonts w:ascii="Times New Roman" w:hAnsi="Times New Roman" w:cs="Times New Roman"/>
            <w:sz w:val="24"/>
            <w:szCs w:val="24"/>
          </w:rPr>
          <w:t>s</w:t>
        </w:r>
      </w:ins>
      <w:del w:id="127" w:author="Elvis F. Elli" w:date="2026-08-06T16:03:00Z" w16du:dateUtc="2026-08-06T21:03:00Z">
        <w:r w:rsidR="003446A1" w:rsidDel="00515364">
          <w:rPr>
            <w:rFonts w:ascii="Times New Roman" w:hAnsi="Times New Roman" w:cs="Times New Roman"/>
            <w:sz w:val="24"/>
            <w:szCs w:val="24"/>
          </w:rPr>
          <w:delText>S</w:delText>
        </w:r>
      </w:del>
      <w:r w:rsidR="003446A1">
        <w:rPr>
          <w:rFonts w:ascii="Times New Roman" w:hAnsi="Times New Roman" w:cs="Times New Roman"/>
          <w:sz w:val="24"/>
          <w:szCs w:val="24"/>
        </w:rPr>
        <w:t>oybean</w:t>
      </w:r>
      <w:del w:id="128" w:author="Elvis F. Elli" w:date="2026-08-06T16:03:00Z" w16du:dateUtc="2026-08-06T21:03:00Z">
        <w:r w:rsidR="003446A1" w:rsidDel="00515364">
          <w:rPr>
            <w:rFonts w:ascii="Times New Roman" w:hAnsi="Times New Roman" w:cs="Times New Roman"/>
            <w:sz w:val="24"/>
            <w:szCs w:val="24"/>
          </w:rPr>
          <w:delText>s</w:delText>
        </w:r>
      </w:del>
      <w:r w:rsidR="003446A1">
        <w:rPr>
          <w:rFonts w:ascii="Times New Roman" w:hAnsi="Times New Roman" w:cs="Times New Roman"/>
          <w:sz w:val="24"/>
          <w:szCs w:val="24"/>
        </w:rPr>
        <w:t xml:space="preserve"> in the US Mid-South that extends the </w:t>
      </w:r>
      <w:r w:rsidR="00146F79">
        <w:rPr>
          <w:rFonts w:ascii="Times New Roman" w:hAnsi="Times New Roman" w:cs="Times New Roman"/>
          <w:sz w:val="24"/>
          <w:szCs w:val="24"/>
        </w:rPr>
        <w:t>existing literature</w:t>
      </w:r>
      <w:r w:rsidR="00DA4BB9" w:rsidRPr="008D2943">
        <w:rPr>
          <w:rFonts w:ascii="Times New Roman" w:hAnsi="Times New Roman" w:cs="Times New Roman"/>
          <w:sz w:val="24"/>
          <w:szCs w:val="24"/>
        </w:rPr>
        <w:t xml:space="preserve">. </w:t>
      </w:r>
      <w:del w:id="129" w:author="Elvis F. Elli" w:date="2026-08-13T14:46:00Z" w16du:dateUtc="2026-08-13T19:46:00Z">
        <w:r w:rsidR="00000EA1" w:rsidRPr="008D2943" w:rsidDel="000A02E8">
          <w:rPr>
            <w:rFonts w:ascii="Times New Roman" w:hAnsi="Times New Roman" w:cs="Times New Roman"/>
            <w:sz w:val="24"/>
            <w:szCs w:val="24"/>
          </w:rPr>
          <w:delText>We found that</w:delText>
        </w:r>
        <w:r w:rsidR="00203881" w:rsidDel="000A02E8">
          <w:rPr>
            <w:rFonts w:ascii="Times New Roman" w:hAnsi="Times New Roman" w:cs="Times New Roman"/>
            <w:sz w:val="24"/>
            <w:szCs w:val="24"/>
          </w:rPr>
          <w:delText xml:space="preserve"> s</w:delText>
        </w:r>
      </w:del>
      <w:ins w:id="130" w:author="Elvis F. Elli" w:date="2026-08-13T14:46:00Z" w16du:dateUtc="2026-08-13T19:46:00Z">
        <w:r w:rsidR="000A02E8">
          <w:rPr>
            <w:rFonts w:ascii="Times New Roman" w:hAnsi="Times New Roman" w:cs="Times New Roman"/>
            <w:sz w:val="24"/>
            <w:szCs w:val="24"/>
          </w:rPr>
          <w:t>S</w:t>
        </w:r>
      </w:ins>
      <w:r w:rsidR="00203881">
        <w:rPr>
          <w:rFonts w:ascii="Times New Roman" w:hAnsi="Times New Roman" w:cs="Times New Roman"/>
          <w:sz w:val="24"/>
          <w:szCs w:val="24"/>
        </w:rPr>
        <w:t>oybean yields decline</w:t>
      </w:r>
      <w:r w:rsidR="006B4DD5">
        <w:rPr>
          <w:rFonts w:ascii="Times New Roman" w:hAnsi="Times New Roman" w:cs="Times New Roman"/>
          <w:sz w:val="24"/>
          <w:szCs w:val="24"/>
        </w:rPr>
        <w:t>d</w:t>
      </w:r>
      <w:r w:rsidR="00203881">
        <w:rPr>
          <w:rFonts w:ascii="Times New Roman" w:hAnsi="Times New Roman" w:cs="Times New Roman"/>
          <w:sz w:val="24"/>
          <w:szCs w:val="24"/>
        </w:rPr>
        <w:t xml:space="preserve"> by</w:t>
      </w:r>
      <w:r w:rsidR="00DB74A2">
        <w:rPr>
          <w:rFonts w:ascii="Times New Roman" w:hAnsi="Times New Roman" w:cs="Times New Roman"/>
          <w:sz w:val="24"/>
          <w:szCs w:val="24"/>
        </w:rPr>
        <w:t xml:space="preserve"> </w:t>
      </w:r>
      <w:r w:rsidR="00DB74A2">
        <w:rPr>
          <w:rFonts w:ascii="Times New Roman" w:hAnsi="Times New Roman" w:cs="Times New Roman"/>
          <w:sz w:val="24"/>
          <w:szCs w:val="24"/>
        </w:rPr>
        <w:lastRenderedPageBreak/>
        <w:t>5.</w:t>
      </w:r>
      <w:r w:rsidR="003C6296">
        <w:rPr>
          <w:rFonts w:ascii="Times New Roman" w:hAnsi="Times New Roman" w:cs="Times New Roman"/>
          <w:sz w:val="24"/>
          <w:szCs w:val="24"/>
        </w:rPr>
        <w:t>7</w:t>
      </w:r>
      <w:r w:rsidR="00DB74A2">
        <w:rPr>
          <w:rFonts w:ascii="Times New Roman" w:hAnsi="Times New Roman" w:cs="Times New Roman"/>
          <w:sz w:val="24"/>
          <w:szCs w:val="24"/>
        </w:rPr>
        <w:t>% on average</w:t>
      </w:r>
      <w:r w:rsidR="006B4DD5">
        <w:rPr>
          <w:rFonts w:ascii="Times New Roman" w:hAnsi="Times New Roman" w:cs="Times New Roman"/>
          <w:sz w:val="24"/>
          <w:szCs w:val="24"/>
        </w:rPr>
        <w:t xml:space="preserve"> under </w:t>
      </w:r>
      <w:r w:rsidR="001E00CC">
        <w:rPr>
          <w:rFonts w:ascii="Times New Roman" w:hAnsi="Times New Roman" w:cs="Times New Roman"/>
          <w:sz w:val="24"/>
          <w:szCs w:val="24"/>
        </w:rPr>
        <w:t>rising</w:t>
      </w:r>
      <w:r w:rsidR="00406059">
        <w:rPr>
          <w:rFonts w:ascii="Times New Roman" w:hAnsi="Times New Roman" w:cs="Times New Roman"/>
          <w:sz w:val="24"/>
          <w:szCs w:val="24"/>
        </w:rPr>
        <w:t xml:space="preserve"> temperatures. </w:t>
      </w:r>
      <w:r w:rsidR="00450F70">
        <w:rPr>
          <w:rFonts w:ascii="Times New Roman" w:hAnsi="Times New Roman" w:cs="Times New Roman"/>
          <w:sz w:val="24"/>
          <w:szCs w:val="24"/>
        </w:rPr>
        <w:t>A</w:t>
      </w:r>
      <w:r w:rsidR="00BE21A5" w:rsidRPr="008D2943">
        <w:rPr>
          <w:rFonts w:ascii="Times New Roman" w:hAnsi="Times New Roman" w:cs="Times New Roman"/>
          <w:sz w:val="24"/>
          <w:szCs w:val="24"/>
        </w:rPr>
        <w:t xml:space="preserve">djusting </w:t>
      </w:r>
      <w:r w:rsidR="003446A1">
        <w:rPr>
          <w:rFonts w:ascii="Times New Roman" w:hAnsi="Times New Roman" w:cs="Times New Roman"/>
          <w:sz w:val="24"/>
          <w:szCs w:val="24"/>
        </w:rPr>
        <w:t>the soybean maturity group, combined with early sowing</w:t>
      </w:r>
      <w:r w:rsidR="00AA30C9">
        <w:rPr>
          <w:rFonts w:ascii="Times New Roman" w:hAnsi="Times New Roman" w:cs="Times New Roman"/>
          <w:sz w:val="24"/>
          <w:szCs w:val="24"/>
        </w:rPr>
        <w:t>,</w:t>
      </w:r>
      <w:r w:rsidR="005819DD">
        <w:rPr>
          <w:rFonts w:ascii="Times New Roman" w:hAnsi="Times New Roman" w:cs="Times New Roman"/>
          <w:sz w:val="24"/>
          <w:szCs w:val="24"/>
        </w:rPr>
        <w:t xml:space="preserve"> result</w:t>
      </w:r>
      <w:r w:rsidR="00AA30C9">
        <w:rPr>
          <w:rFonts w:ascii="Times New Roman" w:hAnsi="Times New Roman" w:cs="Times New Roman"/>
          <w:sz w:val="24"/>
          <w:szCs w:val="24"/>
        </w:rPr>
        <w:t>ed</w:t>
      </w:r>
      <w:r w:rsidR="005819DD">
        <w:rPr>
          <w:rFonts w:ascii="Times New Roman" w:hAnsi="Times New Roman" w:cs="Times New Roman"/>
          <w:sz w:val="24"/>
          <w:szCs w:val="24"/>
        </w:rPr>
        <w:t xml:space="preserve"> in an overall yield gain of 12% relative to the historical baseline</w:t>
      </w:r>
      <w:r w:rsidR="00E41C10" w:rsidRPr="008D2943">
        <w:rPr>
          <w:rFonts w:ascii="Times New Roman" w:hAnsi="Times New Roman" w:cs="Times New Roman"/>
          <w:sz w:val="24"/>
          <w:szCs w:val="24"/>
        </w:rPr>
        <w:t>.</w:t>
      </w:r>
    </w:p>
    <w:p w14:paraId="694A8402" w14:textId="77777777" w:rsidR="00645611" w:rsidRPr="008D2943" w:rsidRDefault="00645611" w:rsidP="00645611">
      <w:pPr>
        <w:pStyle w:val="H1"/>
        <w:spacing w:line="480" w:lineRule="auto"/>
        <w:rPr>
          <w:sz w:val="24"/>
          <w:szCs w:val="24"/>
        </w:rPr>
      </w:pPr>
      <w:r w:rsidRPr="008D2943">
        <w:rPr>
          <w:sz w:val="24"/>
          <w:szCs w:val="24"/>
        </w:rPr>
        <w:t>Conflict of Interest</w:t>
      </w:r>
    </w:p>
    <w:p w14:paraId="119C7063" w14:textId="34CF04FF" w:rsidR="009C2BA6" w:rsidRDefault="00645611" w:rsidP="00B02A35">
      <w:pPr>
        <w:pStyle w:val="ParaText"/>
        <w:spacing w:line="480" w:lineRule="auto"/>
        <w:ind w:firstLine="0"/>
        <w:rPr>
          <w:szCs w:val="24"/>
        </w:rPr>
      </w:pPr>
      <w:r w:rsidRPr="008D2943">
        <w:rPr>
          <w:szCs w:val="24"/>
        </w:rPr>
        <w:t>The authors declare no conflict of interest</w:t>
      </w:r>
      <w:r w:rsidR="003102CC" w:rsidRPr="008D2943">
        <w:rPr>
          <w:szCs w:val="24"/>
        </w:rPr>
        <w:t>.</w:t>
      </w:r>
    </w:p>
    <w:p w14:paraId="13EDDB0F" w14:textId="3E4FE879" w:rsidR="009C2BA6" w:rsidRDefault="00D45CE8" w:rsidP="009C2BA6">
      <w:pPr>
        <w:pStyle w:val="ParaText"/>
        <w:spacing w:line="480" w:lineRule="auto"/>
        <w:ind w:firstLine="0"/>
        <w:jc w:val="center"/>
        <w:rPr>
          <w:b/>
          <w:caps/>
          <w:kern w:val="28"/>
          <w:szCs w:val="24"/>
        </w:rPr>
      </w:pPr>
      <w:r w:rsidRPr="00D45CE8">
        <w:rPr>
          <w:b/>
          <w:caps/>
          <w:kern w:val="28"/>
          <w:szCs w:val="24"/>
        </w:rPr>
        <w:t>Author Contributions</w:t>
      </w:r>
    </w:p>
    <w:p w14:paraId="2E971218" w14:textId="4B691812" w:rsidR="00F5528B" w:rsidRDefault="002A6193" w:rsidP="006D4145">
      <w:pPr>
        <w:pStyle w:val="ParaText"/>
        <w:spacing w:before="0" w:line="480" w:lineRule="auto"/>
        <w:ind w:firstLine="0"/>
        <w:rPr>
          <w:szCs w:val="24"/>
        </w:rPr>
      </w:pPr>
      <w:r w:rsidRPr="000B1260">
        <w:rPr>
          <w:bCs/>
          <w:szCs w:val="24"/>
        </w:rPr>
        <w:t>Elvis F. Elli</w:t>
      </w:r>
      <w:r w:rsidRPr="002A6193">
        <w:rPr>
          <w:szCs w:val="24"/>
        </w:rPr>
        <w:t xml:space="preserve">: Conceptualization, Data curation, Formal analysis, Funding acquisition, Visualization, Writing - original draft; </w:t>
      </w:r>
      <w:r w:rsidRPr="000B1260">
        <w:rPr>
          <w:bCs/>
          <w:szCs w:val="24"/>
        </w:rPr>
        <w:t>Caio dos Santos</w:t>
      </w:r>
      <w:r w:rsidRPr="002A6193">
        <w:rPr>
          <w:szCs w:val="24"/>
        </w:rPr>
        <w:t>: Formal analysis, Methodology</w:t>
      </w:r>
      <w:r w:rsidR="009D3E08">
        <w:rPr>
          <w:szCs w:val="24"/>
        </w:rPr>
        <w:t>,</w:t>
      </w:r>
      <w:r w:rsidR="009C2BA6">
        <w:rPr>
          <w:szCs w:val="24"/>
        </w:rPr>
        <w:t xml:space="preserve"> </w:t>
      </w:r>
      <w:r w:rsidRPr="002A6193">
        <w:rPr>
          <w:szCs w:val="24"/>
        </w:rPr>
        <w:t xml:space="preserve">Software Writing - review &amp; editing; </w:t>
      </w:r>
      <w:r w:rsidRPr="000B1260">
        <w:rPr>
          <w:bCs/>
          <w:szCs w:val="24"/>
        </w:rPr>
        <w:t>Samuel B. Fernandes</w:t>
      </w:r>
      <w:r w:rsidRPr="002A6193">
        <w:rPr>
          <w:szCs w:val="24"/>
        </w:rPr>
        <w:t>: Methodology, Software</w:t>
      </w:r>
      <w:r w:rsidR="006D4145">
        <w:rPr>
          <w:szCs w:val="24"/>
        </w:rPr>
        <w:t xml:space="preserve">, </w:t>
      </w:r>
      <w:r w:rsidRPr="002A6193">
        <w:rPr>
          <w:szCs w:val="24"/>
        </w:rPr>
        <w:t xml:space="preserve">Writing - review &amp; editing; </w:t>
      </w:r>
      <w:r w:rsidRPr="000B1260">
        <w:rPr>
          <w:bCs/>
          <w:szCs w:val="24"/>
        </w:rPr>
        <w:t>Montserrat Salmer</w:t>
      </w:r>
      <w:r w:rsidR="00B337F0" w:rsidRPr="00B337F0">
        <w:rPr>
          <w:bCs/>
          <w:szCs w:val="24"/>
        </w:rPr>
        <w:t>ó</w:t>
      </w:r>
      <w:r w:rsidRPr="000B1260">
        <w:rPr>
          <w:bCs/>
          <w:szCs w:val="24"/>
        </w:rPr>
        <w:t>n</w:t>
      </w:r>
      <w:r w:rsidRPr="002A6193">
        <w:rPr>
          <w:szCs w:val="24"/>
        </w:rPr>
        <w:t>: Investigation, Methodology, Resources</w:t>
      </w:r>
      <w:r w:rsidR="006D4145">
        <w:rPr>
          <w:szCs w:val="24"/>
        </w:rPr>
        <w:t xml:space="preserve">, </w:t>
      </w:r>
      <w:r w:rsidRPr="002A6193">
        <w:rPr>
          <w:szCs w:val="24"/>
        </w:rPr>
        <w:t xml:space="preserve">Writing - review &amp; editing; </w:t>
      </w:r>
      <w:r w:rsidRPr="000B1260">
        <w:rPr>
          <w:bCs/>
          <w:szCs w:val="24"/>
        </w:rPr>
        <w:t>Rafael Battisti</w:t>
      </w:r>
      <w:r w:rsidRPr="002A6193">
        <w:rPr>
          <w:szCs w:val="24"/>
        </w:rPr>
        <w:t xml:space="preserve">: Methodology, Writing - review &amp; editing; </w:t>
      </w:r>
      <w:r w:rsidRPr="000B1260">
        <w:rPr>
          <w:bCs/>
          <w:szCs w:val="24"/>
        </w:rPr>
        <w:t>Rogério de S. Nóia-Júnior</w:t>
      </w:r>
      <w:r w:rsidRPr="002A6193">
        <w:rPr>
          <w:szCs w:val="24"/>
        </w:rPr>
        <w:t>: Conceptualization, Investigation, Writing - review &amp; editing.</w:t>
      </w:r>
    </w:p>
    <w:p w14:paraId="3C3AFCD2" w14:textId="77777777" w:rsidR="00B3482C" w:rsidRPr="008D2943" w:rsidRDefault="00B3482C" w:rsidP="00AF702A">
      <w:pPr>
        <w:pStyle w:val="AckTitle"/>
        <w:spacing w:before="0" w:line="480" w:lineRule="auto"/>
        <w:rPr>
          <w:szCs w:val="24"/>
        </w:rPr>
      </w:pPr>
      <w:r w:rsidRPr="008D2943">
        <w:rPr>
          <w:szCs w:val="24"/>
        </w:rPr>
        <w:t>Acknowledgments</w:t>
      </w:r>
    </w:p>
    <w:p w14:paraId="3E01CA92" w14:textId="1D8E9DF5" w:rsidR="00B3482C" w:rsidRDefault="00B3482C" w:rsidP="00B3482C">
      <w:pPr>
        <w:pStyle w:val="Ack"/>
        <w:spacing w:line="480" w:lineRule="auto"/>
        <w:ind w:firstLine="0"/>
        <w:rPr>
          <w:sz w:val="24"/>
          <w:szCs w:val="24"/>
        </w:rPr>
      </w:pPr>
      <w:r>
        <w:rPr>
          <w:sz w:val="24"/>
          <w:szCs w:val="24"/>
        </w:rPr>
        <w:t xml:space="preserve">This study was supported by the </w:t>
      </w:r>
      <w:r w:rsidRPr="004D1F61">
        <w:rPr>
          <w:sz w:val="24"/>
          <w:szCs w:val="24"/>
        </w:rPr>
        <w:t>University of Arkansas System Division of Agriculture (</w:t>
      </w:r>
      <w:r>
        <w:rPr>
          <w:sz w:val="24"/>
          <w:szCs w:val="24"/>
        </w:rPr>
        <w:t>Elli</w:t>
      </w:r>
      <w:r w:rsidRPr="004D1F61">
        <w:rPr>
          <w:sz w:val="24"/>
          <w:szCs w:val="24"/>
        </w:rPr>
        <w:t>)</w:t>
      </w:r>
      <w:r>
        <w:rPr>
          <w:sz w:val="24"/>
          <w:szCs w:val="24"/>
        </w:rPr>
        <w:t xml:space="preserve"> and </w:t>
      </w:r>
      <w:r w:rsidRPr="002E439E">
        <w:rPr>
          <w:sz w:val="24"/>
          <w:szCs w:val="24"/>
        </w:rPr>
        <w:t>FFAR (</w:t>
      </w:r>
      <w:r>
        <w:rPr>
          <w:sz w:val="24"/>
          <w:szCs w:val="24"/>
        </w:rPr>
        <w:t xml:space="preserve">Fernandes, </w:t>
      </w:r>
      <w:r w:rsidRPr="002E439E">
        <w:rPr>
          <w:sz w:val="24"/>
          <w:szCs w:val="24"/>
        </w:rPr>
        <w:t xml:space="preserve">project title: </w:t>
      </w:r>
      <w:r w:rsidRPr="00954476">
        <w:rPr>
          <w:sz w:val="24"/>
          <w:szCs w:val="24"/>
        </w:rPr>
        <w:t>Integrating genomic prediction with crop modeling to develop climate-resilient cultivars</w:t>
      </w:r>
      <w:r>
        <w:rPr>
          <w:sz w:val="24"/>
          <w:szCs w:val="24"/>
        </w:rPr>
        <w:t xml:space="preserve">). </w:t>
      </w:r>
      <w:r w:rsidRPr="00BA60CA">
        <w:rPr>
          <w:sz w:val="24"/>
          <w:szCs w:val="24"/>
        </w:rPr>
        <w:t xml:space="preserve">Sincere appreciation is extended to </w:t>
      </w:r>
      <w:r>
        <w:rPr>
          <w:sz w:val="24"/>
          <w:szCs w:val="24"/>
        </w:rPr>
        <w:t xml:space="preserve">all </w:t>
      </w:r>
      <w:r w:rsidR="005819DD">
        <w:rPr>
          <w:sz w:val="24"/>
          <w:szCs w:val="24"/>
        </w:rPr>
        <w:t>researchers who collected the</w:t>
      </w:r>
      <w:r>
        <w:rPr>
          <w:sz w:val="24"/>
          <w:szCs w:val="24"/>
        </w:rPr>
        <w:t xml:space="preserve"> phenology data used for model testing.</w:t>
      </w:r>
    </w:p>
    <w:p w14:paraId="3FB51DCB" w14:textId="224F5B16" w:rsidR="005832C4" w:rsidRPr="00444969" w:rsidRDefault="004157FF" w:rsidP="009B5D20">
      <w:pPr>
        <w:pStyle w:val="H1"/>
        <w:spacing w:line="480" w:lineRule="auto"/>
        <w:rPr>
          <w:sz w:val="24"/>
          <w:szCs w:val="24"/>
        </w:rPr>
      </w:pPr>
      <w:r w:rsidRPr="00444969">
        <w:rPr>
          <w:sz w:val="24"/>
          <w:szCs w:val="24"/>
        </w:rPr>
        <w:t>Supplemental Material</w:t>
      </w:r>
    </w:p>
    <w:p w14:paraId="745A5530" w14:textId="55EC6765" w:rsidR="0048039D" w:rsidRDefault="0048039D" w:rsidP="008E2252">
      <w:pPr>
        <w:pStyle w:val="ParaText"/>
        <w:spacing w:before="0" w:line="480" w:lineRule="auto"/>
        <w:ind w:firstLine="0"/>
        <w:rPr>
          <w:szCs w:val="24"/>
        </w:rPr>
      </w:pPr>
      <w:r w:rsidRPr="00FD2A01">
        <w:rPr>
          <w:szCs w:val="24"/>
        </w:rPr>
        <w:t>S</w:t>
      </w:r>
      <w:r w:rsidR="009C53F2" w:rsidRPr="00FD2A01">
        <w:rPr>
          <w:szCs w:val="24"/>
        </w:rPr>
        <w:t>upplemental materials</w:t>
      </w:r>
      <w:r w:rsidRPr="00FD2A01">
        <w:rPr>
          <w:szCs w:val="24"/>
        </w:rPr>
        <w:t xml:space="preserve"> </w:t>
      </w:r>
      <w:r w:rsidR="00464FAC">
        <w:rPr>
          <w:szCs w:val="24"/>
        </w:rPr>
        <w:t>are</w:t>
      </w:r>
      <w:r w:rsidRPr="00FD2A01">
        <w:rPr>
          <w:szCs w:val="24"/>
        </w:rPr>
        <w:t xml:space="preserve"> included in this paper</w:t>
      </w:r>
      <w:r w:rsidR="004E1008" w:rsidRPr="00FD2A01">
        <w:rPr>
          <w:szCs w:val="24"/>
        </w:rPr>
        <w:t>.</w:t>
      </w:r>
    </w:p>
    <w:p w14:paraId="5D309E57" w14:textId="7E1AA2B9"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S1.</w:t>
      </w:r>
      <w:r w:rsidRPr="00F66B41">
        <w:rPr>
          <w:rFonts w:ascii="Times New Roman" w:eastAsia="Times New Roman" w:hAnsi="Times New Roman" w:cs="Times New Roman"/>
          <w:sz w:val="24"/>
          <w:szCs w:val="24"/>
        </w:rPr>
        <w:t xml:space="preserve"> Locations of multi-environment trials used to collect phenology and yield data for soybean maturity groups 4 to 5 (A). Relationship between APSIM-simulated and observed day of year (DOY) for key phenological stages: emergence, beginning of flowering, beginning of </w:t>
      </w:r>
      <w:r w:rsidRPr="00F66B41">
        <w:rPr>
          <w:rFonts w:ascii="Times New Roman" w:eastAsia="Times New Roman" w:hAnsi="Times New Roman" w:cs="Times New Roman"/>
          <w:sz w:val="24"/>
          <w:szCs w:val="24"/>
        </w:rPr>
        <w:lastRenderedPageBreak/>
        <w:t>pod development, beginning of seed filling, and physiological maturity (B). Relationship between APSIM-simulated and observed soybean yield at 13% grain moisture (C).</w:t>
      </w:r>
    </w:p>
    <w:p w14:paraId="2D375D14" w14:textId="2DEEF967"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S2.</w:t>
      </w:r>
      <w:r w:rsidRPr="00F66B41">
        <w:rPr>
          <w:rFonts w:ascii="Times New Roman" w:eastAsia="Times New Roman" w:hAnsi="Times New Roman" w:cs="Times New Roman"/>
          <w:sz w:val="24"/>
          <w:szCs w:val="24"/>
        </w:rPr>
        <w:t xml:space="preserve"> APSIM-simulated (lines) and measured (points) leaf biomass (green colour), seed biomass (black colour), and total biomass (yellow colour) in Fayetteville, Northwest Arkansas, for 2 different maturity groups (early 4 and early 5). Measured data were obtained from an experiment conducted in 2008 under irrigated conditions in a randomized complete block design with 4 replications. Further information on field data collection can be found in </w:t>
      </w:r>
      <w:sdt>
        <w:sdtPr>
          <w:rPr>
            <w:rFonts w:ascii="Times New Roman" w:eastAsia="Times New Roman" w:hAnsi="Times New Roman" w:cs="Times New Roman"/>
            <w:color w:val="000000"/>
            <w:sz w:val="24"/>
            <w:szCs w:val="24"/>
          </w:rPr>
          <w:tag w:val="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
          <w:id w:val="1022444496"/>
          <w:placeholder>
            <w:docPart w:val="679CD7615ABF4880A4163349E92B1360"/>
          </w:placeholder>
        </w:sdtPr>
        <w:sdtContent>
          <w:r w:rsidR="005775F8" w:rsidRPr="005775F8">
            <w:rPr>
              <w:rFonts w:ascii="Times New Roman" w:eastAsia="Times New Roman" w:hAnsi="Times New Roman" w:cs="Times New Roman"/>
              <w:color w:val="000000"/>
              <w:sz w:val="24"/>
              <w:szCs w:val="24"/>
            </w:rPr>
            <w:t>(Mastrodomenico and Purcell, 2012)</w:t>
          </w:r>
        </w:sdtContent>
      </w:sdt>
      <w:r w:rsidRPr="00F66B41">
        <w:rPr>
          <w:rFonts w:ascii="Times New Roman" w:eastAsia="Times New Roman" w:hAnsi="Times New Roman" w:cs="Times New Roman"/>
          <w:sz w:val="24"/>
          <w:szCs w:val="24"/>
        </w:rPr>
        <w:t>. Vertical lines represent the standard deviations. RMSEs for seed yield, leaf biomass, and total biomass were 659 kg/ha, 572 kg/ha, and 1335 kg/ha, respectively.</w:t>
      </w:r>
    </w:p>
    <w:p w14:paraId="0994C0BD" w14:textId="487633CA"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S3.</w:t>
      </w:r>
      <w:r w:rsidRPr="00F66B41">
        <w:rPr>
          <w:rFonts w:ascii="Times New Roman" w:eastAsia="Times New Roman" w:hAnsi="Times New Roman" w:cs="Times New Roman"/>
          <w:sz w:val="24"/>
          <w:szCs w:val="24"/>
        </w:rPr>
        <w:t xml:space="preserve"> Environmental characterization of baseline conditions across all studied </w:t>
      </w:r>
      <w:del w:id="131" w:author="Elvis F. Elli" w:date="2026-08-06T15:55:00Z" w16du:dateUtc="2026-08-06T20:55:00Z">
        <w:r w:rsidRPr="00F66B41" w:rsidDel="00EF100C">
          <w:rPr>
            <w:rFonts w:ascii="Times New Roman" w:eastAsia="Times New Roman" w:hAnsi="Times New Roman" w:cs="Times New Roman"/>
            <w:sz w:val="24"/>
            <w:szCs w:val="24"/>
          </w:rPr>
          <w:delText>site</w:delText>
        </w:r>
      </w:del>
      <w:ins w:id="132" w:author="Elvis F. Elli" w:date="2026-08-06T15:55:00Z" w16du:dateUtc="2026-08-06T20:55:00Z">
        <w:r w:rsidR="00EF100C">
          <w:rPr>
            <w:rFonts w:ascii="Times New Roman" w:eastAsia="Times New Roman" w:hAnsi="Times New Roman" w:cs="Times New Roman"/>
            <w:sz w:val="24"/>
            <w:szCs w:val="24"/>
          </w:rPr>
          <w:t>field</w:t>
        </w:r>
      </w:ins>
      <w:r w:rsidRPr="00F66B41">
        <w:rPr>
          <w:rFonts w:ascii="Times New Roman" w:eastAsia="Times New Roman" w:hAnsi="Times New Roman" w:cs="Times New Roman"/>
          <w:sz w:val="24"/>
          <w:szCs w:val="24"/>
        </w:rPr>
        <w:t>-years. The APSIM phenology response curve (0-1) is presented, where 1 represents maximum development rate. The solid vertical and horizontal lines indicate the median growing-season average temperature and total growing-season precipitation, respectively.</w:t>
      </w:r>
    </w:p>
    <w:p w14:paraId="2AB2CFF4" w14:textId="77777777"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S4.</w:t>
      </w:r>
      <w:r w:rsidRPr="00F66B41">
        <w:rPr>
          <w:rFonts w:ascii="Times New Roman" w:eastAsia="Times New Roman" w:hAnsi="Times New Roman" w:cs="Times New Roman"/>
          <w:sz w:val="24"/>
          <w:szCs w:val="24"/>
        </w:rPr>
        <w:t xml:space="preserve"> USDA-NASS soybean sowing progress in Arkansas progress from 1990 to 2025. Grey lines represent the historical years, while the green, thicker line indicates the average sowing progress. 50% and 10% average sowing progress are indicated in the figure. </w:t>
      </w:r>
    </w:p>
    <w:p w14:paraId="28E08D72" w14:textId="3A3F9A73" w:rsidR="00E05D32" w:rsidRPr="00F66B41" w:rsidRDefault="00E05D32" w:rsidP="00F66B41">
      <w:pPr>
        <w:spacing w:after="0" w:line="480" w:lineRule="auto"/>
        <w:rPr>
          <w:rFonts w:ascii="Times New Roman" w:eastAsia="Times New Roman" w:hAnsi="Times New Roman" w:cs="Times New Roman"/>
          <w:sz w:val="24"/>
          <w:szCs w:val="24"/>
        </w:rPr>
      </w:pPr>
      <w:r w:rsidRPr="00F66B41">
        <w:rPr>
          <w:rFonts w:ascii="Times New Roman" w:eastAsia="Times New Roman" w:hAnsi="Times New Roman" w:cs="Times New Roman"/>
          <w:b/>
          <w:bCs/>
          <w:sz w:val="24"/>
          <w:szCs w:val="24"/>
        </w:rPr>
        <w:t>Figure S5.</w:t>
      </w:r>
      <w:r w:rsidRPr="00F66B41">
        <w:rPr>
          <w:rFonts w:ascii="Times New Roman" w:eastAsia="Times New Roman" w:hAnsi="Times New Roman" w:cs="Times New Roman"/>
          <w:sz w:val="24"/>
          <w:szCs w:val="24"/>
        </w:rPr>
        <w:t xml:space="preserve"> Density distribution of simulated soybean yields without adaptation under the baseline and +2°C scenarios with and without elevated [CO2] (A), and its geographical distribution (B).</w:t>
      </w:r>
    </w:p>
    <w:p w14:paraId="7CFE07E7" w14:textId="77777777" w:rsidR="007F21EF" w:rsidRPr="007F21EF" w:rsidRDefault="007F21EF" w:rsidP="007F21EF">
      <w:pPr>
        <w:pStyle w:val="H1"/>
        <w:spacing w:line="480" w:lineRule="auto"/>
        <w:rPr>
          <w:sz w:val="24"/>
          <w:szCs w:val="24"/>
          <w:lang w:val="pt-BR"/>
        </w:rPr>
      </w:pPr>
      <w:r w:rsidRPr="007F21EF">
        <w:rPr>
          <w:sz w:val="24"/>
          <w:szCs w:val="24"/>
          <w:lang w:val="pt-BR"/>
        </w:rPr>
        <w:t>ORCID</w:t>
      </w:r>
    </w:p>
    <w:p w14:paraId="3882290C" w14:textId="77777777" w:rsidR="007F21EF" w:rsidRPr="00444969"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 xml:space="preserve">Elli, EF: </w:t>
      </w:r>
      <w:r w:rsidRPr="00444969">
        <w:rPr>
          <w:rFonts w:ascii="Times New Roman" w:hAnsi="Times New Roman" w:cs="Times New Roman"/>
          <w:sz w:val="24"/>
          <w:szCs w:val="24"/>
          <w:lang w:val="pt-BR"/>
        </w:rPr>
        <w:t>0000-0001-9247-4956</w:t>
      </w:r>
    </w:p>
    <w:p w14:paraId="746D7C36"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Santos, C:</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0000-0003-0766-6764</w:t>
      </w:r>
    </w:p>
    <w:p w14:paraId="27430F11" w14:textId="77777777" w:rsidR="007F21EF" w:rsidRPr="001E1EC7"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lastRenderedPageBreak/>
        <w:t>Fernandes, S:</w:t>
      </w:r>
      <w:r>
        <w:rPr>
          <w:rFonts w:ascii="Times New Roman" w:hAnsi="Times New Roman" w:cs="Times New Roman"/>
          <w:sz w:val="24"/>
          <w:szCs w:val="24"/>
          <w:lang w:val="pt-BR"/>
        </w:rPr>
        <w:t xml:space="preserve"> </w:t>
      </w:r>
      <w:r w:rsidRPr="001E1EC7">
        <w:rPr>
          <w:rFonts w:ascii="Times New Roman" w:hAnsi="Times New Roman" w:cs="Times New Roman"/>
          <w:sz w:val="24"/>
          <w:szCs w:val="24"/>
          <w:lang w:val="pt-BR"/>
        </w:rPr>
        <w:t>0000-0001-8269-535X</w:t>
      </w:r>
    </w:p>
    <w:p w14:paraId="52A5C4EF" w14:textId="77777777" w:rsidR="007F21EF" w:rsidRPr="00E34E92"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Battisti,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0000-0001-5768-4501</w:t>
      </w:r>
    </w:p>
    <w:p w14:paraId="3C80E2C9" w14:textId="77777777" w:rsidR="007F21EF" w:rsidRDefault="007F21EF" w:rsidP="007F21EF">
      <w:pPr>
        <w:rPr>
          <w:rFonts w:ascii="Times New Roman" w:hAnsi="Times New Roman" w:cs="Times New Roman"/>
          <w:sz w:val="24"/>
          <w:szCs w:val="24"/>
          <w:lang w:val="pt-BR"/>
        </w:rPr>
      </w:pPr>
      <w:r w:rsidRPr="00614FD9">
        <w:rPr>
          <w:rFonts w:ascii="Times New Roman" w:hAnsi="Times New Roman" w:cs="Times New Roman"/>
          <w:sz w:val="24"/>
          <w:szCs w:val="24"/>
          <w:lang w:val="pt-BR"/>
        </w:rPr>
        <w:t>Nóia-Júnior, R:</w:t>
      </w:r>
      <w:r>
        <w:rPr>
          <w:rFonts w:ascii="Times New Roman" w:hAnsi="Times New Roman" w:cs="Times New Roman"/>
          <w:sz w:val="24"/>
          <w:szCs w:val="24"/>
          <w:lang w:val="pt-BR"/>
        </w:rPr>
        <w:t xml:space="preserve"> </w:t>
      </w:r>
      <w:r w:rsidRPr="00E34E92">
        <w:rPr>
          <w:rFonts w:ascii="Times New Roman" w:hAnsi="Times New Roman" w:cs="Times New Roman"/>
          <w:sz w:val="24"/>
          <w:szCs w:val="24"/>
          <w:lang w:val="pt-BR"/>
        </w:rPr>
        <w:t>0000-0002-4096-7588</w:t>
      </w:r>
    </w:p>
    <w:p w14:paraId="09C3CEE3" w14:textId="77777777" w:rsidR="000F6123" w:rsidRPr="00614FD9" w:rsidRDefault="000F6123" w:rsidP="007F21EF">
      <w:pPr>
        <w:rPr>
          <w:rFonts w:ascii="Times New Roman" w:hAnsi="Times New Roman" w:cs="Times New Roman"/>
          <w:sz w:val="24"/>
          <w:szCs w:val="24"/>
          <w:lang w:val="pt-BR"/>
        </w:rPr>
      </w:pPr>
    </w:p>
    <w:p w14:paraId="3AE73DD6" w14:textId="1109B9F2" w:rsidR="00A054E2" w:rsidRDefault="00AE1D24" w:rsidP="009B3901">
      <w:pPr>
        <w:pStyle w:val="BibTitle"/>
        <w:spacing w:line="480" w:lineRule="auto"/>
        <w:rPr>
          <w:szCs w:val="24"/>
        </w:rPr>
      </w:pPr>
      <w:r w:rsidRPr="008D2943">
        <w:rPr>
          <w:szCs w:val="24"/>
        </w:rPr>
        <w:t>References</w:t>
      </w:r>
    </w:p>
    <w:p w14:paraId="0550AF29"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Ainsworth, E. A., Davey, P. A., Bernacchi, C. J., Dermody, O. C., Heaton, E. A., Moore, D. J., Morgan, P. B., Naidu, S. L., Ra, H. S. Y., Zhu, X. G., Curtis, P. S., &amp; Long, S. P. (2002). A meta-analysis of elevated [CO2] effects on soybean (</w:t>
      </w:r>
      <w:r w:rsidRPr="00403C2D">
        <w:rPr>
          <w:rFonts w:ascii="Times New Roman" w:hAnsi="Times New Roman" w:cs="Times New Roman"/>
          <w:i/>
          <w:iCs/>
          <w:sz w:val="24"/>
          <w:szCs w:val="24"/>
        </w:rPr>
        <w:t>Glycine max</w:t>
      </w:r>
      <w:r w:rsidRPr="00403C2D">
        <w:rPr>
          <w:rFonts w:ascii="Times New Roman" w:hAnsi="Times New Roman" w:cs="Times New Roman"/>
          <w:sz w:val="24"/>
          <w:szCs w:val="24"/>
        </w:rPr>
        <w:t xml:space="preserve">) physiology, growth and yield.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8</w:t>
      </w:r>
      <w:r w:rsidRPr="00403C2D">
        <w:rPr>
          <w:rFonts w:ascii="Times New Roman" w:hAnsi="Times New Roman" w:cs="Times New Roman"/>
          <w:sz w:val="24"/>
          <w:szCs w:val="24"/>
        </w:rPr>
        <w:t xml:space="preserve">(8), 695–709. </w:t>
      </w:r>
      <w:hyperlink r:id="rId9" w:history="1">
        <w:r w:rsidRPr="00403C2D">
          <w:rPr>
            <w:rStyle w:val="Hyperlink"/>
            <w:rFonts w:ascii="Times New Roman" w:hAnsi="Times New Roman" w:cs="Times New Roman"/>
            <w:sz w:val="24"/>
            <w:szCs w:val="24"/>
          </w:rPr>
          <w:t>https://doi.org/10.1046/j.1365-2486.2002.00498.x</w:t>
        </w:r>
      </w:hyperlink>
    </w:p>
    <w:p w14:paraId="035C7245"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Archontoulis, S. V., Castellano, M. J., Licht, M. A., Nichols, V., Baum, M., Huber, I., Martinez-Feria, R., Puntel, L., Ordóñez, R. A., Iqbal, J., Wright, E. E., Dietzel, R. N., Helmers, M., Vanloocke, A., Liebman, M., Hatfield, J. L., </w:t>
      </w:r>
      <w:proofErr w:type="spellStart"/>
      <w:r w:rsidRPr="00403C2D">
        <w:rPr>
          <w:rFonts w:ascii="Times New Roman" w:hAnsi="Times New Roman" w:cs="Times New Roman"/>
          <w:sz w:val="24"/>
          <w:szCs w:val="24"/>
        </w:rPr>
        <w:t>Herzmann</w:t>
      </w:r>
      <w:proofErr w:type="spellEnd"/>
      <w:r w:rsidRPr="00403C2D">
        <w:rPr>
          <w:rFonts w:ascii="Times New Roman" w:hAnsi="Times New Roman" w:cs="Times New Roman"/>
          <w:sz w:val="24"/>
          <w:szCs w:val="24"/>
        </w:rPr>
        <w:t xml:space="preserve">, D., Cordova, S. C., Edmonds, P., &amp; Togliatti, K. (2020). Predicting crop yields and soil‐plant nitrogen dynamics in the US Corn Belt.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(2), 721–738. </w:t>
      </w:r>
      <w:hyperlink r:id="rId10" w:history="1">
        <w:r w:rsidRPr="00403C2D">
          <w:rPr>
            <w:rStyle w:val="Hyperlink"/>
            <w:rFonts w:ascii="Times New Roman" w:hAnsi="Times New Roman" w:cs="Times New Roman"/>
            <w:sz w:val="24"/>
            <w:szCs w:val="24"/>
          </w:rPr>
          <w:t>https://doi.org/10.1002/csc2.20039</w:t>
        </w:r>
      </w:hyperlink>
    </w:p>
    <w:p w14:paraId="09013D45" w14:textId="6F0B436A"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t xml:space="preserve">Archontoulis, S. V., F.E. Miguez, and K.J. Moore. 2014. A methodology and an optimization tool to calibrate phenology of short-day species included in the APSIM PLANT model: Application to soybean. Environmental Modelling &amp; Software 62: 465–477. </w:t>
      </w:r>
      <w:hyperlink r:id="rId11" w:history="1">
        <w:r w:rsidRPr="00FE43CF">
          <w:rPr>
            <w:rStyle w:val="Hyperlink"/>
            <w:rFonts w:ascii="Times New Roman" w:hAnsi="Times New Roman" w:cs="Times New Roman"/>
            <w:sz w:val="24"/>
            <w:szCs w:val="24"/>
          </w:rPr>
          <w:t>https://doi.org/10.1016/J.ENVSOFT.2014.04.009</w:t>
        </w:r>
      </w:hyperlink>
      <w:r>
        <w:rPr>
          <w:rFonts w:ascii="Times New Roman" w:hAnsi="Times New Roman" w:cs="Times New Roman"/>
          <w:sz w:val="24"/>
          <w:szCs w:val="24"/>
        </w:rPr>
        <w:t xml:space="preserve"> </w:t>
      </w:r>
    </w:p>
    <w:p w14:paraId="0C98614A" w14:textId="77777777" w:rsidR="00745C29" w:rsidRPr="00EC3204" w:rsidRDefault="00745C29" w:rsidP="00745C29">
      <w:pPr>
        <w:spacing w:after="0" w:line="480" w:lineRule="auto"/>
        <w:ind w:left="270" w:hanging="270"/>
        <w:rPr>
          <w:lang w:val="pt-BR"/>
        </w:rPr>
      </w:pPr>
      <w:r w:rsidRPr="00403C2D">
        <w:rPr>
          <w:rFonts w:ascii="Times New Roman" w:hAnsi="Times New Roman" w:cs="Times New Roman"/>
          <w:sz w:val="24"/>
          <w:szCs w:val="24"/>
        </w:rPr>
        <w:t xml:space="preserve">Bastidas, A. M., </w:t>
      </w:r>
      <w:proofErr w:type="spellStart"/>
      <w:r w:rsidRPr="00403C2D">
        <w:rPr>
          <w:rFonts w:ascii="Times New Roman" w:hAnsi="Times New Roman" w:cs="Times New Roman"/>
          <w:sz w:val="24"/>
          <w:szCs w:val="24"/>
        </w:rPr>
        <w:t>Setiyono</w:t>
      </w:r>
      <w:proofErr w:type="spellEnd"/>
      <w:r w:rsidRPr="00403C2D">
        <w:rPr>
          <w:rFonts w:ascii="Times New Roman" w:hAnsi="Times New Roman" w:cs="Times New Roman"/>
          <w:sz w:val="24"/>
          <w:szCs w:val="24"/>
        </w:rPr>
        <w:t xml:space="preserve">, T. D., Dobermann, A., Cassman, K. G., Elmore, R. W., Graef, G. L., &amp; Specht, J. E. (2008). Soybean sowing date: The vegetative, reproductive, and agronomic impacts.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48</w:t>
      </w:r>
      <w:r w:rsidRPr="00403C2D">
        <w:rPr>
          <w:rFonts w:ascii="Times New Roman" w:hAnsi="Times New Roman" w:cs="Times New Roman"/>
          <w:sz w:val="24"/>
          <w:szCs w:val="24"/>
        </w:rPr>
        <w:t xml:space="preserve">(2), 727–740. </w:t>
      </w:r>
      <w:hyperlink r:id="rId12" w:history="1">
        <w:r w:rsidRPr="00EC3204">
          <w:rPr>
            <w:rStyle w:val="Hyperlink"/>
            <w:rFonts w:ascii="Times New Roman" w:hAnsi="Times New Roman" w:cs="Times New Roman"/>
            <w:sz w:val="24"/>
            <w:szCs w:val="24"/>
            <w:lang w:val="pt-BR"/>
          </w:rPr>
          <w:t>https://doi.org/10.2135/CROPSCI2006.05.0292</w:t>
        </w:r>
      </w:hyperlink>
    </w:p>
    <w:p w14:paraId="2B00D3DD" w14:textId="01CBEA7E" w:rsidR="000732AC" w:rsidRPr="00403C2D" w:rsidRDefault="000732AC" w:rsidP="00745C29">
      <w:pPr>
        <w:spacing w:after="0" w:line="480" w:lineRule="auto"/>
        <w:ind w:left="270" w:hanging="270"/>
        <w:rPr>
          <w:rFonts w:ascii="Times New Roman" w:hAnsi="Times New Roman" w:cs="Times New Roman"/>
          <w:sz w:val="24"/>
          <w:szCs w:val="24"/>
        </w:rPr>
      </w:pPr>
      <w:r w:rsidRPr="00EC3204">
        <w:rPr>
          <w:rFonts w:ascii="Times New Roman" w:hAnsi="Times New Roman" w:cs="Times New Roman"/>
          <w:sz w:val="24"/>
          <w:szCs w:val="24"/>
          <w:lang w:val="pt-BR"/>
        </w:rPr>
        <w:t xml:space="preserve">Battisti, R., Sentelhas, P. C. &amp; Boote, K. J. (2018). </w:t>
      </w:r>
      <w:r w:rsidRPr="000732AC">
        <w:rPr>
          <w:rFonts w:ascii="Times New Roman" w:hAnsi="Times New Roman" w:cs="Times New Roman"/>
          <w:sz w:val="24"/>
          <w:szCs w:val="24"/>
        </w:rPr>
        <w:t xml:space="preserve">Sensitivity and requirement of improvements of four soybean crop simulation models for climate change studies in Southern Brazil. </w:t>
      </w:r>
      <w:r w:rsidRPr="000732AC">
        <w:rPr>
          <w:rFonts w:ascii="Times New Roman" w:hAnsi="Times New Roman" w:cs="Times New Roman"/>
          <w:i/>
          <w:iCs/>
          <w:sz w:val="24"/>
          <w:szCs w:val="24"/>
        </w:rPr>
        <w:lastRenderedPageBreak/>
        <w:t>International Journal of Biometeorology</w:t>
      </w:r>
      <w:r>
        <w:rPr>
          <w:rFonts w:ascii="Times New Roman" w:hAnsi="Times New Roman" w:cs="Times New Roman"/>
          <w:sz w:val="24"/>
          <w:szCs w:val="24"/>
        </w:rPr>
        <w:t>,</w:t>
      </w:r>
      <w:r w:rsidRPr="000732AC">
        <w:rPr>
          <w:rFonts w:ascii="Times New Roman" w:hAnsi="Times New Roman" w:cs="Times New Roman"/>
          <w:sz w:val="24"/>
          <w:szCs w:val="24"/>
        </w:rPr>
        <w:t xml:space="preserve"> </w:t>
      </w:r>
      <w:r w:rsidRPr="000732AC">
        <w:rPr>
          <w:rFonts w:ascii="Times New Roman" w:hAnsi="Times New Roman" w:cs="Times New Roman"/>
          <w:i/>
          <w:iCs/>
          <w:sz w:val="24"/>
          <w:szCs w:val="24"/>
        </w:rPr>
        <w:t>62</w:t>
      </w:r>
      <w:r w:rsidRPr="000732AC">
        <w:rPr>
          <w:rFonts w:ascii="Times New Roman" w:hAnsi="Times New Roman" w:cs="Times New Roman"/>
          <w:sz w:val="24"/>
          <w:szCs w:val="24"/>
        </w:rPr>
        <w:t>, 823–832. https://doi.org/10.1007/s00484-017-1483-1</w:t>
      </w:r>
    </w:p>
    <w:p w14:paraId="3D975F1C"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Boote, K. J., Allen, L. H., Prasad, P. V. V., Baker, J. T., Gesch, R. W., Snyder, A. M., Pan, D., &amp; Thomas, J. M. G. (2005). Elevated temperature and CO2 impacts on pollination, reproductive growth, and yield of several globally important crops. </w:t>
      </w:r>
      <w:r w:rsidRPr="00403C2D">
        <w:rPr>
          <w:rFonts w:ascii="Times New Roman" w:hAnsi="Times New Roman" w:cs="Times New Roman"/>
          <w:i/>
          <w:iCs/>
          <w:sz w:val="24"/>
          <w:szCs w:val="24"/>
        </w:rPr>
        <w:t>Journal of Agricultural Meteorology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60</w:t>
      </w:r>
      <w:r w:rsidRPr="00403C2D">
        <w:rPr>
          <w:rFonts w:ascii="Times New Roman" w:hAnsi="Times New Roman" w:cs="Times New Roman"/>
          <w:sz w:val="24"/>
          <w:szCs w:val="24"/>
        </w:rPr>
        <w:t xml:space="preserve">(5), 469–474. </w:t>
      </w:r>
      <w:hyperlink r:id="rId13" w:history="1">
        <w:r w:rsidRPr="00403C2D">
          <w:rPr>
            <w:rStyle w:val="Hyperlink"/>
            <w:rFonts w:ascii="Times New Roman" w:hAnsi="Times New Roman" w:cs="Times New Roman"/>
            <w:sz w:val="24"/>
            <w:szCs w:val="24"/>
          </w:rPr>
          <w:t>https://doi.org/10.2480/AGRMET.469</w:t>
        </w:r>
      </w:hyperlink>
    </w:p>
    <w:p w14:paraId="14225B4D" w14:textId="6BB2A0E4" w:rsidR="00EC52D6" w:rsidRPr="00403C2D" w:rsidRDefault="00EC52D6" w:rsidP="00745C29">
      <w:pPr>
        <w:spacing w:after="0" w:line="480" w:lineRule="auto"/>
        <w:ind w:left="270" w:hanging="270"/>
        <w:rPr>
          <w:rFonts w:ascii="Times New Roman" w:hAnsi="Times New Roman" w:cs="Times New Roman"/>
          <w:sz w:val="24"/>
          <w:szCs w:val="24"/>
        </w:rPr>
      </w:pPr>
      <w:r w:rsidRPr="00EC52D6">
        <w:rPr>
          <w:rFonts w:ascii="Times New Roman" w:hAnsi="Times New Roman" w:cs="Times New Roman"/>
          <w:sz w:val="24"/>
          <w:szCs w:val="24"/>
        </w:rPr>
        <w:t>Boote, K.J., Jones, J.W., Batchelor, W.D., Nafziger, E.D., Myers, O., 2003. Genetic Coefficients in the CROPGRO–Soybean Model. Agron</w:t>
      </w:r>
      <w:r>
        <w:rPr>
          <w:rFonts w:ascii="Times New Roman" w:hAnsi="Times New Roman" w:cs="Times New Roman"/>
          <w:sz w:val="24"/>
          <w:szCs w:val="24"/>
        </w:rPr>
        <w:t>omy</w:t>
      </w:r>
      <w:r w:rsidRPr="00EC52D6">
        <w:rPr>
          <w:rFonts w:ascii="Times New Roman" w:hAnsi="Times New Roman" w:cs="Times New Roman"/>
          <w:sz w:val="24"/>
          <w:szCs w:val="24"/>
        </w:rPr>
        <w:t xml:space="preserve"> J</w:t>
      </w:r>
      <w:r>
        <w:rPr>
          <w:rFonts w:ascii="Times New Roman" w:hAnsi="Times New Roman" w:cs="Times New Roman"/>
          <w:sz w:val="24"/>
          <w:szCs w:val="24"/>
        </w:rPr>
        <w:t>ournal</w:t>
      </w:r>
      <w:r w:rsidRPr="00EC52D6">
        <w:rPr>
          <w:rFonts w:ascii="Times New Roman" w:hAnsi="Times New Roman" w:cs="Times New Roman"/>
          <w:sz w:val="24"/>
          <w:szCs w:val="24"/>
        </w:rPr>
        <w:t xml:space="preserve"> 95, 32–51. </w:t>
      </w:r>
      <w:hyperlink r:id="rId14" w:history="1">
        <w:r w:rsidRPr="00C34AB1">
          <w:rPr>
            <w:rStyle w:val="Hyperlink"/>
            <w:rFonts w:ascii="Times New Roman" w:hAnsi="Times New Roman" w:cs="Times New Roman"/>
            <w:sz w:val="24"/>
            <w:szCs w:val="24"/>
          </w:rPr>
          <w:t>https://doi.org/10.2134/AGRONJ2003.3200</w:t>
        </w:r>
      </w:hyperlink>
      <w:r>
        <w:rPr>
          <w:rFonts w:ascii="Times New Roman" w:hAnsi="Times New Roman" w:cs="Times New Roman"/>
          <w:sz w:val="24"/>
          <w:szCs w:val="24"/>
        </w:rPr>
        <w:t xml:space="preserve"> </w:t>
      </w:r>
    </w:p>
    <w:p w14:paraId="73289634" w14:textId="77777777" w:rsidR="00745C29" w:rsidRPr="00403C2D" w:rsidRDefault="00745C29" w:rsidP="00745C29">
      <w:pPr>
        <w:spacing w:after="0" w:line="480" w:lineRule="auto"/>
        <w:ind w:left="270" w:hanging="270"/>
        <w:rPr>
          <w:rFonts w:ascii="Times New Roman" w:hAnsi="Times New Roman" w:cs="Times New Roman"/>
          <w:sz w:val="24"/>
          <w:szCs w:val="24"/>
        </w:rPr>
      </w:pPr>
      <w:proofErr w:type="spellStart"/>
      <w:r w:rsidRPr="00403C2D">
        <w:rPr>
          <w:rFonts w:ascii="Times New Roman" w:hAnsi="Times New Roman" w:cs="Times New Roman"/>
          <w:sz w:val="24"/>
          <w:szCs w:val="24"/>
        </w:rPr>
        <w:t>Deryng</w:t>
      </w:r>
      <w:proofErr w:type="spellEnd"/>
      <w:r w:rsidRPr="00403C2D">
        <w:rPr>
          <w:rFonts w:ascii="Times New Roman" w:hAnsi="Times New Roman" w:cs="Times New Roman"/>
          <w:sz w:val="24"/>
          <w:szCs w:val="24"/>
        </w:rPr>
        <w:t xml:space="preserve">, D., Conway, D., </w:t>
      </w:r>
      <w:proofErr w:type="spellStart"/>
      <w:r w:rsidRPr="00403C2D">
        <w:rPr>
          <w:rFonts w:ascii="Times New Roman" w:hAnsi="Times New Roman" w:cs="Times New Roman"/>
          <w:sz w:val="24"/>
          <w:szCs w:val="24"/>
        </w:rPr>
        <w:t>Ramankutty</w:t>
      </w:r>
      <w:proofErr w:type="spellEnd"/>
      <w:r w:rsidRPr="00403C2D">
        <w:rPr>
          <w:rFonts w:ascii="Times New Roman" w:hAnsi="Times New Roman" w:cs="Times New Roman"/>
          <w:sz w:val="24"/>
          <w:szCs w:val="24"/>
        </w:rPr>
        <w:t xml:space="preserve">, N., Price, J., &amp; Warren, R. (2014). Global crop yield response to extreme heat stress under multiple climate change futures.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(3), 034011. </w:t>
      </w:r>
      <w:hyperlink r:id="rId15" w:history="1">
        <w:r w:rsidRPr="00403C2D">
          <w:rPr>
            <w:rStyle w:val="Hyperlink"/>
            <w:rFonts w:ascii="Times New Roman" w:hAnsi="Times New Roman" w:cs="Times New Roman"/>
            <w:sz w:val="24"/>
            <w:szCs w:val="24"/>
          </w:rPr>
          <w:t>https://doi.org/10.1088/1748-9326/9/3/034011</w:t>
        </w:r>
      </w:hyperlink>
    </w:p>
    <w:p w14:paraId="77172B5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Djanaguiraman, M., Prasad, P. V. V., Boyle, D. L., &amp; </w:t>
      </w:r>
      <w:proofErr w:type="spellStart"/>
      <w:r w:rsidRPr="00403C2D">
        <w:rPr>
          <w:rFonts w:ascii="Times New Roman" w:hAnsi="Times New Roman" w:cs="Times New Roman"/>
          <w:sz w:val="24"/>
          <w:szCs w:val="24"/>
        </w:rPr>
        <w:t>Schapaugh</w:t>
      </w:r>
      <w:proofErr w:type="spellEnd"/>
      <w:r w:rsidRPr="00403C2D">
        <w:rPr>
          <w:rFonts w:ascii="Times New Roman" w:hAnsi="Times New Roman" w:cs="Times New Roman"/>
          <w:sz w:val="24"/>
          <w:szCs w:val="24"/>
        </w:rPr>
        <w:t xml:space="preserve">, W. T. (2013). Soybean pollen anatomy, viability and pod set under high temperature stress. </w:t>
      </w:r>
      <w:r w:rsidRPr="00403C2D">
        <w:rPr>
          <w:rFonts w:ascii="Times New Roman" w:hAnsi="Times New Roman" w:cs="Times New Roman"/>
          <w:i/>
          <w:iCs/>
          <w:sz w:val="24"/>
          <w:szCs w:val="24"/>
        </w:rPr>
        <w:t>Journal of Agronomy and 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199</w:t>
      </w:r>
      <w:r w:rsidRPr="00403C2D">
        <w:rPr>
          <w:rFonts w:ascii="Times New Roman" w:hAnsi="Times New Roman" w:cs="Times New Roman"/>
          <w:sz w:val="24"/>
          <w:szCs w:val="24"/>
        </w:rPr>
        <w:t xml:space="preserve">(3), 171–177. </w:t>
      </w:r>
      <w:hyperlink r:id="rId16" w:history="1">
        <w:r w:rsidRPr="00403C2D">
          <w:rPr>
            <w:rStyle w:val="Hyperlink"/>
            <w:rFonts w:ascii="Times New Roman" w:hAnsi="Times New Roman" w:cs="Times New Roman"/>
            <w:sz w:val="24"/>
            <w:szCs w:val="24"/>
          </w:rPr>
          <w:t>https://doi.org/10.1111/jac.12005</w:t>
        </w:r>
      </w:hyperlink>
    </w:p>
    <w:p w14:paraId="4EE6C2E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Edwards, J. T., Purcell, L. C., Vories, E. D., Shannon, J. G., &amp; Ashlock, L. O. (2003). Short-season soybean cultivars have similar yields with less irrigation than longer-season cultivars. </w:t>
      </w:r>
      <w:r w:rsidRPr="00403C2D">
        <w:rPr>
          <w:rFonts w:ascii="Times New Roman" w:hAnsi="Times New Roman" w:cs="Times New Roman"/>
          <w:i/>
          <w:iCs/>
          <w:sz w:val="24"/>
          <w:szCs w:val="24"/>
        </w:rPr>
        <w:t>Crop Management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1–7. </w:t>
      </w:r>
      <w:hyperlink r:id="rId17" w:history="1">
        <w:r w:rsidRPr="00403C2D">
          <w:rPr>
            <w:rStyle w:val="Hyperlink"/>
            <w:rFonts w:ascii="Times New Roman" w:hAnsi="Times New Roman" w:cs="Times New Roman"/>
            <w:sz w:val="24"/>
            <w:szCs w:val="24"/>
          </w:rPr>
          <w:t>https://doi.org/10.1094/CM-2003-0922-01-RS</w:t>
        </w:r>
      </w:hyperlink>
    </w:p>
    <w:p w14:paraId="05CF31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Elli, E. F., &amp; Archontoulis, S. V. (2023). Dissecting the contribution of weather and management on water table dynamics under present and future climate scenarios in the US Corn Belt. </w:t>
      </w:r>
      <w:r w:rsidRPr="00403C2D">
        <w:rPr>
          <w:rFonts w:ascii="Times New Roman" w:hAnsi="Times New Roman" w:cs="Times New Roman"/>
          <w:i/>
          <w:iCs/>
          <w:sz w:val="24"/>
          <w:szCs w:val="24"/>
        </w:rPr>
        <w:t>Agronomy for Sustainable Development</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43</w:t>
      </w:r>
      <w:r w:rsidRPr="00403C2D">
        <w:rPr>
          <w:rFonts w:ascii="Times New Roman" w:hAnsi="Times New Roman" w:cs="Times New Roman"/>
          <w:sz w:val="24"/>
          <w:szCs w:val="24"/>
        </w:rPr>
        <w:t xml:space="preserve">(2), 1–16. </w:t>
      </w:r>
      <w:hyperlink r:id="rId18" w:history="1">
        <w:r w:rsidRPr="00403C2D">
          <w:rPr>
            <w:rStyle w:val="Hyperlink"/>
            <w:rFonts w:ascii="Times New Roman" w:hAnsi="Times New Roman" w:cs="Times New Roman"/>
            <w:sz w:val="24"/>
            <w:szCs w:val="24"/>
          </w:rPr>
          <w:t>https://doi.org/10.1007/S13593-023-00889-6</w:t>
        </w:r>
      </w:hyperlink>
    </w:p>
    <w:p w14:paraId="78BBBC38" w14:textId="77777777" w:rsidR="00745C29" w:rsidRDefault="00745C29" w:rsidP="00745C29">
      <w:pPr>
        <w:spacing w:after="0" w:line="480" w:lineRule="auto"/>
        <w:ind w:left="270" w:hanging="270"/>
      </w:pPr>
      <w:r w:rsidRPr="00403C2D">
        <w:rPr>
          <w:rFonts w:ascii="Times New Roman" w:hAnsi="Times New Roman" w:cs="Times New Roman"/>
          <w:sz w:val="24"/>
          <w:szCs w:val="24"/>
        </w:rPr>
        <w:lastRenderedPageBreak/>
        <w:t xml:space="preserve">Elli, E. F., Ciampitti, I. A., Castellano, M. J., Purcell, L. C., Naeve, S., Grassini, P., La Menza, N. C., Moro Rosso, L., de Borja Reis, A. F., Kovács, P., &amp; Archontoulis, S. V. (2022). Climate change and management impacts on soybean N fixation, soil N mineralization, N2O emissions, and seed yield.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w:t>
      </w:r>
      <w:r w:rsidRPr="00403C2D">
        <w:rPr>
          <w:rFonts w:ascii="Times New Roman" w:hAnsi="Times New Roman" w:cs="Times New Roman"/>
          <w:sz w:val="24"/>
          <w:szCs w:val="24"/>
        </w:rPr>
        <w:t xml:space="preserve">, 849896. </w:t>
      </w:r>
      <w:hyperlink r:id="rId19" w:history="1">
        <w:r w:rsidRPr="00403C2D">
          <w:rPr>
            <w:rStyle w:val="Hyperlink"/>
            <w:rFonts w:ascii="Times New Roman" w:hAnsi="Times New Roman" w:cs="Times New Roman"/>
            <w:sz w:val="24"/>
            <w:szCs w:val="24"/>
          </w:rPr>
          <w:t>https://doi.org/10.3389/FPLS.2022.849896</w:t>
        </w:r>
      </w:hyperlink>
    </w:p>
    <w:p w14:paraId="73E11194" w14:textId="3B403AD4"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t xml:space="preserve">Hatfield, J.L., K.J. Boote, B.A. Kimball, L.H. Ziska, R.C. </w:t>
      </w:r>
      <w:proofErr w:type="spellStart"/>
      <w:r w:rsidRPr="00185872">
        <w:rPr>
          <w:rFonts w:ascii="Times New Roman" w:hAnsi="Times New Roman" w:cs="Times New Roman"/>
          <w:sz w:val="24"/>
          <w:szCs w:val="24"/>
        </w:rPr>
        <w:t>Izaurralde</w:t>
      </w:r>
      <w:proofErr w:type="spellEnd"/>
      <w:r w:rsidRPr="00185872">
        <w:rPr>
          <w:rFonts w:ascii="Times New Roman" w:hAnsi="Times New Roman" w:cs="Times New Roman"/>
          <w:sz w:val="24"/>
          <w:szCs w:val="24"/>
        </w:rPr>
        <w:t xml:space="preserve">, et al. 2011. Climate Impacts on Agriculture: Implications for Crop Production. Agron. J. 103(2): 351–370. </w:t>
      </w:r>
      <w:hyperlink r:id="rId20" w:history="1">
        <w:r w:rsidRPr="00FE43CF">
          <w:rPr>
            <w:rStyle w:val="Hyperlink"/>
            <w:rFonts w:ascii="Times New Roman" w:hAnsi="Times New Roman" w:cs="Times New Roman"/>
            <w:sz w:val="24"/>
            <w:szCs w:val="24"/>
          </w:rPr>
          <w:t>https://doi.org/10.2134/agronj2010.0303</w:t>
        </w:r>
      </w:hyperlink>
      <w:r>
        <w:rPr>
          <w:rFonts w:ascii="Times New Roman" w:hAnsi="Times New Roman" w:cs="Times New Roman"/>
          <w:sz w:val="24"/>
          <w:szCs w:val="24"/>
        </w:rPr>
        <w:t xml:space="preserve"> </w:t>
      </w:r>
    </w:p>
    <w:p w14:paraId="5530B018"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Holzworth, D., Huth, N. I., </w:t>
      </w:r>
      <w:proofErr w:type="spellStart"/>
      <w:r w:rsidRPr="00403C2D">
        <w:rPr>
          <w:rFonts w:ascii="Times New Roman" w:hAnsi="Times New Roman" w:cs="Times New Roman"/>
          <w:sz w:val="24"/>
          <w:szCs w:val="24"/>
        </w:rPr>
        <w:t>Fainges</w:t>
      </w:r>
      <w:proofErr w:type="spellEnd"/>
      <w:r w:rsidRPr="00403C2D">
        <w:rPr>
          <w:rFonts w:ascii="Times New Roman" w:hAnsi="Times New Roman" w:cs="Times New Roman"/>
          <w:sz w:val="24"/>
          <w:szCs w:val="24"/>
        </w:rPr>
        <w:t xml:space="preserve">, J., Brown, H., Zurcher, E., </w:t>
      </w:r>
      <w:proofErr w:type="spellStart"/>
      <w:r w:rsidRPr="00403C2D">
        <w:rPr>
          <w:rFonts w:ascii="Times New Roman" w:hAnsi="Times New Roman" w:cs="Times New Roman"/>
          <w:sz w:val="24"/>
          <w:szCs w:val="24"/>
        </w:rPr>
        <w:t>Cichota</w:t>
      </w:r>
      <w:proofErr w:type="spellEnd"/>
      <w:r w:rsidRPr="00403C2D">
        <w:rPr>
          <w:rFonts w:ascii="Times New Roman" w:hAnsi="Times New Roman" w:cs="Times New Roman"/>
          <w:sz w:val="24"/>
          <w:szCs w:val="24"/>
        </w:rPr>
        <w:t xml:space="preserve">, R., Verrall, S., Herrmann, N. I., Zheng, B., &amp; Snow, V. (2018). APSIM Next Generation: Overcoming challenges in </w:t>
      </w:r>
      <w:proofErr w:type="spellStart"/>
      <w:r w:rsidRPr="00403C2D">
        <w:rPr>
          <w:rFonts w:ascii="Times New Roman" w:hAnsi="Times New Roman" w:cs="Times New Roman"/>
          <w:sz w:val="24"/>
          <w:szCs w:val="24"/>
        </w:rPr>
        <w:t>modernising</w:t>
      </w:r>
      <w:proofErr w:type="spellEnd"/>
      <w:r w:rsidRPr="00403C2D">
        <w:rPr>
          <w:rFonts w:ascii="Times New Roman" w:hAnsi="Times New Roman" w:cs="Times New Roman"/>
          <w:sz w:val="24"/>
          <w:szCs w:val="24"/>
        </w:rPr>
        <w:t xml:space="preserve"> a farming systems model. </w:t>
      </w:r>
      <w:r w:rsidRPr="00403C2D">
        <w:rPr>
          <w:rFonts w:ascii="Times New Roman" w:hAnsi="Times New Roman" w:cs="Times New Roman"/>
          <w:i/>
          <w:iCs/>
          <w:sz w:val="24"/>
          <w:szCs w:val="24"/>
        </w:rPr>
        <w:t>Environmental Modelling &amp; Software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103</w:t>
      </w:r>
      <w:r w:rsidRPr="00403C2D">
        <w:rPr>
          <w:rFonts w:ascii="Times New Roman" w:hAnsi="Times New Roman" w:cs="Times New Roman"/>
          <w:sz w:val="24"/>
          <w:szCs w:val="24"/>
        </w:rPr>
        <w:t xml:space="preserve">, 43–51. </w:t>
      </w:r>
      <w:hyperlink r:id="rId21" w:history="1">
        <w:r w:rsidRPr="00403C2D">
          <w:rPr>
            <w:rStyle w:val="Hyperlink"/>
            <w:rFonts w:ascii="Times New Roman" w:hAnsi="Times New Roman" w:cs="Times New Roman"/>
            <w:sz w:val="24"/>
            <w:szCs w:val="24"/>
          </w:rPr>
          <w:t>https://doi.org/10.1016/J.ENVSOFT.2018.02.002</w:t>
        </w:r>
      </w:hyperlink>
    </w:p>
    <w:p w14:paraId="47E07D6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Macena da Silva, F. A., Marin, F. R., </w:t>
      </w:r>
      <w:proofErr w:type="spellStart"/>
      <w:r w:rsidRPr="00403C2D">
        <w:rPr>
          <w:rFonts w:ascii="Times New Roman" w:hAnsi="Times New Roman" w:cs="Times New Roman"/>
          <w:sz w:val="24"/>
          <w:szCs w:val="24"/>
        </w:rPr>
        <w:t>Nehbandani</w:t>
      </w:r>
      <w:proofErr w:type="spellEnd"/>
      <w:r w:rsidRPr="00403C2D">
        <w:rPr>
          <w:rFonts w:ascii="Times New Roman" w:hAnsi="Times New Roman" w:cs="Times New Roman"/>
          <w:sz w:val="24"/>
          <w:szCs w:val="24"/>
        </w:rPr>
        <w:t xml:space="preserve">, A., Nendel, C., Purcell, L. C., Qian, B., Ruane, A. C.,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Silva, E. H. F. M., Smith, W., Soltani, A., Srivastava, A., Vieira, N. A., Slone, S., &amp; Salmerón, M. (2022). Are soybean models ready for climate change food impact assessments? </w:t>
      </w:r>
      <w:r w:rsidRPr="00403C2D">
        <w:rPr>
          <w:rFonts w:ascii="Times New Roman" w:hAnsi="Times New Roman" w:cs="Times New Roman"/>
          <w:i/>
          <w:iCs/>
          <w:sz w:val="24"/>
          <w:szCs w:val="24"/>
        </w:rPr>
        <w:t>European Journal of Agronomy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135</w:t>
      </w:r>
      <w:r w:rsidRPr="00403C2D">
        <w:rPr>
          <w:rFonts w:ascii="Times New Roman" w:hAnsi="Times New Roman" w:cs="Times New Roman"/>
          <w:sz w:val="24"/>
          <w:szCs w:val="24"/>
        </w:rPr>
        <w:t xml:space="preserve">, 126482. </w:t>
      </w:r>
      <w:hyperlink r:id="rId22" w:history="1">
        <w:r w:rsidRPr="00403C2D">
          <w:rPr>
            <w:rStyle w:val="Hyperlink"/>
            <w:rFonts w:ascii="Times New Roman" w:hAnsi="Times New Roman" w:cs="Times New Roman"/>
            <w:sz w:val="24"/>
            <w:szCs w:val="24"/>
          </w:rPr>
          <w:t>https://doi.org/10.1016/j.eja.2022.126482</w:t>
        </w:r>
      </w:hyperlink>
    </w:p>
    <w:p w14:paraId="0A36EB5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Kothari, K., Battisti, R., Boote, K. J., Archontoulis, S. V., Confalone, A., Constantin, J., Cuadra, S. V., Debaeke, P., Faye, B., Grant, B., Hoogenboom, G., Jing, Q., van der Laan, M., da Silva, F. A. M., Marin, F. R., </w:t>
      </w:r>
      <w:proofErr w:type="spellStart"/>
      <w:r w:rsidRPr="00403C2D">
        <w:rPr>
          <w:rFonts w:ascii="Times New Roman" w:hAnsi="Times New Roman" w:cs="Times New Roman"/>
          <w:sz w:val="24"/>
          <w:szCs w:val="24"/>
        </w:rPr>
        <w:t>Nehbandani</w:t>
      </w:r>
      <w:proofErr w:type="spellEnd"/>
      <w:r w:rsidRPr="00403C2D">
        <w:rPr>
          <w:rFonts w:ascii="Times New Roman" w:hAnsi="Times New Roman" w:cs="Times New Roman"/>
          <w:sz w:val="24"/>
          <w:szCs w:val="24"/>
        </w:rPr>
        <w:t xml:space="preserve">, A., Nendel, C., Purcell, L. C., Qian, B., Ruane, A. C., </w:t>
      </w:r>
      <w:proofErr w:type="spellStart"/>
      <w:r w:rsidRPr="00403C2D">
        <w:rPr>
          <w:rFonts w:ascii="Times New Roman" w:hAnsi="Times New Roman" w:cs="Times New Roman"/>
          <w:sz w:val="24"/>
          <w:szCs w:val="24"/>
        </w:rPr>
        <w:t>Schoving</w:t>
      </w:r>
      <w:proofErr w:type="spellEnd"/>
      <w:r w:rsidRPr="00403C2D">
        <w:rPr>
          <w:rFonts w:ascii="Times New Roman" w:hAnsi="Times New Roman" w:cs="Times New Roman"/>
          <w:sz w:val="24"/>
          <w:szCs w:val="24"/>
        </w:rPr>
        <w:t xml:space="preserve">, C., Silva, E. H. F. M., Smith, W., Soltani, A., Srivastava, A., Vieira, N. A., &amp; </w:t>
      </w:r>
      <w:r w:rsidRPr="00403C2D">
        <w:rPr>
          <w:rFonts w:ascii="Times New Roman" w:hAnsi="Times New Roman" w:cs="Times New Roman"/>
          <w:sz w:val="24"/>
          <w:szCs w:val="24"/>
        </w:rPr>
        <w:lastRenderedPageBreak/>
        <w:t xml:space="preserve">Salmerón, M. (2024). Evaluating differences among crop models in simulating soybean in-season growth. </w:t>
      </w:r>
      <w:r w:rsidRPr="00403C2D">
        <w:rPr>
          <w:rFonts w:ascii="Times New Roman" w:hAnsi="Times New Roman" w:cs="Times New Roman"/>
          <w:i/>
          <w:iCs/>
          <w:sz w:val="24"/>
          <w:szCs w:val="24"/>
        </w:rPr>
        <w:t>Field Crops Research</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309</w:t>
      </w:r>
      <w:r w:rsidRPr="00403C2D">
        <w:rPr>
          <w:rFonts w:ascii="Times New Roman" w:hAnsi="Times New Roman" w:cs="Times New Roman"/>
          <w:sz w:val="24"/>
          <w:szCs w:val="24"/>
        </w:rPr>
        <w:t xml:space="preserve">, 109306. </w:t>
      </w:r>
      <w:hyperlink r:id="rId23" w:history="1">
        <w:r w:rsidRPr="00403C2D">
          <w:rPr>
            <w:rStyle w:val="Hyperlink"/>
            <w:rFonts w:ascii="Times New Roman" w:hAnsi="Times New Roman" w:cs="Times New Roman"/>
            <w:sz w:val="24"/>
            <w:szCs w:val="24"/>
          </w:rPr>
          <w:t>https://doi.org/10.1016/j.fcr.2024.109306</w:t>
        </w:r>
      </w:hyperlink>
    </w:p>
    <w:p w14:paraId="77EE9701" w14:textId="77777777" w:rsidR="00745C29" w:rsidRDefault="00745C29" w:rsidP="00745C29">
      <w:pPr>
        <w:spacing w:after="0" w:line="480" w:lineRule="auto"/>
        <w:ind w:left="270" w:hanging="270"/>
      </w:pPr>
      <w:r w:rsidRPr="00403C2D">
        <w:rPr>
          <w:rFonts w:ascii="Times New Roman" w:hAnsi="Times New Roman" w:cs="Times New Roman"/>
          <w:sz w:val="24"/>
          <w:szCs w:val="24"/>
        </w:rPr>
        <w:t xml:space="preserve">Lobell, D. B., &amp; Field, C. B. (2007). Global scale climate–crop yield relationships and the impacts of recent warming. </w:t>
      </w:r>
      <w:r w:rsidRPr="00403C2D">
        <w:rPr>
          <w:rFonts w:ascii="Times New Roman" w:hAnsi="Times New Roman" w:cs="Times New Roman"/>
          <w:i/>
          <w:iCs/>
          <w:sz w:val="24"/>
          <w:szCs w:val="24"/>
        </w:rPr>
        <w:t>Environmental Research Letters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w:t>
      </w:r>
      <w:r w:rsidRPr="00403C2D">
        <w:rPr>
          <w:rFonts w:ascii="Times New Roman" w:hAnsi="Times New Roman" w:cs="Times New Roman"/>
          <w:sz w:val="24"/>
          <w:szCs w:val="24"/>
        </w:rPr>
        <w:t xml:space="preserve">(1), 014002. </w:t>
      </w:r>
      <w:hyperlink r:id="rId24" w:history="1">
        <w:r w:rsidRPr="00403C2D">
          <w:rPr>
            <w:rStyle w:val="Hyperlink"/>
            <w:rFonts w:ascii="Times New Roman" w:hAnsi="Times New Roman" w:cs="Times New Roman"/>
            <w:sz w:val="24"/>
            <w:szCs w:val="24"/>
          </w:rPr>
          <w:t>https://doi.org/10.1088/1748-9326/2/1/014002</w:t>
        </w:r>
      </w:hyperlink>
    </w:p>
    <w:p w14:paraId="00BED30F" w14:textId="2756D608" w:rsidR="00185872" w:rsidRPr="00403C2D" w:rsidRDefault="00185872" w:rsidP="00745C29">
      <w:pPr>
        <w:spacing w:after="0" w:line="480" w:lineRule="auto"/>
        <w:ind w:left="270" w:hanging="270"/>
        <w:rPr>
          <w:rFonts w:ascii="Times New Roman" w:hAnsi="Times New Roman" w:cs="Times New Roman"/>
          <w:sz w:val="24"/>
          <w:szCs w:val="24"/>
        </w:rPr>
      </w:pPr>
      <w:r w:rsidRPr="00185872">
        <w:rPr>
          <w:rFonts w:ascii="Times New Roman" w:hAnsi="Times New Roman" w:cs="Times New Roman"/>
          <w:sz w:val="24"/>
          <w:szCs w:val="24"/>
        </w:rPr>
        <w:t>Makowski, D., E. Marajo-</w:t>
      </w:r>
      <w:proofErr w:type="spellStart"/>
      <w:r w:rsidRPr="00185872">
        <w:rPr>
          <w:rFonts w:ascii="Times New Roman" w:hAnsi="Times New Roman" w:cs="Times New Roman"/>
          <w:sz w:val="24"/>
          <w:szCs w:val="24"/>
        </w:rPr>
        <w:t>Petitzon</w:t>
      </w:r>
      <w:proofErr w:type="spellEnd"/>
      <w:r w:rsidRPr="00185872">
        <w:rPr>
          <w:rFonts w:ascii="Times New Roman" w:hAnsi="Times New Roman" w:cs="Times New Roman"/>
          <w:sz w:val="24"/>
          <w:szCs w:val="24"/>
        </w:rPr>
        <w:t xml:space="preserve">, J.L. Durand, and T. Ben-Ari. 2020. Quantitative synthesis of temperature, CO2, rainfall, and adaptation effects on global crop yields. European Journal of Agronomy 115. </w:t>
      </w:r>
      <w:hyperlink r:id="rId25" w:history="1">
        <w:r w:rsidRPr="00FE43CF">
          <w:rPr>
            <w:rStyle w:val="Hyperlink"/>
            <w:rFonts w:ascii="Times New Roman" w:hAnsi="Times New Roman" w:cs="Times New Roman"/>
            <w:sz w:val="24"/>
            <w:szCs w:val="24"/>
          </w:rPr>
          <w:t>https://doi.org/10.1016/j.eja.2020.126041</w:t>
        </w:r>
      </w:hyperlink>
      <w:r>
        <w:rPr>
          <w:rFonts w:ascii="Times New Roman" w:hAnsi="Times New Roman" w:cs="Times New Roman"/>
          <w:sz w:val="24"/>
          <w:szCs w:val="24"/>
        </w:rPr>
        <w:t xml:space="preserve"> </w:t>
      </w:r>
    </w:p>
    <w:p w14:paraId="172408FC"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Miguez, F. (2020). </w:t>
      </w:r>
      <w:r w:rsidRPr="00403C2D">
        <w:rPr>
          <w:rFonts w:ascii="Times New Roman" w:hAnsi="Times New Roman" w:cs="Times New Roman"/>
          <w:i/>
          <w:iCs/>
          <w:sz w:val="24"/>
          <w:szCs w:val="24"/>
        </w:rPr>
        <w:t>apsimx: Inspect, read, edit and run 'APSIM' next generation and 'APSIM' classic</w:t>
      </w:r>
      <w:r w:rsidRPr="00403C2D">
        <w:rPr>
          <w:rFonts w:ascii="Times New Roman" w:hAnsi="Times New Roman" w:cs="Times New Roman"/>
          <w:sz w:val="24"/>
          <w:szCs w:val="24"/>
        </w:rPr>
        <w:t xml:space="preserve">. CRAN: Contributed Packages, The R Foundation. </w:t>
      </w:r>
      <w:hyperlink r:id="rId26" w:history="1">
        <w:r w:rsidRPr="00403C2D">
          <w:rPr>
            <w:rStyle w:val="Hyperlink"/>
            <w:rFonts w:ascii="Times New Roman" w:hAnsi="Times New Roman" w:cs="Times New Roman"/>
            <w:sz w:val="24"/>
            <w:szCs w:val="24"/>
          </w:rPr>
          <w:t>https://doi.org/10.32614/cran.package.apsimx</w:t>
        </w:r>
      </w:hyperlink>
    </w:p>
    <w:p w14:paraId="5C797CB1"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Mourtzinis, S., &amp; Conley, S. P. (2017). Delineating soybean maturity groups across the United States.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109</w:t>
      </w:r>
      <w:r w:rsidRPr="00403C2D">
        <w:rPr>
          <w:rFonts w:ascii="Times New Roman" w:hAnsi="Times New Roman" w:cs="Times New Roman"/>
          <w:sz w:val="24"/>
          <w:szCs w:val="24"/>
        </w:rPr>
        <w:t xml:space="preserve">(4), 1397–1403. </w:t>
      </w:r>
      <w:hyperlink r:id="rId27" w:history="1">
        <w:r w:rsidRPr="00403C2D">
          <w:rPr>
            <w:rStyle w:val="Hyperlink"/>
            <w:rFonts w:ascii="Times New Roman" w:hAnsi="Times New Roman" w:cs="Times New Roman"/>
            <w:sz w:val="24"/>
            <w:szCs w:val="24"/>
          </w:rPr>
          <w:t>https://doi.org/10.2134/AGRONJ2016.10.0581</w:t>
        </w:r>
      </w:hyperlink>
    </w:p>
    <w:p w14:paraId="3BB187A4"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Mourtzinis, S., Specht, J. E., &amp; Conley, S. P. (2019). Defining optimal soybean sowing dates across the US. </w:t>
      </w:r>
      <w:r w:rsidRPr="00403C2D">
        <w:rPr>
          <w:rFonts w:ascii="Times New Roman" w:hAnsi="Times New Roman" w:cs="Times New Roman"/>
          <w:i/>
          <w:iCs/>
          <w:sz w:val="24"/>
          <w:szCs w:val="24"/>
        </w:rPr>
        <w:t>Scientific Reports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9</w:t>
      </w:r>
      <w:r w:rsidRPr="00403C2D">
        <w:rPr>
          <w:rFonts w:ascii="Times New Roman" w:hAnsi="Times New Roman" w:cs="Times New Roman"/>
          <w:sz w:val="24"/>
          <w:szCs w:val="24"/>
        </w:rPr>
        <w:t xml:space="preserve">(1), 1–7. </w:t>
      </w:r>
      <w:hyperlink r:id="rId28" w:history="1">
        <w:r w:rsidRPr="00403C2D">
          <w:rPr>
            <w:rStyle w:val="Hyperlink"/>
            <w:rFonts w:ascii="Times New Roman" w:hAnsi="Times New Roman" w:cs="Times New Roman"/>
            <w:sz w:val="24"/>
            <w:szCs w:val="24"/>
          </w:rPr>
          <w:t>https://doi.org/10.1038/s41598-019-38971-3</w:t>
        </w:r>
      </w:hyperlink>
    </w:p>
    <w:p w14:paraId="24AD634A" w14:textId="04886903"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NASS. (202</w:t>
      </w:r>
      <w:r w:rsidR="00762F7E">
        <w:rPr>
          <w:rFonts w:ascii="Times New Roman" w:hAnsi="Times New Roman" w:cs="Times New Roman"/>
          <w:sz w:val="24"/>
          <w:szCs w:val="24"/>
        </w:rPr>
        <w:t>5</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Surveys</w:t>
      </w:r>
      <w:r w:rsidRPr="00403C2D">
        <w:rPr>
          <w:rFonts w:ascii="Times New Roman" w:hAnsi="Times New Roman" w:cs="Times New Roman"/>
          <w:sz w:val="24"/>
          <w:szCs w:val="24"/>
        </w:rPr>
        <w:t xml:space="preserve">. National Agricultural Statistics Service, USDA. </w:t>
      </w:r>
      <w:hyperlink r:id="rId29" w:history="1">
        <w:r w:rsidRPr="00403C2D">
          <w:rPr>
            <w:rStyle w:val="Hyperlink"/>
            <w:rFonts w:ascii="Times New Roman" w:hAnsi="Times New Roman" w:cs="Times New Roman"/>
            <w:sz w:val="24"/>
            <w:szCs w:val="24"/>
          </w:rPr>
          <w:t>https://www.nass.usda.gov/Surveys</w:t>
        </w:r>
      </w:hyperlink>
    </w:p>
    <w:p w14:paraId="293372B8" w14:textId="7138011A" w:rsidR="00745C29" w:rsidRPr="00403C2D" w:rsidRDefault="00745C29" w:rsidP="00745C29">
      <w:pPr>
        <w:spacing w:after="0" w:line="480" w:lineRule="auto"/>
        <w:ind w:left="270" w:hanging="270"/>
        <w:rPr>
          <w:rFonts w:ascii="Times New Roman" w:hAnsi="Times New Roman" w:cs="Times New Roman"/>
          <w:sz w:val="24"/>
          <w:szCs w:val="24"/>
        </w:rPr>
      </w:pPr>
      <w:r w:rsidRPr="00745C29">
        <w:rPr>
          <w:rFonts w:ascii="Times New Roman" w:hAnsi="Times New Roman" w:cs="Times New Roman"/>
          <w:sz w:val="24"/>
          <w:szCs w:val="24"/>
        </w:rPr>
        <w:t>R Development Core Team. (202</w:t>
      </w:r>
      <w:r w:rsidR="00A55737">
        <w:rPr>
          <w:rFonts w:ascii="Times New Roman" w:hAnsi="Times New Roman" w:cs="Times New Roman"/>
          <w:sz w:val="24"/>
          <w:szCs w:val="24"/>
        </w:rPr>
        <w:t>4</w:t>
      </w:r>
      <w:r w:rsidRPr="00745C29">
        <w:rPr>
          <w:rFonts w:ascii="Times New Roman" w:hAnsi="Times New Roman" w:cs="Times New Roman"/>
          <w:sz w:val="24"/>
          <w:szCs w:val="24"/>
        </w:rPr>
        <w:t>). </w:t>
      </w:r>
      <w:r w:rsidRPr="00745C29">
        <w:rPr>
          <w:rFonts w:ascii="Times New Roman" w:hAnsi="Times New Roman" w:cs="Times New Roman"/>
          <w:i/>
          <w:iCs/>
          <w:sz w:val="24"/>
          <w:szCs w:val="24"/>
        </w:rPr>
        <w:t>R: A language and environment for statistical computing</w:t>
      </w:r>
      <w:r w:rsidRPr="00745C29">
        <w:rPr>
          <w:rFonts w:ascii="Times New Roman" w:hAnsi="Times New Roman" w:cs="Times New Roman"/>
          <w:sz w:val="24"/>
          <w:szCs w:val="24"/>
        </w:rPr>
        <w:t>. R Foundation for Statistical Computing. </w:t>
      </w:r>
      <w:hyperlink r:id="rId30" w:history="1">
        <w:r w:rsidRPr="00745C29">
          <w:rPr>
            <w:rStyle w:val="Hyperlink"/>
            <w:rFonts w:ascii="Times New Roman" w:hAnsi="Times New Roman" w:cs="Times New Roman"/>
            <w:sz w:val="24"/>
            <w:szCs w:val="24"/>
          </w:rPr>
          <w:t>http://www.R-project.org</w:t>
        </w:r>
      </w:hyperlink>
    </w:p>
    <w:p w14:paraId="35C4D48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Richetti, J., </w:t>
      </w:r>
      <w:proofErr w:type="spellStart"/>
      <w:r w:rsidRPr="00403C2D">
        <w:rPr>
          <w:rFonts w:ascii="Times New Roman" w:hAnsi="Times New Roman" w:cs="Times New Roman"/>
          <w:sz w:val="24"/>
          <w:szCs w:val="24"/>
        </w:rPr>
        <w:t>Sadras</w:t>
      </w:r>
      <w:proofErr w:type="spellEnd"/>
      <w:r w:rsidRPr="00403C2D">
        <w:rPr>
          <w:rFonts w:ascii="Times New Roman" w:hAnsi="Times New Roman" w:cs="Times New Roman"/>
          <w:sz w:val="24"/>
          <w:szCs w:val="24"/>
        </w:rPr>
        <w:t xml:space="preserve">, V. O., He, D., Leske, B., Hu, P., </w:t>
      </w:r>
      <w:proofErr w:type="spellStart"/>
      <w:r w:rsidRPr="00403C2D">
        <w:rPr>
          <w:rFonts w:ascii="Times New Roman" w:hAnsi="Times New Roman" w:cs="Times New Roman"/>
          <w:sz w:val="24"/>
          <w:szCs w:val="24"/>
        </w:rPr>
        <w:t>Beletse</w:t>
      </w:r>
      <w:proofErr w:type="spellEnd"/>
      <w:r w:rsidRPr="00403C2D">
        <w:rPr>
          <w:rFonts w:ascii="Times New Roman" w:hAnsi="Times New Roman" w:cs="Times New Roman"/>
          <w:sz w:val="24"/>
          <w:szCs w:val="24"/>
        </w:rPr>
        <w:t xml:space="preserve">, Y., </w:t>
      </w:r>
      <w:proofErr w:type="spellStart"/>
      <w:r w:rsidRPr="00403C2D">
        <w:rPr>
          <w:rFonts w:ascii="Times New Roman" w:hAnsi="Times New Roman" w:cs="Times New Roman"/>
          <w:sz w:val="24"/>
          <w:szCs w:val="24"/>
        </w:rPr>
        <w:t>Cossani</w:t>
      </w:r>
      <w:proofErr w:type="spellEnd"/>
      <w:r w:rsidRPr="00403C2D">
        <w:rPr>
          <w:rFonts w:ascii="Times New Roman" w:hAnsi="Times New Roman" w:cs="Times New Roman"/>
          <w:sz w:val="24"/>
          <w:szCs w:val="24"/>
        </w:rPr>
        <w:t xml:space="preserve">, C. M., Nguyen, H., Zheng, B., Deery, D. M., </w:t>
      </w:r>
      <w:proofErr w:type="spellStart"/>
      <w:r w:rsidRPr="00403C2D">
        <w:rPr>
          <w:rFonts w:ascii="Times New Roman" w:hAnsi="Times New Roman" w:cs="Times New Roman"/>
          <w:sz w:val="24"/>
          <w:szCs w:val="24"/>
        </w:rPr>
        <w:t>Dreccer</w:t>
      </w:r>
      <w:proofErr w:type="spellEnd"/>
      <w:r w:rsidRPr="00403C2D">
        <w:rPr>
          <w:rFonts w:ascii="Times New Roman" w:hAnsi="Times New Roman" w:cs="Times New Roman"/>
          <w:sz w:val="24"/>
          <w:szCs w:val="24"/>
        </w:rPr>
        <w:t xml:space="preserve">, M. F., Whish, J., &amp; Lilley, J. (2025). Challenges in </w:t>
      </w:r>
      <w:r w:rsidRPr="00403C2D">
        <w:rPr>
          <w:rFonts w:ascii="Times New Roman" w:hAnsi="Times New Roman" w:cs="Times New Roman"/>
          <w:sz w:val="24"/>
          <w:szCs w:val="24"/>
        </w:rPr>
        <w:lastRenderedPageBreak/>
        <w:t xml:space="preserve">modelling the impact of frost and heat stress on the yield of cool-season annual grain crops. </w:t>
      </w:r>
      <w:r w:rsidRPr="00403C2D">
        <w:rPr>
          <w:rFonts w:ascii="Times New Roman" w:hAnsi="Times New Roman" w:cs="Times New Roman"/>
          <w:i/>
          <w:iCs/>
          <w:sz w:val="24"/>
          <w:szCs w:val="24"/>
        </w:rPr>
        <w:t>Frontiers in Plant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16</w:t>
      </w:r>
      <w:r w:rsidRPr="00403C2D">
        <w:rPr>
          <w:rFonts w:ascii="Times New Roman" w:hAnsi="Times New Roman" w:cs="Times New Roman"/>
          <w:sz w:val="24"/>
          <w:szCs w:val="24"/>
        </w:rPr>
        <w:t xml:space="preserve">, 1613432. </w:t>
      </w:r>
      <w:hyperlink r:id="rId31" w:history="1">
        <w:r w:rsidRPr="00403C2D">
          <w:rPr>
            <w:rStyle w:val="Hyperlink"/>
            <w:rFonts w:ascii="Times New Roman" w:hAnsi="Times New Roman" w:cs="Times New Roman"/>
            <w:sz w:val="24"/>
            <w:szCs w:val="24"/>
          </w:rPr>
          <w:t>https://doi.org/10.3389/fpls.2025.1613432</w:t>
        </w:r>
      </w:hyperlink>
    </w:p>
    <w:p w14:paraId="5B196CFF"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Rose, G., Osborne, T., Greatrex, H., &amp; Wheeler, T. (2016). Impact of progressive global warming on the global-scale yield of maize and soybean. </w:t>
      </w:r>
      <w:r w:rsidRPr="00403C2D">
        <w:rPr>
          <w:rFonts w:ascii="Times New Roman" w:hAnsi="Times New Roman" w:cs="Times New Roman"/>
          <w:i/>
          <w:iCs/>
          <w:sz w:val="24"/>
          <w:szCs w:val="24"/>
        </w:rPr>
        <w:t>Climatic Change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134</w:t>
      </w:r>
      <w:r w:rsidRPr="00403C2D">
        <w:rPr>
          <w:rFonts w:ascii="Times New Roman" w:hAnsi="Times New Roman" w:cs="Times New Roman"/>
          <w:sz w:val="24"/>
          <w:szCs w:val="24"/>
        </w:rPr>
        <w:t xml:space="preserve">(3), 417–428. </w:t>
      </w:r>
      <w:hyperlink r:id="rId32" w:history="1">
        <w:r w:rsidRPr="00403C2D">
          <w:rPr>
            <w:rStyle w:val="Hyperlink"/>
            <w:rFonts w:ascii="Times New Roman" w:hAnsi="Times New Roman" w:cs="Times New Roman"/>
            <w:sz w:val="24"/>
            <w:szCs w:val="24"/>
          </w:rPr>
          <w:t>https://doi.org/10.1007/S10584-016-1601-9</w:t>
        </w:r>
      </w:hyperlink>
    </w:p>
    <w:p w14:paraId="79775072" w14:textId="35307162"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Salmer</w:t>
      </w:r>
      <w:r w:rsidR="00B337F0" w:rsidRPr="00403C2D">
        <w:rPr>
          <w:rFonts w:ascii="Times New Roman" w:hAnsi="Times New Roman" w:cs="Times New Roman"/>
          <w:sz w:val="24"/>
          <w:szCs w:val="24"/>
        </w:rPr>
        <w:t>ó</w:t>
      </w:r>
      <w:r w:rsidRPr="00403C2D">
        <w:rPr>
          <w:rFonts w:ascii="Times New Roman" w:hAnsi="Times New Roman" w:cs="Times New Roman"/>
          <w:sz w:val="24"/>
          <w:szCs w:val="24"/>
        </w:rPr>
        <w:t xml:space="preserve">n, M., Gbur, E. E., Bourland, F. M., Buehring, N. W., Earnest, L., Fritschi, F. B., Golden, B. R., Hathcoat, D., Lofton, J., Miller, T. D., Neely, C., Shannon, G., </w:t>
      </w:r>
      <w:proofErr w:type="spellStart"/>
      <w:r w:rsidRPr="00403C2D">
        <w:rPr>
          <w:rFonts w:ascii="Times New Roman" w:hAnsi="Times New Roman" w:cs="Times New Roman"/>
          <w:sz w:val="24"/>
          <w:szCs w:val="24"/>
        </w:rPr>
        <w:t>Udeigwe</w:t>
      </w:r>
      <w:proofErr w:type="spellEnd"/>
      <w:r w:rsidRPr="00403C2D">
        <w:rPr>
          <w:rFonts w:ascii="Times New Roman" w:hAnsi="Times New Roman" w:cs="Times New Roman"/>
          <w:sz w:val="24"/>
          <w:szCs w:val="24"/>
        </w:rPr>
        <w:t xml:space="preserve">, T. K., </w:t>
      </w:r>
      <w:proofErr w:type="spellStart"/>
      <w:r w:rsidRPr="00403C2D">
        <w:rPr>
          <w:rFonts w:ascii="Times New Roman" w:hAnsi="Times New Roman" w:cs="Times New Roman"/>
          <w:sz w:val="24"/>
          <w:szCs w:val="24"/>
        </w:rPr>
        <w:t>Verbree</w:t>
      </w:r>
      <w:proofErr w:type="spellEnd"/>
      <w:r w:rsidRPr="00403C2D">
        <w:rPr>
          <w:rFonts w:ascii="Times New Roman" w:hAnsi="Times New Roman" w:cs="Times New Roman"/>
          <w:sz w:val="24"/>
          <w:szCs w:val="24"/>
        </w:rPr>
        <w:t xml:space="preserve">, D. A., Vories, E. D., Wiebold, W. J., &amp; Purcell, L. C. (2014). Soybean maturity group choices for early and late plantings in the midsouth. </w:t>
      </w:r>
      <w:r w:rsidRPr="00403C2D">
        <w:rPr>
          <w:rFonts w:ascii="Times New Roman" w:hAnsi="Times New Roman" w:cs="Times New Roman"/>
          <w:i/>
          <w:iCs/>
          <w:sz w:val="24"/>
          <w:szCs w:val="24"/>
        </w:rPr>
        <w:t>Agronomy Journal</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106</w:t>
      </w:r>
      <w:r w:rsidRPr="00403C2D">
        <w:rPr>
          <w:rFonts w:ascii="Times New Roman" w:hAnsi="Times New Roman" w:cs="Times New Roman"/>
          <w:sz w:val="24"/>
          <w:szCs w:val="24"/>
        </w:rPr>
        <w:t xml:space="preserve">(5), 1893–1901. </w:t>
      </w:r>
      <w:hyperlink r:id="rId33" w:history="1">
        <w:r w:rsidRPr="00403C2D">
          <w:rPr>
            <w:rStyle w:val="Hyperlink"/>
            <w:rFonts w:ascii="Times New Roman" w:hAnsi="Times New Roman" w:cs="Times New Roman"/>
            <w:sz w:val="24"/>
            <w:szCs w:val="24"/>
          </w:rPr>
          <w:t>https://doi.org/10.2134/AGRONJ14.0222</w:t>
        </w:r>
      </w:hyperlink>
    </w:p>
    <w:p w14:paraId="71560F23"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Gbur, E. E., Bourland, F. M., Buehring, N. W., Earnest, L., Fritschi, F. B., Golden, B. R., Hathcoat, D., Lofton, J., McClure, A. T., Miller, T. D., Neely, C., Shannon, G., </w:t>
      </w:r>
      <w:proofErr w:type="spellStart"/>
      <w:r w:rsidRPr="00403C2D">
        <w:rPr>
          <w:rFonts w:ascii="Times New Roman" w:hAnsi="Times New Roman" w:cs="Times New Roman"/>
          <w:sz w:val="24"/>
          <w:szCs w:val="24"/>
        </w:rPr>
        <w:t>Udeigwe</w:t>
      </w:r>
      <w:proofErr w:type="spellEnd"/>
      <w:r w:rsidRPr="00403C2D">
        <w:rPr>
          <w:rFonts w:ascii="Times New Roman" w:hAnsi="Times New Roman" w:cs="Times New Roman"/>
          <w:sz w:val="24"/>
          <w:szCs w:val="24"/>
        </w:rPr>
        <w:t xml:space="preserve">, T. K., </w:t>
      </w:r>
      <w:proofErr w:type="spellStart"/>
      <w:r w:rsidRPr="00403C2D">
        <w:rPr>
          <w:rFonts w:ascii="Times New Roman" w:hAnsi="Times New Roman" w:cs="Times New Roman"/>
          <w:sz w:val="24"/>
          <w:szCs w:val="24"/>
        </w:rPr>
        <w:t>Verbree</w:t>
      </w:r>
      <w:proofErr w:type="spellEnd"/>
      <w:r w:rsidRPr="00403C2D">
        <w:rPr>
          <w:rFonts w:ascii="Times New Roman" w:hAnsi="Times New Roman" w:cs="Times New Roman"/>
          <w:sz w:val="24"/>
          <w:szCs w:val="24"/>
        </w:rPr>
        <w:t xml:space="preserve">, D. A., Vories, E. D., Wiebold, W. J., &amp; Purcell, L. C. (2016). Yield response to planting date among soybean maturity groups for irrigated production in the US Midsouth. </w:t>
      </w:r>
      <w:r w:rsidRPr="00403C2D">
        <w:rPr>
          <w:rFonts w:ascii="Times New Roman" w:hAnsi="Times New Roman" w:cs="Times New Roman"/>
          <w:i/>
          <w:iCs/>
          <w:sz w:val="24"/>
          <w:szCs w:val="24"/>
        </w:rPr>
        <w:t>Crop Science</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56</w:t>
      </w:r>
      <w:r w:rsidRPr="00403C2D">
        <w:rPr>
          <w:rFonts w:ascii="Times New Roman" w:hAnsi="Times New Roman" w:cs="Times New Roman"/>
          <w:sz w:val="24"/>
          <w:szCs w:val="24"/>
        </w:rPr>
        <w:t xml:space="preserve">(2), 747–759. </w:t>
      </w:r>
      <w:hyperlink r:id="rId34" w:history="1">
        <w:r w:rsidRPr="00403C2D">
          <w:rPr>
            <w:rStyle w:val="Hyperlink"/>
            <w:rFonts w:ascii="Times New Roman" w:hAnsi="Times New Roman" w:cs="Times New Roman"/>
            <w:sz w:val="24"/>
            <w:szCs w:val="24"/>
          </w:rPr>
          <w:t>https://doi.org/10.2135/CROPSCI2015.07.0466</w:t>
        </w:r>
      </w:hyperlink>
    </w:p>
    <w:p w14:paraId="0D8F96F2"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Salmerón, M., &amp; Purcell, L. C. (2016). Simplifying the prediction of phenology with the DSSAT-CROPGRO-soybean model based on relative maturity group and determinacy. </w:t>
      </w:r>
      <w:r w:rsidRPr="00403C2D">
        <w:rPr>
          <w:rFonts w:ascii="Times New Roman" w:hAnsi="Times New Roman" w:cs="Times New Roman"/>
          <w:i/>
          <w:iCs/>
          <w:sz w:val="24"/>
          <w:szCs w:val="24"/>
        </w:rPr>
        <w:t>Agricultural Systems</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148</w:t>
      </w:r>
      <w:r w:rsidRPr="00403C2D">
        <w:rPr>
          <w:rFonts w:ascii="Times New Roman" w:hAnsi="Times New Roman" w:cs="Times New Roman"/>
          <w:sz w:val="24"/>
          <w:szCs w:val="24"/>
        </w:rPr>
        <w:t xml:space="preserve">, 178–187. </w:t>
      </w:r>
      <w:hyperlink r:id="rId35" w:history="1">
        <w:r w:rsidRPr="00403C2D">
          <w:rPr>
            <w:rStyle w:val="Hyperlink"/>
            <w:rFonts w:ascii="Times New Roman" w:hAnsi="Times New Roman" w:cs="Times New Roman"/>
            <w:sz w:val="24"/>
            <w:szCs w:val="24"/>
          </w:rPr>
          <w:t>https://doi.org/10.1016/J.AGSY.2016.07.016</w:t>
        </w:r>
      </w:hyperlink>
    </w:p>
    <w:p w14:paraId="6EAEA8C8" w14:textId="60D23EFD" w:rsidR="007528BF" w:rsidRDefault="007528BF" w:rsidP="00745C29">
      <w:pPr>
        <w:spacing w:after="0" w:line="480" w:lineRule="auto"/>
        <w:ind w:left="270" w:hanging="270"/>
        <w:rPr>
          <w:rFonts w:ascii="Times New Roman" w:hAnsi="Times New Roman" w:cs="Times New Roman"/>
          <w:sz w:val="24"/>
          <w:szCs w:val="24"/>
        </w:rPr>
      </w:pPr>
      <w:r w:rsidRPr="007528BF">
        <w:rPr>
          <w:rFonts w:ascii="Times New Roman" w:hAnsi="Times New Roman" w:cs="Times New Roman"/>
          <w:sz w:val="24"/>
          <w:szCs w:val="24"/>
        </w:rPr>
        <w:t xml:space="preserve">Sharma, R.K., Dhillon, J., Kumar, P., </w:t>
      </w:r>
      <w:proofErr w:type="spellStart"/>
      <w:r w:rsidRPr="007528BF">
        <w:rPr>
          <w:rFonts w:ascii="Times New Roman" w:hAnsi="Times New Roman" w:cs="Times New Roman"/>
          <w:sz w:val="24"/>
          <w:szCs w:val="24"/>
        </w:rPr>
        <w:t>Bheemanahalli</w:t>
      </w:r>
      <w:proofErr w:type="spellEnd"/>
      <w:r w:rsidRPr="007528BF">
        <w:rPr>
          <w:rFonts w:ascii="Times New Roman" w:hAnsi="Times New Roman" w:cs="Times New Roman"/>
          <w:sz w:val="24"/>
          <w:szCs w:val="24"/>
        </w:rPr>
        <w:t>, R., Li, X., Cox, M.S., Reddy, K.N., 2023. Climate trends and maize production nexus in Mississippi: empirical evidence from ARDL modelling. Sci</w:t>
      </w:r>
      <w:r>
        <w:rPr>
          <w:rFonts w:ascii="Times New Roman" w:hAnsi="Times New Roman" w:cs="Times New Roman"/>
          <w:sz w:val="24"/>
          <w:szCs w:val="24"/>
        </w:rPr>
        <w:t xml:space="preserve">entific </w:t>
      </w:r>
      <w:r w:rsidRPr="007528BF">
        <w:rPr>
          <w:rFonts w:ascii="Times New Roman" w:hAnsi="Times New Roman" w:cs="Times New Roman"/>
          <w:sz w:val="24"/>
          <w:szCs w:val="24"/>
        </w:rPr>
        <w:t>Rep</w:t>
      </w:r>
      <w:r>
        <w:rPr>
          <w:rFonts w:ascii="Times New Roman" w:hAnsi="Times New Roman" w:cs="Times New Roman"/>
          <w:sz w:val="24"/>
          <w:szCs w:val="24"/>
        </w:rPr>
        <w:t>orts</w:t>
      </w:r>
      <w:r w:rsidRPr="007528BF">
        <w:rPr>
          <w:rFonts w:ascii="Times New Roman" w:hAnsi="Times New Roman" w:cs="Times New Roman"/>
          <w:sz w:val="24"/>
          <w:szCs w:val="24"/>
        </w:rPr>
        <w:t xml:space="preserve">. 13. </w:t>
      </w:r>
      <w:hyperlink r:id="rId36" w:history="1">
        <w:r w:rsidRPr="003E3ECB">
          <w:rPr>
            <w:rStyle w:val="Hyperlink"/>
            <w:rFonts w:ascii="Times New Roman" w:hAnsi="Times New Roman" w:cs="Times New Roman"/>
            <w:sz w:val="24"/>
            <w:szCs w:val="24"/>
          </w:rPr>
          <w:t>https://doi.org/10.1038/s41598-023-43528-6</w:t>
        </w:r>
      </w:hyperlink>
      <w:r>
        <w:rPr>
          <w:rFonts w:ascii="Times New Roman" w:hAnsi="Times New Roman" w:cs="Times New Roman"/>
          <w:sz w:val="24"/>
          <w:szCs w:val="24"/>
        </w:rPr>
        <w:t xml:space="preserve"> </w:t>
      </w:r>
    </w:p>
    <w:p w14:paraId="20EC6DD2" w14:textId="5641B4B6" w:rsidR="007528BF" w:rsidRPr="00403C2D" w:rsidRDefault="007528BF" w:rsidP="007528BF">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t xml:space="preserve">Soil Survey Staff. (2023). </w:t>
      </w:r>
      <w:r w:rsidRPr="00403C2D">
        <w:rPr>
          <w:rFonts w:ascii="Times New Roman" w:hAnsi="Times New Roman" w:cs="Times New Roman"/>
          <w:i/>
          <w:iCs/>
          <w:sz w:val="24"/>
          <w:szCs w:val="24"/>
        </w:rPr>
        <w:t>Soil survey geographic (SSURGO) database</w:t>
      </w:r>
      <w:r w:rsidRPr="00403C2D">
        <w:rPr>
          <w:rFonts w:ascii="Times New Roman" w:hAnsi="Times New Roman" w:cs="Times New Roman"/>
          <w:sz w:val="24"/>
          <w:szCs w:val="24"/>
        </w:rPr>
        <w:t>. USDA Natural Resources Conservation Service.</w:t>
      </w:r>
    </w:p>
    <w:p w14:paraId="50A1EE16" w14:textId="77777777" w:rsidR="00745C29" w:rsidRPr="00403C2D" w:rsidRDefault="00745C29" w:rsidP="00745C29">
      <w:pPr>
        <w:spacing w:after="0" w:line="480" w:lineRule="auto"/>
        <w:ind w:left="270" w:hanging="270"/>
        <w:rPr>
          <w:rFonts w:ascii="Times New Roman" w:hAnsi="Times New Roman" w:cs="Times New Roman"/>
          <w:sz w:val="24"/>
          <w:szCs w:val="24"/>
        </w:rPr>
      </w:pPr>
      <w:r w:rsidRPr="00403C2D">
        <w:rPr>
          <w:rFonts w:ascii="Times New Roman" w:hAnsi="Times New Roman" w:cs="Times New Roman"/>
          <w:sz w:val="24"/>
          <w:szCs w:val="24"/>
        </w:rPr>
        <w:lastRenderedPageBreak/>
        <w:t xml:space="preserve">Yang, Y., Tao, B., Ruane, A. C., Shen, C., Matteson, D. S., Cousin, R., &amp; Ren, W. (2025). Widespread advances in corn and soybean phenology in response to future climate change across the United States. </w:t>
      </w:r>
      <w:r w:rsidRPr="00403C2D">
        <w:rPr>
          <w:rFonts w:ascii="Times New Roman" w:hAnsi="Times New Roman" w:cs="Times New Roman"/>
          <w:i/>
          <w:iCs/>
          <w:sz w:val="24"/>
          <w:szCs w:val="24"/>
        </w:rPr>
        <w:t xml:space="preserve">Journal of Geophysical Research: </w:t>
      </w:r>
      <w:proofErr w:type="spellStart"/>
      <w:r w:rsidRPr="00403C2D">
        <w:rPr>
          <w:rFonts w:ascii="Times New Roman" w:hAnsi="Times New Roman" w:cs="Times New Roman"/>
          <w:i/>
          <w:iCs/>
          <w:sz w:val="24"/>
          <w:szCs w:val="24"/>
        </w:rPr>
        <w:t>Biogeosciences</w:t>
      </w:r>
      <w:proofErr w:type="spellEnd"/>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130</w:t>
      </w:r>
      <w:r w:rsidRPr="00403C2D">
        <w:rPr>
          <w:rFonts w:ascii="Times New Roman" w:hAnsi="Times New Roman" w:cs="Times New Roman"/>
          <w:sz w:val="24"/>
          <w:szCs w:val="24"/>
        </w:rPr>
        <w:t xml:space="preserve">(4). </w:t>
      </w:r>
      <w:hyperlink r:id="rId37" w:history="1">
        <w:r w:rsidRPr="00403C2D">
          <w:rPr>
            <w:rStyle w:val="Hyperlink"/>
            <w:rFonts w:ascii="Times New Roman" w:hAnsi="Times New Roman" w:cs="Times New Roman"/>
            <w:sz w:val="24"/>
            <w:szCs w:val="24"/>
          </w:rPr>
          <w:t>https://doi.org/10.1029/2024JG008266</w:t>
        </w:r>
      </w:hyperlink>
    </w:p>
    <w:p w14:paraId="22C1B494" w14:textId="581E6679" w:rsidR="00185872" w:rsidRDefault="00745C29" w:rsidP="004F0D73">
      <w:pPr>
        <w:spacing w:after="0" w:line="480" w:lineRule="auto"/>
        <w:ind w:left="270" w:hanging="270"/>
      </w:pPr>
      <w:r w:rsidRPr="00403C2D">
        <w:rPr>
          <w:rFonts w:ascii="Times New Roman" w:hAnsi="Times New Roman" w:cs="Times New Roman"/>
          <w:sz w:val="24"/>
          <w:szCs w:val="24"/>
        </w:rPr>
        <w:t xml:space="preserve">Zabel, F., Müller, C., Elliott, J., Minoli, S., Jägermeyr, J., Schneider, J. M., Franke, J. A., Moyer, E., Dury, M., Francois, L., Folberth, C., Liu, W., Pugh, T. A. M., Olin, S., Rabin, S. S., Mauser, W., Hank, T., Ruane, A. C., &amp; Asseng, S. (2021). Large potential for crop production adaptation depends on available future varieties. </w:t>
      </w:r>
      <w:r w:rsidRPr="00403C2D">
        <w:rPr>
          <w:rFonts w:ascii="Times New Roman" w:hAnsi="Times New Roman" w:cs="Times New Roman"/>
          <w:i/>
          <w:iCs/>
          <w:sz w:val="24"/>
          <w:szCs w:val="24"/>
        </w:rPr>
        <w:t>Global Change Biology</w:t>
      </w:r>
      <w:r w:rsidRPr="00403C2D">
        <w:rPr>
          <w:rFonts w:ascii="Times New Roman" w:hAnsi="Times New Roman" w:cs="Times New Roman"/>
          <w:sz w:val="24"/>
          <w:szCs w:val="24"/>
        </w:rPr>
        <w:t xml:space="preserve">, </w:t>
      </w:r>
      <w:r w:rsidRPr="00403C2D">
        <w:rPr>
          <w:rFonts w:ascii="Times New Roman" w:hAnsi="Times New Roman" w:cs="Times New Roman"/>
          <w:i/>
          <w:iCs/>
          <w:sz w:val="24"/>
          <w:szCs w:val="24"/>
        </w:rPr>
        <w:t>27</w:t>
      </w:r>
      <w:r w:rsidRPr="00403C2D">
        <w:rPr>
          <w:rFonts w:ascii="Times New Roman" w:hAnsi="Times New Roman" w:cs="Times New Roman"/>
          <w:sz w:val="24"/>
          <w:szCs w:val="24"/>
        </w:rPr>
        <w:t xml:space="preserve">(16), 3870–3882. </w:t>
      </w:r>
      <w:hyperlink r:id="rId38" w:history="1">
        <w:r w:rsidRPr="00403C2D">
          <w:rPr>
            <w:rStyle w:val="Hyperlink"/>
            <w:rFonts w:ascii="Times New Roman" w:hAnsi="Times New Roman" w:cs="Times New Roman"/>
            <w:sz w:val="24"/>
            <w:szCs w:val="24"/>
          </w:rPr>
          <w:t>https://doi.org/10.1111/GCB.15649</w:t>
        </w:r>
      </w:hyperlink>
    </w:p>
    <w:sectPr w:rsidR="00185872" w:rsidSect="007D4C1F">
      <w:headerReference w:type="even" r:id="rId39"/>
      <w:headerReference w:type="default" r:id="rId40"/>
      <w:footerReference w:type="even" r:id="rId41"/>
      <w:footerReference w:type="default" r:id="rId42"/>
      <w:headerReference w:type="first" r:id="rId43"/>
      <w:footerReference w:type="first" r:id="rId44"/>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FFC03" w14:textId="77777777" w:rsidR="00D642E4" w:rsidRDefault="00D642E4">
      <w:pPr>
        <w:spacing w:after="0" w:line="240" w:lineRule="auto"/>
      </w:pPr>
      <w:r>
        <w:separator/>
      </w:r>
    </w:p>
  </w:endnote>
  <w:endnote w:type="continuationSeparator" w:id="0">
    <w:p w14:paraId="7004EAD2" w14:textId="77777777" w:rsidR="00D642E4" w:rsidRDefault="00D64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7F0A6"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1639688"/>
      <w:docPartObj>
        <w:docPartGallery w:val="Page Numbers (Bottom of Page)"/>
        <w:docPartUnique/>
      </w:docPartObj>
    </w:sdtPr>
    <w:sdtEndPr>
      <w:rPr>
        <w:noProof/>
      </w:rPr>
    </w:sdtEndPr>
    <w:sdtContent>
      <w:p w14:paraId="51BA8A2B" w14:textId="270E3FE1" w:rsidR="00B62473" w:rsidRDefault="00B624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48DEF0A" w14:textId="77777777" w:rsidR="00C50D57" w:rsidRPr="00E60724" w:rsidRDefault="00C50D57" w:rsidP="00E60724">
    <w:pP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EE771" w14:textId="77777777" w:rsidR="00C50D57" w:rsidRPr="00E60724" w:rsidRDefault="002356C4" w:rsidP="00E60724">
    <w:pPr>
      <w:jc w:val="center"/>
    </w:pPr>
    <w:r>
      <w:t xml:space="preserve">Page </w:t>
    </w:r>
    <w:r>
      <w:fldChar w:fldCharType="begin"/>
    </w:r>
    <w:r>
      <w:instrText xml:space="preserve"> PAGE  \* MERGEFORMAT </w:instrText>
    </w:r>
    <w:r>
      <w:fldChar w:fldCharType="separate"/>
    </w:r>
    <w:r w:rsidR="00E6641B">
      <w:rPr>
        <w:noProof/>
      </w:rPr>
      <w:t>3</w:t>
    </w:r>
    <w:r>
      <w:fldChar w:fldCharType="end"/>
    </w:r>
    <w:r>
      <w:t xml:space="preserve"> of </w:t>
    </w:r>
    <w:r w:rsidR="000917E8">
      <w:rPr>
        <w:noProof/>
      </w:rPr>
      <w:fldChar w:fldCharType="begin"/>
    </w:r>
    <w:r w:rsidR="000917E8">
      <w:rPr>
        <w:noProof/>
      </w:rPr>
      <w:instrText xml:space="preserve"> NUMPAGES  \* MERGEFORMAT </w:instrText>
    </w:r>
    <w:r w:rsidR="000917E8">
      <w:rPr>
        <w:noProof/>
      </w:rPr>
      <w:fldChar w:fldCharType="separate"/>
    </w:r>
    <w:r w:rsidR="00E6641B">
      <w:rPr>
        <w:noProof/>
      </w:rPr>
      <w:t>3</w:t>
    </w:r>
    <w:r w:rsidR="000917E8">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84A691" w14:textId="77777777" w:rsidR="00D642E4" w:rsidRDefault="00D642E4">
      <w:pPr>
        <w:spacing w:after="0" w:line="240" w:lineRule="auto"/>
      </w:pPr>
      <w:r>
        <w:separator/>
      </w:r>
    </w:p>
  </w:footnote>
  <w:footnote w:type="continuationSeparator" w:id="0">
    <w:p w14:paraId="17B03B63" w14:textId="77777777" w:rsidR="00D642E4" w:rsidRDefault="00D642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29D6F" w14:textId="77777777" w:rsidR="00C50D57" w:rsidRPr="00E60724" w:rsidRDefault="002356C4" w:rsidP="00E60724">
    <w:pPr>
      <w:jc w:val="center"/>
    </w:pPr>
    <w:r w:rsidRPr="00E60724">
      <w:t xml:space="preserve">Publisher: AGRONOMY; Journal: </w:t>
    </w:r>
    <w:proofErr w:type="spellStart"/>
    <w:r w:rsidRPr="00E60724">
      <w:t>AGROJNL:Agronomy</w:t>
    </w:r>
    <w:proofErr w:type="spellEnd"/>
    <w:r w:rsidRPr="00E60724">
      <w:t xml:space="preserve"> Journal; Copyright: Will notify...</w:t>
    </w:r>
  </w:p>
  <w:p w14:paraId="2E6EA396" w14:textId="77777777" w:rsidR="00C50D57" w:rsidRPr="00E60724" w:rsidRDefault="002356C4" w:rsidP="00E60724">
    <w:pPr>
      <w:jc w:val="center"/>
    </w:pPr>
    <w:r w:rsidRPr="00E60724">
      <w:t>Volume: Will notify...; Issue: Will notify...; Manuscript: aj-2017-08-0123-a; DOI: ; PII: &lt;</w:t>
    </w:r>
    <w:proofErr w:type="spellStart"/>
    <w:r w:rsidRPr="00E60724">
      <w:t>txtPII</w:t>
    </w:r>
    <w:proofErr w:type="spellEnd"/>
    <w:r w:rsidRPr="00E60724">
      <w:t>&gt;</w:t>
    </w:r>
  </w:p>
  <w:p w14:paraId="6586796C" w14:textId="77777777" w:rsidR="00C50D57" w:rsidRPr="00E60724" w:rsidRDefault="002356C4" w:rsidP="00E60724">
    <w:pPr>
      <w:jc w:val="center"/>
    </w:pPr>
    <w:r w:rsidRPr="00E60724">
      <w:t>TOC Head: ; Section Head: ; Article Type: ARTICLE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D7BF" w14:textId="77777777" w:rsidR="00C50D57" w:rsidRPr="00E60724" w:rsidRDefault="00C50D57" w:rsidP="00E60724">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9914F" w14:textId="77777777" w:rsidR="00C50D57" w:rsidRPr="00E60724" w:rsidRDefault="002356C4" w:rsidP="00E60724">
    <w:pPr>
      <w:jc w:val="center"/>
    </w:pPr>
    <w:r w:rsidRPr="00E60724">
      <w:t xml:space="preserve">Publisher: AGRONOMY; Journal: </w:t>
    </w:r>
    <w:proofErr w:type="spellStart"/>
    <w:r w:rsidRPr="00E60724">
      <w:t>AGROJNL:Agronomy</w:t>
    </w:r>
    <w:proofErr w:type="spellEnd"/>
    <w:r w:rsidRPr="00E60724">
      <w:t xml:space="preserve"> Journal; Copyright: Will notify...</w:t>
    </w:r>
  </w:p>
  <w:p w14:paraId="47586C60" w14:textId="77777777" w:rsidR="00C50D57" w:rsidRPr="00E60724" w:rsidRDefault="002356C4" w:rsidP="00E60724">
    <w:pPr>
      <w:jc w:val="center"/>
    </w:pPr>
    <w:r w:rsidRPr="00E60724">
      <w:t>Volume: Will notify...; Issue: Will notify...; Manuscript: aj-2017-08-0123-a; DOI: ; PII: &lt;</w:t>
    </w:r>
    <w:proofErr w:type="spellStart"/>
    <w:r w:rsidRPr="00E60724">
      <w:t>txtPII</w:t>
    </w:r>
    <w:proofErr w:type="spellEnd"/>
    <w:r w:rsidRPr="00E60724">
      <w:t>&gt;</w:t>
    </w:r>
  </w:p>
  <w:p w14:paraId="26426F33" w14:textId="77777777" w:rsidR="00C50D57" w:rsidRPr="00E60724" w:rsidRDefault="002356C4" w:rsidP="00E60724">
    <w:pPr>
      <w:jc w:val="center"/>
    </w:pPr>
    <w:r w:rsidRPr="00E60724">
      <w:t>TOC Head: ; Section Head: ; Article Type: ARTICLE</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lvis F. Elli">
    <w15:presenceInfo w15:providerId="AD" w15:userId="S::eelli@uark.edu::64f64820-2f4c-4895-98eb-a853981437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D24"/>
    <w:rsid w:val="00000620"/>
    <w:rsid w:val="00000EA1"/>
    <w:rsid w:val="000017E2"/>
    <w:rsid w:val="000038E4"/>
    <w:rsid w:val="00005780"/>
    <w:rsid w:val="00006F5E"/>
    <w:rsid w:val="00011934"/>
    <w:rsid w:val="00011D87"/>
    <w:rsid w:val="00014072"/>
    <w:rsid w:val="00023818"/>
    <w:rsid w:val="000240D5"/>
    <w:rsid w:val="00024125"/>
    <w:rsid w:val="00025EDA"/>
    <w:rsid w:val="00030DFF"/>
    <w:rsid w:val="00031B19"/>
    <w:rsid w:val="00031DC5"/>
    <w:rsid w:val="00032982"/>
    <w:rsid w:val="00032BD4"/>
    <w:rsid w:val="00032C99"/>
    <w:rsid w:val="00033B06"/>
    <w:rsid w:val="00034255"/>
    <w:rsid w:val="0003425C"/>
    <w:rsid w:val="00035402"/>
    <w:rsid w:val="000354E8"/>
    <w:rsid w:val="0003595B"/>
    <w:rsid w:val="00037C44"/>
    <w:rsid w:val="00037E00"/>
    <w:rsid w:val="00044205"/>
    <w:rsid w:val="00044FBA"/>
    <w:rsid w:val="00045CFB"/>
    <w:rsid w:val="00046CC5"/>
    <w:rsid w:val="00051711"/>
    <w:rsid w:val="00051F44"/>
    <w:rsid w:val="00054E1F"/>
    <w:rsid w:val="00056F6C"/>
    <w:rsid w:val="000601A2"/>
    <w:rsid w:val="0006214D"/>
    <w:rsid w:val="000626C2"/>
    <w:rsid w:val="00066C85"/>
    <w:rsid w:val="00067845"/>
    <w:rsid w:val="0006797D"/>
    <w:rsid w:val="00067F91"/>
    <w:rsid w:val="0007054A"/>
    <w:rsid w:val="00071109"/>
    <w:rsid w:val="00072597"/>
    <w:rsid w:val="000732AC"/>
    <w:rsid w:val="00073476"/>
    <w:rsid w:val="00073521"/>
    <w:rsid w:val="0007382F"/>
    <w:rsid w:val="000739FB"/>
    <w:rsid w:val="00073BBD"/>
    <w:rsid w:val="00076634"/>
    <w:rsid w:val="0007688B"/>
    <w:rsid w:val="000776F3"/>
    <w:rsid w:val="00081BD8"/>
    <w:rsid w:val="0008307F"/>
    <w:rsid w:val="00084105"/>
    <w:rsid w:val="00084235"/>
    <w:rsid w:val="00084A71"/>
    <w:rsid w:val="00086636"/>
    <w:rsid w:val="00090145"/>
    <w:rsid w:val="00091193"/>
    <w:rsid w:val="000917E8"/>
    <w:rsid w:val="000A02E8"/>
    <w:rsid w:val="000A082A"/>
    <w:rsid w:val="000A124D"/>
    <w:rsid w:val="000A1793"/>
    <w:rsid w:val="000A4B7D"/>
    <w:rsid w:val="000A5F80"/>
    <w:rsid w:val="000A7E88"/>
    <w:rsid w:val="000B1260"/>
    <w:rsid w:val="000B3238"/>
    <w:rsid w:val="000B3631"/>
    <w:rsid w:val="000B3AFF"/>
    <w:rsid w:val="000B4494"/>
    <w:rsid w:val="000B748B"/>
    <w:rsid w:val="000B7D9A"/>
    <w:rsid w:val="000C131E"/>
    <w:rsid w:val="000C2BD2"/>
    <w:rsid w:val="000C4E69"/>
    <w:rsid w:val="000C5089"/>
    <w:rsid w:val="000C60B0"/>
    <w:rsid w:val="000C6A4E"/>
    <w:rsid w:val="000D0065"/>
    <w:rsid w:val="000D0E09"/>
    <w:rsid w:val="000D142A"/>
    <w:rsid w:val="000D1657"/>
    <w:rsid w:val="000D2A5E"/>
    <w:rsid w:val="000D5ABE"/>
    <w:rsid w:val="000D5F5C"/>
    <w:rsid w:val="000D6BC7"/>
    <w:rsid w:val="000E25CB"/>
    <w:rsid w:val="000E4AF9"/>
    <w:rsid w:val="000E4E1B"/>
    <w:rsid w:val="000E59EB"/>
    <w:rsid w:val="000E6500"/>
    <w:rsid w:val="000E7906"/>
    <w:rsid w:val="000E7B0D"/>
    <w:rsid w:val="000F1F93"/>
    <w:rsid w:val="000F1FEF"/>
    <w:rsid w:val="000F2213"/>
    <w:rsid w:val="000F368D"/>
    <w:rsid w:val="000F4C99"/>
    <w:rsid w:val="000F5C37"/>
    <w:rsid w:val="000F6123"/>
    <w:rsid w:val="000F663A"/>
    <w:rsid w:val="001007FB"/>
    <w:rsid w:val="001029B0"/>
    <w:rsid w:val="00103DB1"/>
    <w:rsid w:val="00104CD4"/>
    <w:rsid w:val="001068F0"/>
    <w:rsid w:val="001072F5"/>
    <w:rsid w:val="001074EA"/>
    <w:rsid w:val="0011020F"/>
    <w:rsid w:val="00114064"/>
    <w:rsid w:val="00120C66"/>
    <w:rsid w:val="00121A13"/>
    <w:rsid w:val="00121A36"/>
    <w:rsid w:val="00121C27"/>
    <w:rsid w:val="00122AFC"/>
    <w:rsid w:val="00123CAE"/>
    <w:rsid w:val="00123F5C"/>
    <w:rsid w:val="001251BA"/>
    <w:rsid w:val="00126839"/>
    <w:rsid w:val="00127863"/>
    <w:rsid w:val="00127B2F"/>
    <w:rsid w:val="001303FA"/>
    <w:rsid w:val="001318AC"/>
    <w:rsid w:val="00131D37"/>
    <w:rsid w:val="00132903"/>
    <w:rsid w:val="00134F5E"/>
    <w:rsid w:val="00140886"/>
    <w:rsid w:val="00142C08"/>
    <w:rsid w:val="0014315D"/>
    <w:rsid w:val="00143E8C"/>
    <w:rsid w:val="00146F79"/>
    <w:rsid w:val="001472EA"/>
    <w:rsid w:val="0014789C"/>
    <w:rsid w:val="001510B1"/>
    <w:rsid w:val="0015236E"/>
    <w:rsid w:val="00152A3E"/>
    <w:rsid w:val="0015574E"/>
    <w:rsid w:val="00155D18"/>
    <w:rsid w:val="001623AB"/>
    <w:rsid w:val="0016249E"/>
    <w:rsid w:val="001668B6"/>
    <w:rsid w:val="001673C9"/>
    <w:rsid w:val="00170B2A"/>
    <w:rsid w:val="001711A2"/>
    <w:rsid w:val="00171A3F"/>
    <w:rsid w:val="00171A73"/>
    <w:rsid w:val="00175256"/>
    <w:rsid w:val="0018033B"/>
    <w:rsid w:val="00180C5B"/>
    <w:rsid w:val="00180E37"/>
    <w:rsid w:val="001814D3"/>
    <w:rsid w:val="00182566"/>
    <w:rsid w:val="00184C95"/>
    <w:rsid w:val="00185872"/>
    <w:rsid w:val="00186D05"/>
    <w:rsid w:val="00190EE2"/>
    <w:rsid w:val="00191C58"/>
    <w:rsid w:val="00195EE8"/>
    <w:rsid w:val="00195F5E"/>
    <w:rsid w:val="001960E1"/>
    <w:rsid w:val="00197877"/>
    <w:rsid w:val="001A382A"/>
    <w:rsid w:val="001A38A4"/>
    <w:rsid w:val="001A3D8D"/>
    <w:rsid w:val="001A477F"/>
    <w:rsid w:val="001B0777"/>
    <w:rsid w:val="001B259B"/>
    <w:rsid w:val="001B386A"/>
    <w:rsid w:val="001B38E1"/>
    <w:rsid w:val="001B433C"/>
    <w:rsid w:val="001B4C99"/>
    <w:rsid w:val="001B7AC8"/>
    <w:rsid w:val="001C07A1"/>
    <w:rsid w:val="001C0F96"/>
    <w:rsid w:val="001C22D0"/>
    <w:rsid w:val="001C3BFE"/>
    <w:rsid w:val="001C5F28"/>
    <w:rsid w:val="001C75B0"/>
    <w:rsid w:val="001D0662"/>
    <w:rsid w:val="001D0ECC"/>
    <w:rsid w:val="001D2EA5"/>
    <w:rsid w:val="001D68BD"/>
    <w:rsid w:val="001D6F68"/>
    <w:rsid w:val="001D7519"/>
    <w:rsid w:val="001E00CC"/>
    <w:rsid w:val="001E1EC7"/>
    <w:rsid w:val="001E40CD"/>
    <w:rsid w:val="001E4277"/>
    <w:rsid w:val="001E5F64"/>
    <w:rsid w:val="001E712A"/>
    <w:rsid w:val="001E7F40"/>
    <w:rsid w:val="001F0927"/>
    <w:rsid w:val="001F2672"/>
    <w:rsid w:val="001F2758"/>
    <w:rsid w:val="001F3DD3"/>
    <w:rsid w:val="001F717A"/>
    <w:rsid w:val="001F7972"/>
    <w:rsid w:val="0020164E"/>
    <w:rsid w:val="0020247C"/>
    <w:rsid w:val="00203881"/>
    <w:rsid w:val="00203E51"/>
    <w:rsid w:val="002106DB"/>
    <w:rsid w:val="00210C37"/>
    <w:rsid w:val="00211F13"/>
    <w:rsid w:val="00214739"/>
    <w:rsid w:val="002167E7"/>
    <w:rsid w:val="00217460"/>
    <w:rsid w:val="00220C64"/>
    <w:rsid w:val="00222EDA"/>
    <w:rsid w:val="00223989"/>
    <w:rsid w:val="00225A92"/>
    <w:rsid w:val="00231A35"/>
    <w:rsid w:val="00231E0C"/>
    <w:rsid w:val="002343FD"/>
    <w:rsid w:val="0023453C"/>
    <w:rsid w:val="002356C4"/>
    <w:rsid w:val="00236C87"/>
    <w:rsid w:val="002403A5"/>
    <w:rsid w:val="002409A9"/>
    <w:rsid w:val="002411C0"/>
    <w:rsid w:val="0024218F"/>
    <w:rsid w:val="002443DA"/>
    <w:rsid w:val="00246843"/>
    <w:rsid w:val="00246E5D"/>
    <w:rsid w:val="0024759E"/>
    <w:rsid w:val="00247606"/>
    <w:rsid w:val="00247666"/>
    <w:rsid w:val="00247A0F"/>
    <w:rsid w:val="00247C59"/>
    <w:rsid w:val="0025095C"/>
    <w:rsid w:val="0025223E"/>
    <w:rsid w:val="002532BD"/>
    <w:rsid w:val="00257009"/>
    <w:rsid w:val="00257D59"/>
    <w:rsid w:val="00260104"/>
    <w:rsid w:val="00263A56"/>
    <w:rsid w:val="00267D86"/>
    <w:rsid w:val="0027135B"/>
    <w:rsid w:val="002731A8"/>
    <w:rsid w:val="00273BD6"/>
    <w:rsid w:val="0027446E"/>
    <w:rsid w:val="00276095"/>
    <w:rsid w:val="00276C57"/>
    <w:rsid w:val="002829AC"/>
    <w:rsid w:val="00284F35"/>
    <w:rsid w:val="00292200"/>
    <w:rsid w:val="0029444E"/>
    <w:rsid w:val="00296143"/>
    <w:rsid w:val="00297FB9"/>
    <w:rsid w:val="002A0377"/>
    <w:rsid w:val="002A0FAB"/>
    <w:rsid w:val="002A301A"/>
    <w:rsid w:val="002A6193"/>
    <w:rsid w:val="002A7276"/>
    <w:rsid w:val="002B4B1E"/>
    <w:rsid w:val="002B50A0"/>
    <w:rsid w:val="002B76B2"/>
    <w:rsid w:val="002C0F01"/>
    <w:rsid w:val="002C2CA6"/>
    <w:rsid w:val="002C6CB5"/>
    <w:rsid w:val="002D0D71"/>
    <w:rsid w:val="002D11B4"/>
    <w:rsid w:val="002D20E3"/>
    <w:rsid w:val="002D213C"/>
    <w:rsid w:val="002D2DA8"/>
    <w:rsid w:val="002D3A9B"/>
    <w:rsid w:val="002D40B1"/>
    <w:rsid w:val="002D5823"/>
    <w:rsid w:val="002D6429"/>
    <w:rsid w:val="002D689E"/>
    <w:rsid w:val="002E17D7"/>
    <w:rsid w:val="002E25B7"/>
    <w:rsid w:val="002E439E"/>
    <w:rsid w:val="002E6B9B"/>
    <w:rsid w:val="002E706B"/>
    <w:rsid w:val="002E7593"/>
    <w:rsid w:val="002F038E"/>
    <w:rsid w:val="002F1433"/>
    <w:rsid w:val="002F217A"/>
    <w:rsid w:val="002F2788"/>
    <w:rsid w:val="002F5584"/>
    <w:rsid w:val="002F5FDD"/>
    <w:rsid w:val="002F7BB5"/>
    <w:rsid w:val="00300A41"/>
    <w:rsid w:val="00301929"/>
    <w:rsid w:val="00301BD2"/>
    <w:rsid w:val="00302679"/>
    <w:rsid w:val="003033E5"/>
    <w:rsid w:val="00303900"/>
    <w:rsid w:val="00304801"/>
    <w:rsid w:val="003064FA"/>
    <w:rsid w:val="003102CC"/>
    <w:rsid w:val="00310610"/>
    <w:rsid w:val="00310CF3"/>
    <w:rsid w:val="00311B29"/>
    <w:rsid w:val="00311D3E"/>
    <w:rsid w:val="0031331B"/>
    <w:rsid w:val="003147F3"/>
    <w:rsid w:val="003207FC"/>
    <w:rsid w:val="00320AAD"/>
    <w:rsid w:val="003254C2"/>
    <w:rsid w:val="00330225"/>
    <w:rsid w:val="00330356"/>
    <w:rsid w:val="003307E5"/>
    <w:rsid w:val="00331553"/>
    <w:rsid w:val="003319B1"/>
    <w:rsid w:val="00331F8A"/>
    <w:rsid w:val="00333961"/>
    <w:rsid w:val="00334C06"/>
    <w:rsid w:val="00336CE7"/>
    <w:rsid w:val="003403AD"/>
    <w:rsid w:val="003410DA"/>
    <w:rsid w:val="00342BA4"/>
    <w:rsid w:val="0034335E"/>
    <w:rsid w:val="00344386"/>
    <w:rsid w:val="003446A1"/>
    <w:rsid w:val="00345A1B"/>
    <w:rsid w:val="003466F5"/>
    <w:rsid w:val="00350A65"/>
    <w:rsid w:val="00351193"/>
    <w:rsid w:val="00351C9A"/>
    <w:rsid w:val="0035277E"/>
    <w:rsid w:val="00352E38"/>
    <w:rsid w:val="003551F2"/>
    <w:rsid w:val="0035567A"/>
    <w:rsid w:val="003563B3"/>
    <w:rsid w:val="00361EFB"/>
    <w:rsid w:val="00362238"/>
    <w:rsid w:val="0036240F"/>
    <w:rsid w:val="00362C73"/>
    <w:rsid w:val="00362E99"/>
    <w:rsid w:val="003638E8"/>
    <w:rsid w:val="00363EFB"/>
    <w:rsid w:val="0036635D"/>
    <w:rsid w:val="0037167B"/>
    <w:rsid w:val="00371FD7"/>
    <w:rsid w:val="00372F27"/>
    <w:rsid w:val="00373ED0"/>
    <w:rsid w:val="003755D6"/>
    <w:rsid w:val="00376B32"/>
    <w:rsid w:val="00380A45"/>
    <w:rsid w:val="00381992"/>
    <w:rsid w:val="00381B2B"/>
    <w:rsid w:val="003837CA"/>
    <w:rsid w:val="00385066"/>
    <w:rsid w:val="00391373"/>
    <w:rsid w:val="00391D54"/>
    <w:rsid w:val="00392EB9"/>
    <w:rsid w:val="00393DC1"/>
    <w:rsid w:val="00393FE2"/>
    <w:rsid w:val="00394817"/>
    <w:rsid w:val="0039527B"/>
    <w:rsid w:val="003968F6"/>
    <w:rsid w:val="003A11D8"/>
    <w:rsid w:val="003A2071"/>
    <w:rsid w:val="003A234D"/>
    <w:rsid w:val="003A28EE"/>
    <w:rsid w:val="003A4799"/>
    <w:rsid w:val="003A62EB"/>
    <w:rsid w:val="003B02BF"/>
    <w:rsid w:val="003B1AA0"/>
    <w:rsid w:val="003B35A5"/>
    <w:rsid w:val="003B4FC1"/>
    <w:rsid w:val="003B5D8A"/>
    <w:rsid w:val="003B7BEE"/>
    <w:rsid w:val="003C0C59"/>
    <w:rsid w:val="003C1763"/>
    <w:rsid w:val="003C17FF"/>
    <w:rsid w:val="003C1EF5"/>
    <w:rsid w:val="003C6296"/>
    <w:rsid w:val="003C7CCE"/>
    <w:rsid w:val="003D0E80"/>
    <w:rsid w:val="003D2FC9"/>
    <w:rsid w:val="003D4322"/>
    <w:rsid w:val="003D4D0E"/>
    <w:rsid w:val="003D5995"/>
    <w:rsid w:val="003D6164"/>
    <w:rsid w:val="003D7760"/>
    <w:rsid w:val="003E0186"/>
    <w:rsid w:val="003E5155"/>
    <w:rsid w:val="003E77D6"/>
    <w:rsid w:val="003E7E1C"/>
    <w:rsid w:val="003F01F2"/>
    <w:rsid w:val="003F0952"/>
    <w:rsid w:val="003F2DEF"/>
    <w:rsid w:val="003F6099"/>
    <w:rsid w:val="003F65B1"/>
    <w:rsid w:val="003F79C1"/>
    <w:rsid w:val="00400009"/>
    <w:rsid w:val="00400A23"/>
    <w:rsid w:val="00401162"/>
    <w:rsid w:val="00405D73"/>
    <w:rsid w:val="00406059"/>
    <w:rsid w:val="00410C74"/>
    <w:rsid w:val="00413277"/>
    <w:rsid w:val="00413D34"/>
    <w:rsid w:val="00414272"/>
    <w:rsid w:val="0041501B"/>
    <w:rsid w:val="004157FF"/>
    <w:rsid w:val="00415D41"/>
    <w:rsid w:val="00417635"/>
    <w:rsid w:val="00417F13"/>
    <w:rsid w:val="00420583"/>
    <w:rsid w:val="00421B46"/>
    <w:rsid w:val="00421B6E"/>
    <w:rsid w:val="0042293C"/>
    <w:rsid w:val="00424DE1"/>
    <w:rsid w:val="00425049"/>
    <w:rsid w:val="00426080"/>
    <w:rsid w:val="0043112F"/>
    <w:rsid w:val="004329B0"/>
    <w:rsid w:val="00433EE6"/>
    <w:rsid w:val="0043464E"/>
    <w:rsid w:val="00434F76"/>
    <w:rsid w:val="00435678"/>
    <w:rsid w:val="004363CA"/>
    <w:rsid w:val="004365AB"/>
    <w:rsid w:val="00437FA5"/>
    <w:rsid w:val="0044195E"/>
    <w:rsid w:val="00442538"/>
    <w:rsid w:val="00444335"/>
    <w:rsid w:val="00444969"/>
    <w:rsid w:val="004451A7"/>
    <w:rsid w:val="00445B20"/>
    <w:rsid w:val="00447333"/>
    <w:rsid w:val="004509F1"/>
    <w:rsid w:val="00450C04"/>
    <w:rsid w:val="00450F70"/>
    <w:rsid w:val="0045214D"/>
    <w:rsid w:val="004544D9"/>
    <w:rsid w:val="00454D73"/>
    <w:rsid w:val="00455425"/>
    <w:rsid w:val="00456B0C"/>
    <w:rsid w:val="00460604"/>
    <w:rsid w:val="00464FAC"/>
    <w:rsid w:val="00467843"/>
    <w:rsid w:val="00474CA1"/>
    <w:rsid w:val="00476053"/>
    <w:rsid w:val="00476C52"/>
    <w:rsid w:val="004770CA"/>
    <w:rsid w:val="00477C2B"/>
    <w:rsid w:val="00477DB6"/>
    <w:rsid w:val="0048039D"/>
    <w:rsid w:val="00485C94"/>
    <w:rsid w:val="00485F25"/>
    <w:rsid w:val="00486467"/>
    <w:rsid w:val="00486860"/>
    <w:rsid w:val="004868B7"/>
    <w:rsid w:val="00486C49"/>
    <w:rsid w:val="004871A7"/>
    <w:rsid w:val="004877C3"/>
    <w:rsid w:val="00487817"/>
    <w:rsid w:val="004914EF"/>
    <w:rsid w:val="00491FA5"/>
    <w:rsid w:val="004924FB"/>
    <w:rsid w:val="0049622F"/>
    <w:rsid w:val="004A00C9"/>
    <w:rsid w:val="004A0D5D"/>
    <w:rsid w:val="004A14D3"/>
    <w:rsid w:val="004A22E3"/>
    <w:rsid w:val="004A4028"/>
    <w:rsid w:val="004A4897"/>
    <w:rsid w:val="004A5BFF"/>
    <w:rsid w:val="004A5FDA"/>
    <w:rsid w:val="004B2E01"/>
    <w:rsid w:val="004B345F"/>
    <w:rsid w:val="004B4464"/>
    <w:rsid w:val="004B5106"/>
    <w:rsid w:val="004B59BC"/>
    <w:rsid w:val="004B68A1"/>
    <w:rsid w:val="004B7FCC"/>
    <w:rsid w:val="004C150B"/>
    <w:rsid w:val="004C2555"/>
    <w:rsid w:val="004C40ED"/>
    <w:rsid w:val="004C7105"/>
    <w:rsid w:val="004C7C01"/>
    <w:rsid w:val="004D0651"/>
    <w:rsid w:val="004D1F61"/>
    <w:rsid w:val="004D2BF1"/>
    <w:rsid w:val="004D3689"/>
    <w:rsid w:val="004D3E73"/>
    <w:rsid w:val="004D53EC"/>
    <w:rsid w:val="004D7793"/>
    <w:rsid w:val="004E03BC"/>
    <w:rsid w:val="004E1008"/>
    <w:rsid w:val="004E16C3"/>
    <w:rsid w:val="004E171E"/>
    <w:rsid w:val="004E1898"/>
    <w:rsid w:val="004E1E13"/>
    <w:rsid w:val="004E2CAF"/>
    <w:rsid w:val="004E3968"/>
    <w:rsid w:val="004E3E9E"/>
    <w:rsid w:val="004F005A"/>
    <w:rsid w:val="004F0D73"/>
    <w:rsid w:val="004F3236"/>
    <w:rsid w:val="004F32D1"/>
    <w:rsid w:val="004F58D7"/>
    <w:rsid w:val="004F6129"/>
    <w:rsid w:val="004F76D6"/>
    <w:rsid w:val="00501BAF"/>
    <w:rsid w:val="00502B15"/>
    <w:rsid w:val="00504717"/>
    <w:rsid w:val="00505E37"/>
    <w:rsid w:val="005066AB"/>
    <w:rsid w:val="005076DE"/>
    <w:rsid w:val="00507715"/>
    <w:rsid w:val="00507C23"/>
    <w:rsid w:val="00510658"/>
    <w:rsid w:val="005113C1"/>
    <w:rsid w:val="00511A7E"/>
    <w:rsid w:val="00512B63"/>
    <w:rsid w:val="0051514A"/>
    <w:rsid w:val="00515364"/>
    <w:rsid w:val="005175F7"/>
    <w:rsid w:val="00520D8D"/>
    <w:rsid w:val="0052459A"/>
    <w:rsid w:val="005303B8"/>
    <w:rsid w:val="00530AA8"/>
    <w:rsid w:val="005315AD"/>
    <w:rsid w:val="00531BAD"/>
    <w:rsid w:val="00533091"/>
    <w:rsid w:val="005351A8"/>
    <w:rsid w:val="00537DE8"/>
    <w:rsid w:val="005412DD"/>
    <w:rsid w:val="00545411"/>
    <w:rsid w:val="00545CB2"/>
    <w:rsid w:val="0054658E"/>
    <w:rsid w:val="00546F57"/>
    <w:rsid w:val="00553215"/>
    <w:rsid w:val="00557F3D"/>
    <w:rsid w:val="00560629"/>
    <w:rsid w:val="005606C9"/>
    <w:rsid w:val="0056074F"/>
    <w:rsid w:val="00561A58"/>
    <w:rsid w:val="00562516"/>
    <w:rsid w:val="00563F06"/>
    <w:rsid w:val="0056597C"/>
    <w:rsid w:val="00565CAE"/>
    <w:rsid w:val="00566206"/>
    <w:rsid w:val="005665A0"/>
    <w:rsid w:val="00566DBB"/>
    <w:rsid w:val="0056708E"/>
    <w:rsid w:val="00567356"/>
    <w:rsid w:val="0057067B"/>
    <w:rsid w:val="0057189A"/>
    <w:rsid w:val="00572172"/>
    <w:rsid w:val="00573D17"/>
    <w:rsid w:val="00574696"/>
    <w:rsid w:val="005765B7"/>
    <w:rsid w:val="005771D5"/>
    <w:rsid w:val="005775F8"/>
    <w:rsid w:val="0058032C"/>
    <w:rsid w:val="0058147E"/>
    <w:rsid w:val="005817D9"/>
    <w:rsid w:val="005819DD"/>
    <w:rsid w:val="00582A3E"/>
    <w:rsid w:val="00582F5B"/>
    <w:rsid w:val="005832C4"/>
    <w:rsid w:val="00585CF6"/>
    <w:rsid w:val="00586EC6"/>
    <w:rsid w:val="00587C80"/>
    <w:rsid w:val="00587E47"/>
    <w:rsid w:val="005900CD"/>
    <w:rsid w:val="00594101"/>
    <w:rsid w:val="00594572"/>
    <w:rsid w:val="00595467"/>
    <w:rsid w:val="0059595C"/>
    <w:rsid w:val="00597109"/>
    <w:rsid w:val="00597B39"/>
    <w:rsid w:val="005A09B0"/>
    <w:rsid w:val="005A1976"/>
    <w:rsid w:val="005A2232"/>
    <w:rsid w:val="005A296C"/>
    <w:rsid w:val="005A56DC"/>
    <w:rsid w:val="005B0588"/>
    <w:rsid w:val="005B3ECE"/>
    <w:rsid w:val="005B40C6"/>
    <w:rsid w:val="005B4AAD"/>
    <w:rsid w:val="005B5DFE"/>
    <w:rsid w:val="005B64B0"/>
    <w:rsid w:val="005C067C"/>
    <w:rsid w:val="005C1EA4"/>
    <w:rsid w:val="005C1EE7"/>
    <w:rsid w:val="005C20F1"/>
    <w:rsid w:val="005C2B2B"/>
    <w:rsid w:val="005C437B"/>
    <w:rsid w:val="005C5B78"/>
    <w:rsid w:val="005C77AF"/>
    <w:rsid w:val="005D0A36"/>
    <w:rsid w:val="005D19CD"/>
    <w:rsid w:val="005D7311"/>
    <w:rsid w:val="005E5820"/>
    <w:rsid w:val="005E78AA"/>
    <w:rsid w:val="005F0026"/>
    <w:rsid w:val="005F0BEC"/>
    <w:rsid w:val="005F22A7"/>
    <w:rsid w:val="005F265D"/>
    <w:rsid w:val="005F3814"/>
    <w:rsid w:val="005F71DC"/>
    <w:rsid w:val="00600F5C"/>
    <w:rsid w:val="0060138A"/>
    <w:rsid w:val="006043E0"/>
    <w:rsid w:val="006068AE"/>
    <w:rsid w:val="00607C89"/>
    <w:rsid w:val="00612B79"/>
    <w:rsid w:val="00614FD9"/>
    <w:rsid w:val="00615E52"/>
    <w:rsid w:val="00616CC9"/>
    <w:rsid w:val="00621BB0"/>
    <w:rsid w:val="00624C40"/>
    <w:rsid w:val="006271D9"/>
    <w:rsid w:val="00630237"/>
    <w:rsid w:val="00630F2D"/>
    <w:rsid w:val="006318B5"/>
    <w:rsid w:val="00632BCA"/>
    <w:rsid w:val="006347B9"/>
    <w:rsid w:val="00634CB6"/>
    <w:rsid w:val="006358F2"/>
    <w:rsid w:val="006369B9"/>
    <w:rsid w:val="00636D60"/>
    <w:rsid w:val="0064144E"/>
    <w:rsid w:val="0064328C"/>
    <w:rsid w:val="00644216"/>
    <w:rsid w:val="00644A34"/>
    <w:rsid w:val="00645611"/>
    <w:rsid w:val="00645913"/>
    <w:rsid w:val="00646B29"/>
    <w:rsid w:val="00653097"/>
    <w:rsid w:val="00653104"/>
    <w:rsid w:val="006550EB"/>
    <w:rsid w:val="006567C5"/>
    <w:rsid w:val="00656BB3"/>
    <w:rsid w:val="00656EFC"/>
    <w:rsid w:val="0066074B"/>
    <w:rsid w:val="00661096"/>
    <w:rsid w:val="00663A5B"/>
    <w:rsid w:val="00671862"/>
    <w:rsid w:val="00673130"/>
    <w:rsid w:val="00675EEC"/>
    <w:rsid w:val="00680913"/>
    <w:rsid w:val="00680BC4"/>
    <w:rsid w:val="00680C3D"/>
    <w:rsid w:val="00682150"/>
    <w:rsid w:val="006827B7"/>
    <w:rsid w:val="006835D7"/>
    <w:rsid w:val="00683E4D"/>
    <w:rsid w:val="00684DBF"/>
    <w:rsid w:val="00686898"/>
    <w:rsid w:val="006871C9"/>
    <w:rsid w:val="00687BD8"/>
    <w:rsid w:val="00690951"/>
    <w:rsid w:val="00692DFA"/>
    <w:rsid w:val="006943F3"/>
    <w:rsid w:val="006945C8"/>
    <w:rsid w:val="006947B4"/>
    <w:rsid w:val="006955E1"/>
    <w:rsid w:val="00696DA3"/>
    <w:rsid w:val="006A18A4"/>
    <w:rsid w:val="006A1FC5"/>
    <w:rsid w:val="006A4432"/>
    <w:rsid w:val="006A73A0"/>
    <w:rsid w:val="006B1311"/>
    <w:rsid w:val="006B4DD5"/>
    <w:rsid w:val="006B608C"/>
    <w:rsid w:val="006C15B6"/>
    <w:rsid w:val="006C1E1F"/>
    <w:rsid w:val="006D019B"/>
    <w:rsid w:val="006D3796"/>
    <w:rsid w:val="006D40F2"/>
    <w:rsid w:val="006D4145"/>
    <w:rsid w:val="006D4A96"/>
    <w:rsid w:val="006D5173"/>
    <w:rsid w:val="006D62D8"/>
    <w:rsid w:val="006D6444"/>
    <w:rsid w:val="006E013F"/>
    <w:rsid w:val="006E132C"/>
    <w:rsid w:val="006E1F5B"/>
    <w:rsid w:val="006E272A"/>
    <w:rsid w:val="006E5245"/>
    <w:rsid w:val="006E5F7A"/>
    <w:rsid w:val="006F194E"/>
    <w:rsid w:val="006F28EB"/>
    <w:rsid w:val="006F4160"/>
    <w:rsid w:val="006F4DFC"/>
    <w:rsid w:val="00700E7E"/>
    <w:rsid w:val="0070187E"/>
    <w:rsid w:val="007022E9"/>
    <w:rsid w:val="00702710"/>
    <w:rsid w:val="00702717"/>
    <w:rsid w:val="00702738"/>
    <w:rsid w:val="00702A74"/>
    <w:rsid w:val="00703FB9"/>
    <w:rsid w:val="007067CE"/>
    <w:rsid w:val="00707A7C"/>
    <w:rsid w:val="007121A2"/>
    <w:rsid w:val="00714B2D"/>
    <w:rsid w:val="0072051F"/>
    <w:rsid w:val="00722A00"/>
    <w:rsid w:val="007238FC"/>
    <w:rsid w:val="00730A6E"/>
    <w:rsid w:val="00733585"/>
    <w:rsid w:val="00734157"/>
    <w:rsid w:val="007346D1"/>
    <w:rsid w:val="00734CF4"/>
    <w:rsid w:val="007365A9"/>
    <w:rsid w:val="00736E02"/>
    <w:rsid w:val="0073759E"/>
    <w:rsid w:val="007409FB"/>
    <w:rsid w:val="007426A6"/>
    <w:rsid w:val="00744CA1"/>
    <w:rsid w:val="00745C29"/>
    <w:rsid w:val="00745E53"/>
    <w:rsid w:val="00746685"/>
    <w:rsid w:val="00747F87"/>
    <w:rsid w:val="00751ACD"/>
    <w:rsid w:val="0075267E"/>
    <w:rsid w:val="007528BF"/>
    <w:rsid w:val="00752C51"/>
    <w:rsid w:val="00755CFD"/>
    <w:rsid w:val="007579F7"/>
    <w:rsid w:val="00761162"/>
    <w:rsid w:val="00762F7E"/>
    <w:rsid w:val="00763E25"/>
    <w:rsid w:val="0076461B"/>
    <w:rsid w:val="00765343"/>
    <w:rsid w:val="0076689A"/>
    <w:rsid w:val="00766DB5"/>
    <w:rsid w:val="007674FC"/>
    <w:rsid w:val="00770526"/>
    <w:rsid w:val="0077120C"/>
    <w:rsid w:val="007712F4"/>
    <w:rsid w:val="0077153E"/>
    <w:rsid w:val="0077167C"/>
    <w:rsid w:val="00773205"/>
    <w:rsid w:val="0077616A"/>
    <w:rsid w:val="007763D9"/>
    <w:rsid w:val="00777094"/>
    <w:rsid w:val="00780F6B"/>
    <w:rsid w:val="007814D3"/>
    <w:rsid w:val="007818AE"/>
    <w:rsid w:val="0078289A"/>
    <w:rsid w:val="00782BD6"/>
    <w:rsid w:val="007833A4"/>
    <w:rsid w:val="00783925"/>
    <w:rsid w:val="0078439E"/>
    <w:rsid w:val="00784C68"/>
    <w:rsid w:val="00787FDA"/>
    <w:rsid w:val="00790034"/>
    <w:rsid w:val="0079031D"/>
    <w:rsid w:val="00790672"/>
    <w:rsid w:val="00790C20"/>
    <w:rsid w:val="00790D22"/>
    <w:rsid w:val="00794551"/>
    <w:rsid w:val="00795A1A"/>
    <w:rsid w:val="00797C4F"/>
    <w:rsid w:val="007A3BA5"/>
    <w:rsid w:val="007A3EB3"/>
    <w:rsid w:val="007A631F"/>
    <w:rsid w:val="007B13B9"/>
    <w:rsid w:val="007B1C44"/>
    <w:rsid w:val="007B3EAB"/>
    <w:rsid w:val="007B4599"/>
    <w:rsid w:val="007B4ED9"/>
    <w:rsid w:val="007B5BA1"/>
    <w:rsid w:val="007B673E"/>
    <w:rsid w:val="007B7A40"/>
    <w:rsid w:val="007C0BB1"/>
    <w:rsid w:val="007C142E"/>
    <w:rsid w:val="007C1F68"/>
    <w:rsid w:val="007C4039"/>
    <w:rsid w:val="007C4F31"/>
    <w:rsid w:val="007C6BB9"/>
    <w:rsid w:val="007C7644"/>
    <w:rsid w:val="007C7E37"/>
    <w:rsid w:val="007D01C1"/>
    <w:rsid w:val="007D1CF2"/>
    <w:rsid w:val="007D24D5"/>
    <w:rsid w:val="007D2BB2"/>
    <w:rsid w:val="007D33BD"/>
    <w:rsid w:val="007D3B20"/>
    <w:rsid w:val="007D46DC"/>
    <w:rsid w:val="007D4AE4"/>
    <w:rsid w:val="007D4C1F"/>
    <w:rsid w:val="007D7450"/>
    <w:rsid w:val="007E164B"/>
    <w:rsid w:val="007E1CB8"/>
    <w:rsid w:val="007E3325"/>
    <w:rsid w:val="007E33D4"/>
    <w:rsid w:val="007E3754"/>
    <w:rsid w:val="007E42ED"/>
    <w:rsid w:val="007E4BF3"/>
    <w:rsid w:val="007E5BC0"/>
    <w:rsid w:val="007E6DA0"/>
    <w:rsid w:val="007E70A6"/>
    <w:rsid w:val="007F0B2F"/>
    <w:rsid w:val="007F0CA6"/>
    <w:rsid w:val="007F1586"/>
    <w:rsid w:val="007F1996"/>
    <w:rsid w:val="007F1C7D"/>
    <w:rsid w:val="007F21EF"/>
    <w:rsid w:val="007F255B"/>
    <w:rsid w:val="007F4539"/>
    <w:rsid w:val="007F58C0"/>
    <w:rsid w:val="007F6377"/>
    <w:rsid w:val="007F6715"/>
    <w:rsid w:val="007F6E65"/>
    <w:rsid w:val="00800D21"/>
    <w:rsid w:val="0080335D"/>
    <w:rsid w:val="00803D31"/>
    <w:rsid w:val="00804001"/>
    <w:rsid w:val="008058B1"/>
    <w:rsid w:val="00805DDC"/>
    <w:rsid w:val="00807F87"/>
    <w:rsid w:val="00810F19"/>
    <w:rsid w:val="00810FCB"/>
    <w:rsid w:val="008114AC"/>
    <w:rsid w:val="00814B06"/>
    <w:rsid w:val="0081548C"/>
    <w:rsid w:val="00820FD6"/>
    <w:rsid w:val="0082172E"/>
    <w:rsid w:val="008228A7"/>
    <w:rsid w:val="00823618"/>
    <w:rsid w:val="00824123"/>
    <w:rsid w:val="008260C0"/>
    <w:rsid w:val="0083080E"/>
    <w:rsid w:val="00830FDF"/>
    <w:rsid w:val="00837A6C"/>
    <w:rsid w:val="0084169A"/>
    <w:rsid w:val="008418D1"/>
    <w:rsid w:val="00842769"/>
    <w:rsid w:val="00843814"/>
    <w:rsid w:val="008448AA"/>
    <w:rsid w:val="008455FE"/>
    <w:rsid w:val="00846A98"/>
    <w:rsid w:val="0085124E"/>
    <w:rsid w:val="00851351"/>
    <w:rsid w:val="0085315F"/>
    <w:rsid w:val="008533BB"/>
    <w:rsid w:val="00853706"/>
    <w:rsid w:val="0085485C"/>
    <w:rsid w:val="00854B55"/>
    <w:rsid w:val="00856364"/>
    <w:rsid w:val="00861236"/>
    <w:rsid w:val="00863B60"/>
    <w:rsid w:val="00866AEC"/>
    <w:rsid w:val="008701B9"/>
    <w:rsid w:val="00870683"/>
    <w:rsid w:val="00870F72"/>
    <w:rsid w:val="00871F32"/>
    <w:rsid w:val="00872ED5"/>
    <w:rsid w:val="00873850"/>
    <w:rsid w:val="00877B03"/>
    <w:rsid w:val="008849EE"/>
    <w:rsid w:val="00887623"/>
    <w:rsid w:val="00893141"/>
    <w:rsid w:val="00894BC7"/>
    <w:rsid w:val="00896E90"/>
    <w:rsid w:val="00897F18"/>
    <w:rsid w:val="008A1DC5"/>
    <w:rsid w:val="008A2E12"/>
    <w:rsid w:val="008A3C69"/>
    <w:rsid w:val="008A55E1"/>
    <w:rsid w:val="008B13C5"/>
    <w:rsid w:val="008B2740"/>
    <w:rsid w:val="008B7643"/>
    <w:rsid w:val="008C1E9A"/>
    <w:rsid w:val="008C57A0"/>
    <w:rsid w:val="008C6E1B"/>
    <w:rsid w:val="008C74CB"/>
    <w:rsid w:val="008D06A1"/>
    <w:rsid w:val="008D09F6"/>
    <w:rsid w:val="008D2003"/>
    <w:rsid w:val="008D2138"/>
    <w:rsid w:val="008D2786"/>
    <w:rsid w:val="008D2943"/>
    <w:rsid w:val="008D6502"/>
    <w:rsid w:val="008D6BBC"/>
    <w:rsid w:val="008D7855"/>
    <w:rsid w:val="008D7EE6"/>
    <w:rsid w:val="008E0A92"/>
    <w:rsid w:val="008E0BCB"/>
    <w:rsid w:val="008E0EFE"/>
    <w:rsid w:val="008E1000"/>
    <w:rsid w:val="008E1CAD"/>
    <w:rsid w:val="008E2252"/>
    <w:rsid w:val="008E239B"/>
    <w:rsid w:val="008E340E"/>
    <w:rsid w:val="008E3970"/>
    <w:rsid w:val="008E3D4B"/>
    <w:rsid w:val="008E41D4"/>
    <w:rsid w:val="008E459B"/>
    <w:rsid w:val="008E645A"/>
    <w:rsid w:val="008E6C30"/>
    <w:rsid w:val="008F1E5A"/>
    <w:rsid w:val="008F3CF9"/>
    <w:rsid w:val="008F7447"/>
    <w:rsid w:val="008F7DB9"/>
    <w:rsid w:val="00900E1F"/>
    <w:rsid w:val="0090196E"/>
    <w:rsid w:val="00902C54"/>
    <w:rsid w:val="0090393F"/>
    <w:rsid w:val="0090523C"/>
    <w:rsid w:val="00905682"/>
    <w:rsid w:val="00905751"/>
    <w:rsid w:val="00907949"/>
    <w:rsid w:val="00907EBB"/>
    <w:rsid w:val="00910CB5"/>
    <w:rsid w:val="00912CFE"/>
    <w:rsid w:val="009148D3"/>
    <w:rsid w:val="0091745B"/>
    <w:rsid w:val="00923013"/>
    <w:rsid w:val="00925BE3"/>
    <w:rsid w:val="0093033E"/>
    <w:rsid w:val="0093051F"/>
    <w:rsid w:val="00930DCF"/>
    <w:rsid w:val="009312A9"/>
    <w:rsid w:val="00931A1D"/>
    <w:rsid w:val="00932280"/>
    <w:rsid w:val="009437C7"/>
    <w:rsid w:val="00946467"/>
    <w:rsid w:val="0094649B"/>
    <w:rsid w:val="00946E1F"/>
    <w:rsid w:val="00947F48"/>
    <w:rsid w:val="009513EE"/>
    <w:rsid w:val="00951FE4"/>
    <w:rsid w:val="009525B8"/>
    <w:rsid w:val="00954476"/>
    <w:rsid w:val="00955064"/>
    <w:rsid w:val="00955147"/>
    <w:rsid w:val="00955EB1"/>
    <w:rsid w:val="00956E95"/>
    <w:rsid w:val="009571D4"/>
    <w:rsid w:val="00957D8A"/>
    <w:rsid w:val="00960276"/>
    <w:rsid w:val="009614D7"/>
    <w:rsid w:val="0096497E"/>
    <w:rsid w:val="00965F15"/>
    <w:rsid w:val="00966AF7"/>
    <w:rsid w:val="00970C87"/>
    <w:rsid w:val="009764CA"/>
    <w:rsid w:val="0097657E"/>
    <w:rsid w:val="00977E9C"/>
    <w:rsid w:val="00977F23"/>
    <w:rsid w:val="009841AC"/>
    <w:rsid w:val="009868F3"/>
    <w:rsid w:val="009869F6"/>
    <w:rsid w:val="00986EF2"/>
    <w:rsid w:val="00990A97"/>
    <w:rsid w:val="009924CE"/>
    <w:rsid w:val="00992755"/>
    <w:rsid w:val="00994215"/>
    <w:rsid w:val="00995370"/>
    <w:rsid w:val="009973D7"/>
    <w:rsid w:val="00997E4A"/>
    <w:rsid w:val="009A010E"/>
    <w:rsid w:val="009A063D"/>
    <w:rsid w:val="009A2FCC"/>
    <w:rsid w:val="009A3D71"/>
    <w:rsid w:val="009A4360"/>
    <w:rsid w:val="009B1121"/>
    <w:rsid w:val="009B2C35"/>
    <w:rsid w:val="009B3901"/>
    <w:rsid w:val="009B3F8B"/>
    <w:rsid w:val="009B4DA4"/>
    <w:rsid w:val="009B5D20"/>
    <w:rsid w:val="009B5EDB"/>
    <w:rsid w:val="009B6226"/>
    <w:rsid w:val="009B7AA4"/>
    <w:rsid w:val="009C00D9"/>
    <w:rsid w:val="009C2860"/>
    <w:rsid w:val="009C2BA6"/>
    <w:rsid w:val="009C3D0C"/>
    <w:rsid w:val="009C4395"/>
    <w:rsid w:val="009C53F2"/>
    <w:rsid w:val="009C5E7A"/>
    <w:rsid w:val="009D1AC6"/>
    <w:rsid w:val="009D1B6C"/>
    <w:rsid w:val="009D3E08"/>
    <w:rsid w:val="009D4B47"/>
    <w:rsid w:val="009D5FE2"/>
    <w:rsid w:val="009D663F"/>
    <w:rsid w:val="009D7EAF"/>
    <w:rsid w:val="009E1B17"/>
    <w:rsid w:val="009E1E60"/>
    <w:rsid w:val="009E2457"/>
    <w:rsid w:val="009E2698"/>
    <w:rsid w:val="009E35AB"/>
    <w:rsid w:val="009E384E"/>
    <w:rsid w:val="009E4730"/>
    <w:rsid w:val="009E79EA"/>
    <w:rsid w:val="009F04EF"/>
    <w:rsid w:val="009F2788"/>
    <w:rsid w:val="009F2B6E"/>
    <w:rsid w:val="009F405A"/>
    <w:rsid w:val="009F5E27"/>
    <w:rsid w:val="009F62BD"/>
    <w:rsid w:val="009F6590"/>
    <w:rsid w:val="00A015AA"/>
    <w:rsid w:val="00A01EA3"/>
    <w:rsid w:val="00A034C9"/>
    <w:rsid w:val="00A03C7F"/>
    <w:rsid w:val="00A054E2"/>
    <w:rsid w:val="00A06D65"/>
    <w:rsid w:val="00A07586"/>
    <w:rsid w:val="00A10032"/>
    <w:rsid w:val="00A10C92"/>
    <w:rsid w:val="00A123AF"/>
    <w:rsid w:val="00A12F23"/>
    <w:rsid w:val="00A13392"/>
    <w:rsid w:val="00A13C0A"/>
    <w:rsid w:val="00A14583"/>
    <w:rsid w:val="00A14917"/>
    <w:rsid w:val="00A156DA"/>
    <w:rsid w:val="00A15840"/>
    <w:rsid w:val="00A162E5"/>
    <w:rsid w:val="00A16B65"/>
    <w:rsid w:val="00A16EE5"/>
    <w:rsid w:val="00A20BBA"/>
    <w:rsid w:val="00A20CAF"/>
    <w:rsid w:val="00A21647"/>
    <w:rsid w:val="00A22551"/>
    <w:rsid w:val="00A2348E"/>
    <w:rsid w:val="00A242E7"/>
    <w:rsid w:val="00A247E0"/>
    <w:rsid w:val="00A24850"/>
    <w:rsid w:val="00A265F6"/>
    <w:rsid w:val="00A26675"/>
    <w:rsid w:val="00A26CEE"/>
    <w:rsid w:val="00A27C8A"/>
    <w:rsid w:val="00A309FD"/>
    <w:rsid w:val="00A34CD4"/>
    <w:rsid w:val="00A36F9B"/>
    <w:rsid w:val="00A4119D"/>
    <w:rsid w:val="00A42DB8"/>
    <w:rsid w:val="00A430BF"/>
    <w:rsid w:val="00A45E29"/>
    <w:rsid w:val="00A52A17"/>
    <w:rsid w:val="00A52BAE"/>
    <w:rsid w:val="00A5356A"/>
    <w:rsid w:val="00A55737"/>
    <w:rsid w:val="00A55D67"/>
    <w:rsid w:val="00A57169"/>
    <w:rsid w:val="00A62344"/>
    <w:rsid w:val="00A627FA"/>
    <w:rsid w:val="00A6472F"/>
    <w:rsid w:val="00A65904"/>
    <w:rsid w:val="00A65BA7"/>
    <w:rsid w:val="00A70040"/>
    <w:rsid w:val="00A700CD"/>
    <w:rsid w:val="00A70AAE"/>
    <w:rsid w:val="00A72A69"/>
    <w:rsid w:val="00A72C68"/>
    <w:rsid w:val="00A738A8"/>
    <w:rsid w:val="00A73C40"/>
    <w:rsid w:val="00A7504F"/>
    <w:rsid w:val="00A84295"/>
    <w:rsid w:val="00A849FD"/>
    <w:rsid w:val="00A84AAA"/>
    <w:rsid w:val="00A8687D"/>
    <w:rsid w:val="00A872D7"/>
    <w:rsid w:val="00A8774A"/>
    <w:rsid w:val="00A91378"/>
    <w:rsid w:val="00A96B08"/>
    <w:rsid w:val="00AA107C"/>
    <w:rsid w:val="00AA179A"/>
    <w:rsid w:val="00AA20CF"/>
    <w:rsid w:val="00AA30C9"/>
    <w:rsid w:val="00AA6D9F"/>
    <w:rsid w:val="00AB0753"/>
    <w:rsid w:val="00AB1402"/>
    <w:rsid w:val="00AB1FB3"/>
    <w:rsid w:val="00AB26BE"/>
    <w:rsid w:val="00AB2AFD"/>
    <w:rsid w:val="00AB5481"/>
    <w:rsid w:val="00AB6CEA"/>
    <w:rsid w:val="00AB708A"/>
    <w:rsid w:val="00AC11F5"/>
    <w:rsid w:val="00AC2737"/>
    <w:rsid w:val="00AC46D6"/>
    <w:rsid w:val="00AC6B42"/>
    <w:rsid w:val="00AC6DE5"/>
    <w:rsid w:val="00AC736C"/>
    <w:rsid w:val="00AC73D5"/>
    <w:rsid w:val="00AD147E"/>
    <w:rsid w:val="00AD231F"/>
    <w:rsid w:val="00AD2FC1"/>
    <w:rsid w:val="00AD313F"/>
    <w:rsid w:val="00AD36C9"/>
    <w:rsid w:val="00AD402A"/>
    <w:rsid w:val="00AD5EDF"/>
    <w:rsid w:val="00AD7D32"/>
    <w:rsid w:val="00AD7D4D"/>
    <w:rsid w:val="00AE006E"/>
    <w:rsid w:val="00AE16A5"/>
    <w:rsid w:val="00AE1B3E"/>
    <w:rsid w:val="00AE1D24"/>
    <w:rsid w:val="00AE1D81"/>
    <w:rsid w:val="00AE2249"/>
    <w:rsid w:val="00AF06CE"/>
    <w:rsid w:val="00AF0C27"/>
    <w:rsid w:val="00AF123C"/>
    <w:rsid w:val="00AF1360"/>
    <w:rsid w:val="00AF2A61"/>
    <w:rsid w:val="00AF2B0E"/>
    <w:rsid w:val="00AF3D8D"/>
    <w:rsid w:val="00AF3DA3"/>
    <w:rsid w:val="00AF61D5"/>
    <w:rsid w:val="00AF702A"/>
    <w:rsid w:val="00AF739D"/>
    <w:rsid w:val="00AF7664"/>
    <w:rsid w:val="00B0123E"/>
    <w:rsid w:val="00B017CB"/>
    <w:rsid w:val="00B01EF9"/>
    <w:rsid w:val="00B02A35"/>
    <w:rsid w:val="00B03051"/>
    <w:rsid w:val="00B03652"/>
    <w:rsid w:val="00B0695D"/>
    <w:rsid w:val="00B075EA"/>
    <w:rsid w:val="00B07AEC"/>
    <w:rsid w:val="00B10081"/>
    <w:rsid w:val="00B104B2"/>
    <w:rsid w:val="00B1186E"/>
    <w:rsid w:val="00B122A9"/>
    <w:rsid w:val="00B126BD"/>
    <w:rsid w:val="00B14524"/>
    <w:rsid w:val="00B155CD"/>
    <w:rsid w:val="00B16328"/>
    <w:rsid w:val="00B16B98"/>
    <w:rsid w:val="00B16BF3"/>
    <w:rsid w:val="00B2027B"/>
    <w:rsid w:val="00B211C3"/>
    <w:rsid w:val="00B211C6"/>
    <w:rsid w:val="00B21B7F"/>
    <w:rsid w:val="00B227E2"/>
    <w:rsid w:val="00B23D7A"/>
    <w:rsid w:val="00B25DFE"/>
    <w:rsid w:val="00B26595"/>
    <w:rsid w:val="00B26DFD"/>
    <w:rsid w:val="00B31A06"/>
    <w:rsid w:val="00B31AA0"/>
    <w:rsid w:val="00B337F0"/>
    <w:rsid w:val="00B3482C"/>
    <w:rsid w:val="00B368D3"/>
    <w:rsid w:val="00B4075B"/>
    <w:rsid w:val="00B40EB7"/>
    <w:rsid w:val="00B40F44"/>
    <w:rsid w:val="00B41B87"/>
    <w:rsid w:val="00B44203"/>
    <w:rsid w:val="00B46E8B"/>
    <w:rsid w:val="00B50A0B"/>
    <w:rsid w:val="00B53175"/>
    <w:rsid w:val="00B544BD"/>
    <w:rsid w:val="00B55884"/>
    <w:rsid w:val="00B5650D"/>
    <w:rsid w:val="00B60841"/>
    <w:rsid w:val="00B60CC1"/>
    <w:rsid w:val="00B61694"/>
    <w:rsid w:val="00B62473"/>
    <w:rsid w:val="00B626EF"/>
    <w:rsid w:val="00B660E1"/>
    <w:rsid w:val="00B67455"/>
    <w:rsid w:val="00B7067C"/>
    <w:rsid w:val="00B71605"/>
    <w:rsid w:val="00B724A9"/>
    <w:rsid w:val="00B80AD8"/>
    <w:rsid w:val="00B818B4"/>
    <w:rsid w:val="00B81E03"/>
    <w:rsid w:val="00B82868"/>
    <w:rsid w:val="00B829A0"/>
    <w:rsid w:val="00B83118"/>
    <w:rsid w:val="00B834EC"/>
    <w:rsid w:val="00B87DF3"/>
    <w:rsid w:val="00B90C97"/>
    <w:rsid w:val="00B9116C"/>
    <w:rsid w:val="00B9154B"/>
    <w:rsid w:val="00B92DD2"/>
    <w:rsid w:val="00B93D06"/>
    <w:rsid w:val="00B93E89"/>
    <w:rsid w:val="00B94CDF"/>
    <w:rsid w:val="00B97BE5"/>
    <w:rsid w:val="00BA1D6C"/>
    <w:rsid w:val="00BA560F"/>
    <w:rsid w:val="00BA5A1E"/>
    <w:rsid w:val="00BA5ABD"/>
    <w:rsid w:val="00BA60CA"/>
    <w:rsid w:val="00BA646D"/>
    <w:rsid w:val="00BB028F"/>
    <w:rsid w:val="00BB0350"/>
    <w:rsid w:val="00BB0586"/>
    <w:rsid w:val="00BB2332"/>
    <w:rsid w:val="00BB3300"/>
    <w:rsid w:val="00BB42E6"/>
    <w:rsid w:val="00BB4F56"/>
    <w:rsid w:val="00BB5BBD"/>
    <w:rsid w:val="00BB65C5"/>
    <w:rsid w:val="00BC0159"/>
    <w:rsid w:val="00BC1E7D"/>
    <w:rsid w:val="00BC35E1"/>
    <w:rsid w:val="00BC36CD"/>
    <w:rsid w:val="00BC4AB5"/>
    <w:rsid w:val="00BC4B23"/>
    <w:rsid w:val="00BD2305"/>
    <w:rsid w:val="00BD3264"/>
    <w:rsid w:val="00BD3655"/>
    <w:rsid w:val="00BD3D14"/>
    <w:rsid w:val="00BD45F3"/>
    <w:rsid w:val="00BD466C"/>
    <w:rsid w:val="00BD4B4C"/>
    <w:rsid w:val="00BD71EE"/>
    <w:rsid w:val="00BE1CE8"/>
    <w:rsid w:val="00BE1D55"/>
    <w:rsid w:val="00BE21A5"/>
    <w:rsid w:val="00BE42DE"/>
    <w:rsid w:val="00BE4525"/>
    <w:rsid w:val="00BE5DA8"/>
    <w:rsid w:val="00BF1C94"/>
    <w:rsid w:val="00BF31DA"/>
    <w:rsid w:val="00BF330A"/>
    <w:rsid w:val="00BF4688"/>
    <w:rsid w:val="00BF4E9F"/>
    <w:rsid w:val="00BF57B2"/>
    <w:rsid w:val="00BF6E2D"/>
    <w:rsid w:val="00BF77D9"/>
    <w:rsid w:val="00C041D5"/>
    <w:rsid w:val="00C04D8D"/>
    <w:rsid w:val="00C067B8"/>
    <w:rsid w:val="00C207DE"/>
    <w:rsid w:val="00C22E98"/>
    <w:rsid w:val="00C246EC"/>
    <w:rsid w:val="00C2703C"/>
    <w:rsid w:val="00C279D0"/>
    <w:rsid w:val="00C30809"/>
    <w:rsid w:val="00C314D0"/>
    <w:rsid w:val="00C31850"/>
    <w:rsid w:val="00C3209F"/>
    <w:rsid w:val="00C334C7"/>
    <w:rsid w:val="00C349AA"/>
    <w:rsid w:val="00C35CC4"/>
    <w:rsid w:val="00C36AC5"/>
    <w:rsid w:val="00C36E30"/>
    <w:rsid w:val="00C37EA2"/>
    <w:rsid w:val="00C418E3"/>
    <w:rsid w:val="00C41EDD"/>
    <w:rsid w:val="00C42547"/>
    <w:rsid w:val="00C42F8B"/>
    <w:rsid w:val="00C44229"/>
    <w:rsid w:val="00C448EB"/>
    <w:rsid w:val="00C44AA6"/>
    <w:rsid w:val="00C45A18"/>
    <w:rsid w:val="00C46E32"/>
    <w:rsid w:val="00C50D57"/>
    <w:rsid w:val="00C5111D"/>
    <w:rsid w:val="00C62162"/>
    <w:rsid w:val="00C629D5"/>
    <w:rsid w:val="00C65B72"/>
    <w:rsid w:val="00C66580"/>
    <w:rsid w:val="00C67CA8"/>
    <w:rsid w:val="00C70DF1"/>
    <w:rsid w:val="00C70FE4"/>
    <w:rsid w:val="00C7141E"/>
    <w:rsid w:val="00C717A8"/>
    <w:rsid w:val="00C72E4C"/>
    <w:rsid w:val="00C766B4"/>
    <w:rsid w:val="00C7670F"/>
    <w:rsid w:val="00C77770"/>
    <w:rsid w:val="00C804D0"/>
    <w:rsid w:val="00C820D4"/>
    <w:rsid w:val="00C83C2D"/>
    <w:rsid w:val="00C84BBF"/>
    <w:rsid w:val="00C85426"/>
    <w:rsid w:val="00C86154"/>
    <w:rsid w:val="00C8775D"/>
    <w:rsid w:val="00C9204C"/>
    <w:rsid w:val="00C924A8"/>
    <w:rsid w:val="00C925AF"/>
    <w:rsid w:val="00C932A2"/>
    <w:rsid w:val="00C952B8"/>
    <w:rsid w:val="00C961E1"/>
    <w:rsid w:val="00C971A5"/>
    <w:rsid w:val="00C975E0"/>
    <w:rsid w:val="00CA2E42"/>
    <w:rsid w:val="00CA5DF6"/>
    <w:rsid w:val="00CA72DD"/>
    <w:rsid w:val="00CA7C67"/>
    <w:rsid w:val="00CB087D"/>
    <w:rsid w:val="00CB0D62"/>
    <w:rsid w:val="00CB22FF"/>
    <w:rsid w:val="00CB4E66"/>
    <w:rsid w:val="00CB4FFA"/>
    <w:rsid w:val="00CB522B"/>
    <w:rsid w:val="00CB58A0"/>
    <w:rsid w:val="00CB5F72"/>
    <w:rsid w:val="00CC0B2E"/>
    <w:rsid w:val="00CC0B7F"/>
    <w:rsid w:val="00CC15D5"/>
    <w:rsid w:val="00CC1C98"/>
    <w:rsid w:val="00CC589F"/>
    <w:rsid w:val="00CC72FB"/>
    <w:rsid w:val="00CC7AED"/>
    <w:rsid w:val="00CD05D9"/>
    <w:rsid w:val="00CD0FF9"/>
    <w:rsid w:val="00CD2685"/>
    <w:rsid w:val="00CD37B1"/>
    <w:rsid w:val="00CD6A36"/>
    <w:rsid w:val="00CD6D94"/>
    <w:rsid w:val="00CD7607"/>
    <w:rsid w:val="00CD7B0C"/>
    <w:rsid w:val="00CE02D7"/>
    <w:rsid w:val="00CE090E"/>
    <w:rsid w:val="00CE18C9"/>
    <w:rsid w:val="00CE26E8"/>
    <w:rsid w:val="00CE2B46"/>
    <w:rsid w:val="00CE471C"/>
    <w:rsid w:val="00CE5758"/>
    <w:rsid w:val="00CE5AD2"/>
    <w:rsid w:val="00CE7679"/>
    <w:rsid w:val="00CE7CF1"/>
    <w:rsid w:val="00CF1D5B"/>
    <w:rsid w:val="00CF33BB"/>
    <w:rsid w:val="00CF5033"/>
    <w:rsid w:val="00CF5681"/>
    <w:rsid w:val="00CF6402"/>
    <w:rsid w:val="00CF7CFA"/>
    <w:rsid w:val="00D002D6"/>
    <w:rsid w:val="00D01048"/>
    <w:rsid w:val="00D02F20"/>
    <w:rsid w:val="00D040A7"/>
    <w:rsid w:val="00D05A98"/>
    <w:rsid w:val="00D06B3B"/>
    <w:rsid w:val="00D06E55"/>
    <w:rsid w:val="00D071EB"/>
    <w:rsid w:val="00D07ECA"/>
    <w:rsid w:val="00D124B6"/>
    <w:rsid w:val="00D13DF4"/>
    <w:rsid w:val="00D141BD"/>
    <w:rsid w:val="00D1503D"/>
    <w:rsid w:val="00D167C3"/>
    <w:rsid w:val="00D21EC6"/>
    <w:rsid w:val="00D22856"/>
    <w:rsid w:val="00D236F3"/>
    <w:rsid w:val="00D26169"/>
    <w:rsid w:val="00D266C1"/>
    <w:rsid w:val="00D27333"/>
    <w:rsid w:val="00D31BBD"/>
    <w:rsid w:val="00D31FD3"/>
    <w:rsid w:val="00D324C1"/>
    <w:rsid w:val="00D34DC3"/>
    <w:rsid w:val="00D35495"/>
    <w:rsid w:val="00D400D9"/>
    <w:rsid w:val="00D40BA9"/>
    <w:rsid w:val="00D4197B"/>
    <w:rsid w:val="00D4200A"/>
    <w:rsid w:val="00D45CE8"/>
    <w:rsid w:val="00D50BFC"/>
    <w:rsid w:val="00D50E69"/>
    <w:rsid w:val="00D520A4"/>
    <w:rsid w:val="00D53C24"/>
    <w:rsid w:val="00D54BA7"/>
    <w:rsid w:val="00D62150"/>
    <w:rsid w:val="00D6280B"/>
    <w:rsid w:val="00D63017"/>
    <w:rsid w:val="00D642E4"/>
    <w:rsid w:val="00D6517A"/>
    <w:rsid w:val="00D6725B"/>
    <w:rsid w:val="00D675C3"/>
    <w:rsid w:val="00D70333"/>
    <w:rsid w:val="00D70900"/>
    <w:rsid w:val="00D70DFE"/>
    <w:rsid w:val="00D72A24"/>
    <w:rsid w:val="00D73270"/>
    <w:rsid w:val="00D74A3C"/>
    <w:rsid w:val="00D74FBB"/>
    <w:rsid w:val="00D75A18"/>
    <w:rsid w:val="00D762DA"/>
    <w:rsid w:val="00D765D2"/>
    <w:rsid w:val="00D76A20"/>
    <w:rsid w:val="00D800C8"/>
    <w:rsid w:val="00D81A96"/>
    <w:rsid w:val="00D837D4"/>
    <w:rsid w:val="00D84285"/>
    <w:rsid w:val="00D86765"/>
    <w:rsid w:val="00D86F2B"/>
    <w:rsid w:val="00D9093F"/>
    <w:rsid w:val="00D92C36"/>
    <w:rsid w:val="00D9338B"/>
    <w:rsid w:val="00D97AA8"/>
    <w:rsid w:val="00DA10B6"/>
    <w:rsid w:val="00DA3745"/>
    <w:rsid w:val="00DA4879"/>
    <w:rsid w:val="00DA4BB9"/>
    <w:rsid w:val="00DA4DE6"/>
    <w:rsid w:val="00DA6B44"/>
    <w:rsid w:val="00DA6F5B"/>
    <w:rsid w:val="00DB1775"/>
    <w:rsid w:val="00DB3552"/>
    <w:rsid w:val="00DB3C5F"/>
    <w:rsid w:val="00DB4599"/>
    <w:rsid w:val="00DB5A6E"/>
    <w:rsid w:val="00DB5EE1"/>
    <w:rsid w:val="00DB6D65"/>
    <w:rsid w:val="00DB74A2"/>
    <w:rsid w:val="00DC055A"/>
    <w:rsid w:val="00DC3624"/>
    <w:rsid w:val="00DC4FAA"/>
    <w:rsid w:val="00DC521C"/>
    <w:rsid w:val="00DC5808"/>
    <w:rsid w:val="00DC5B67"/>
    <w:rsid w:val="00DC5CE8"/>
    <w:rsid w:val="00DC5F39"/>
    <w:rsid w:val="00DC61AD"/>
    <w:rsid w:val="00DC62D9"/>
    <w:rsid w:val="00DC63FF"/>
    <w:rsid w:val="00DD1796"/>
    <w:rsid w:val="00DD489F"/>
    <w:rsid w:val="00DD6BAD"/>
    <w:rsid w:val="00DD75B6"/>
    <w:rsid w:val="00DE043B"/>
    <w:rsid w:val="00DE0CD0"/>
    <w:rsid w:val="00DE1CBE"/>
    <w:rsid w:val="00DE22AB"/>
    <w:rsid w:val="00DE24AC"/>
    <w:rsid w:val="00DE308B"/>
    <w:rsid w:val="00DF0B2E"/>
    <w:rsid w:val="00DF6026"/>
    <w:rsid w:val="00DF6AC1"/>
    <w:rsid w:val="00E0105B"/>
    <w:rsid w:val="00E048A2"/>
    <w:rsid w:val="00E05D32"/>
    <w:rsid w:val="00E060CD"/>
    <w:rsid w:val="00E06653"/>
    <w:rsid w:val="00E0695D"/>
    <w:rsid w:val="00E06BF3"/>
    <w:rsid w:val="00E1018E"/>
    <w:rsid w:val="00E109D5"/>
    <w:rsid w:val="00E115F1"/>
    <w:rsid w:val="00E129BE"/>
    <w:rsid w:val="00E130DB"/>
    <w:rsid w:val="00E13798"/>
    <w:rsid w:val="00E1437D"/>
    <w:rsid w:val="00E14953"/>
    <w:rsid w:val="00E14E55"/>
    <w:rsid w:val="00E21345"/>
    <w:rsid w:val="00E22E38"/>
    <w:rsid w:val="00E23CE2"/>
    <w:rsid w:val="00E2412D"/>
    <w:rsid w:val="00E24370"/>
    <w:rsid w:val="00E24535"/>
    <w:rsid w:val="00E25CFF"/>
    <w:rsid w:val="00E27625"/>
    <w:rsid w:val="00E276C3"/>
    <w:rsid w:val="00E34E92"/>
    <w:rsid w:val="00E3575F"/>
    <w:rsid w:val="00E3580F"/>
    <w:rsid w:val="00E36F54"/>
    <w:rsid w:val="00E40115"/>
    <w:rsid w:val="00E40C48"/>
    <w:rsid w:val="00E41C10"/>
    <w:rsid w:val="00E42200"/>
    <w:rsid w:val="00E430A2"/>
    <w:rsid w:val="00E43AEB"/>
    <w:rsid w:val="00E4511F"/>
    <w:rsid w:val="00E463E2"/>
    <w:rsid w:val="00E46468"/>
    <w:rsid w:val="00E475F3"/>
    <w:rsid w:val="00E504DF"/>
    <w:rsid w:val="00E53BF8"/>
    <w:rsid w:val="00E54A89"/>
    <w:rsid w:val="00E60F81"/>
    <w:rsid w:val="00E610A2"/>
    <w:rsid w:val="00E614F6"/>
    <w:rsid w:val="00E615AE"/>
    <w:rsid w:val="00E62DE9"/>
    <w:rsid w:val="00E634E2"/>
    <w:rsid w:val="00E6366E"/>
    <w:rsid w:val="00E6401A"/>
    <w:rsid w:val="00E657C6"/>
    <w:rsid w:val="00E65CC6"/>
    <w:rsid w:val="00E6641B"/>
    <w:rsid w:val="00E664DD"/>
    <w:rsid w:val="00E67AF9"/>
    <w:rsid w:val="00E72F29"/>
    <w:rsid w:val="00E7331E"/>
    <w:rsid w:val="00E747EC"/>
    <w:rsid w:val="00E754E0"/>
    <w:rsid w:val="00E75E1F"/>
    <w:rsid w:val="00E75E20"/>
    <w:rsid w:val="00E801BA"/>
    <w:rsid w:val="00E80251"/>
    <w:rsid w:val="00E807F5"/>
    <w:rsid w:val="00E82A86"/>
    <w:rsid w:val="00E82AF9"/>
    <w:rsid w:val="00E8378E"/>
    <w:rsid w:val="00E84DB8"/>
    <w:rsid w:val="00E86848"/>
    <w:rsid w:val="00E86DA9"/>
    <w:rsid w:val="00E91A2E"/>
    <w:rsid w:val="00E9301F"/>
    <w:rsid w:val="00E94587"/>
    <w:rsid w:val="00E94C07"/>
    <w:rsid w:val="00E953AD"/>
    <w:rsid w:val="00E95EFF"/>
    <w:rsid w:val="00E9651F"/>
    <w:rsid w:val="00E972D0"/>
    <w:rsid w:val="00EA3CEB"/>
    <w:rsid w:val="00EA66F2"/>
    <w:rsid w:val="00EB15AE"/>
    <w:rsid w:val="00EB1D3A"/>
    <w:rsid w:val="00EB1E95"/>
    <w:rsid w:val="00EB1F77"/>
    <w:rsid w:val="00EB2564"/>
    <w:rsid w:val="00EB3BD7"/>
    <w:rsid w:val="00EB4232"/>
    <w:rsid w:val="00EB5384"/>
    <w:rsid w:val="00EB610A"/>
    <w:rsid w:val="00EB61BE"/>
    <w:rsid w:val="00EB6D44"/>
    <w:rsid w:val="00EB75BD"/>
    <w:rsid w:val="00EC06C0"/>
    <w:rsid w:val="00EC2077"/>
    <w:rsid w:val="00EC3204"/>
    <w:rsid w:val="00EC3900"/>
    <w:rsid w:val="00EC52D6"/>
    <w:rsid w:val="00EC677C"/>
    <w:rsid w:val="00ED0FE1"/>
    <w:rsid w:val="00ED45C2"/>
    <w:rsid w:val="00ED5E7B"/>
    <w:rsid w:val="00ED759D"/>
    <w:rsid w:val="00ED7EC1"/>
    <w:rsid w:val="00EE0644"/>
    <w:rsid w:val="00EE21F3"/>
    <w:rsid w:val="00EE549A"/>
    <w:rsid w:val="00EE7B6C"/>
    <w:rsid w:val="00EF100C"/>
    <w:rsid w:val="00EF5149"/>
    <w:rsid w:val="00F01566"/>
    <w:rsid w:val="00F02397"/>
    <w:rsid w:val="00F0450E"/>
    <w:rsid w:val="00F06F66"/>
    <w:rsid w:val="00F07E35"/>
    <w:rsid w:val="00F11113"/>
    <w:rsid w:val="00F115E3"/>
    <w:rsid w:val="00F1316F"/>
    <w:rsid w:val="00F136DE"/>
    <w:rsid w:val="00F156FA"/>
    <w:rsid w:val="00F17722"/>
    <w:rsid w:val="00F20237"/>
    <w:rsid w:val="00F20E04"/>
    <w:rsid w:val="00F23104"/>
    <w:rsid w:val="00F23643"/>
    <w:rsid w:val="00F25727"/>
    <w:rsid w:val="00F257ED"/>
    <w:rsid w:val="00F26340"/>
    <w:rsid w:val="00F30C77"/>
    <w:rsid w:val="00F321AF"/>
    <w:rsid w:val="00F362A2"/>
    <w:rsid w:val="00F36793"/>
    <w:rsid w:val="00F40333"/>
    <w:rsid w:val="00F40AAD"/>
    <w:rsid w:val="00F41B33"/>
    <w:rsid w:val="00F458B6"/>
    <w:rsid w:val="00F459E4"/>
    <w:rsid w:val="00F45F02"/>
    <w:rsid w:val="00F462D7"/>
    <w:rsid w:val="00F52013"/>
    <w:rsid w:val="00F53E7D"/>
    <w:rsid w:val="00F54BE2"/>
    <w:rsid w:val="00F5528B"/>
    <w:rsid w:val="00F62702"/>
    <w:rsid w:val="00F6365D"/>
    <w:rsid w:val="00F6464B"/>
    <w:rsid w:val="00F6479E"/>
    <w:rsid w:val="00F64889"/>
    <w:rsid w:val="00F64D38"/>
    <w:rsid w:val="00F66B41"/>
    <w:rsid w:val="00F67238"/>
    <w:rsid w:val="00F73EDE"/>
    <w:rsid w:val="00F7468F"/>
    <w:rsid w:val="00F7652F"/>
    <w:rsid w:val="00F76EC2"/>
    <w:rsid w:val="00F804AC"/>
    <w:rsid w:val="00F804EC"/>
    <w:rsid w:val="00F81262"/>
    <w:rsid w:val="00F83446"/>
    <w:rsid w:val="00F83663"/>
    <w:rsid w:val="00F85278"/>
    <w:rsid w:val="00F85450"/>
    <w:rsid w:val="00F86183"/>
    <w:rsid w:val="00F862FE"/>
    <w:rsid w:val="00F86BC3"/>
    <w:rsid w:val="00F87660"/>
    <w:rsid w:val="00F8797C"/>
    <w:rsid w:val="00F900B5"/>
    <w:rsid w:val="00F91217"/>
    <w:rsid w:val="00F91C2B"/>
    <w:rsid w:val="00F922D6"/>
    <w:rsid w:val="00F94124"/>
    <w:rsid w:val="00F94464"/>
    <w:rsid w:val="00F947C4"/>
    <w:rsid w:val="00F94B4B"/>
    <w:rsid w:val="00F94D5B"/>
    <w:rsid w:val="00FA06FB"/>
    <w:rsid w:val="00FA1382"/>
    <w:rsid w:val="00FA229F"/>
    <w:rsid w:val="00FA2FA3"/>
    <w:rsid w:val="00FA2FBA"/>
    <w:rsid w:val="00FA37E1"/>
    <w:rsid w:val="00FA7974"/>
    <w:rsid w:val="00FB0593"/>
    <w:rsid w:val="00FB1F76"/>
    <w:rsid w:val="00FB30DB"/>
    <w:rsid w:val="00FB34E1"/>
    <w:rsid w:val="00FB35C5"/>
    <w:rsid w:val="00FB410B"/>
    <w:rsid w:val="00FC11B1"/>
    <w:rsid w:val="00FC20EB"/>
    <w:rsid w:val="00FC20FE"/>
    <w:rsid w:val="00FC63D2"/>
    <w:rsid w:val="00FD0852"/>
    <w:rsid w:val="00FD1847"/>
    <w:rsid w:val="00FD1F20"/>
    <w:rsid w:val="00FD201E"/>
    <w:rsid w:val="00FD2A01"/>
    <w:rsid w:val="00FD2C67"/>
    <w:rsid w:val="00FD5C44"/>
    <w:rsid w:val="00FD6853"/>
    <w:rsid w:val="00FD7502"/>
    <w:rsid w:val="00FE24A3"/>
    <w:rsid w:val="00FE4EA1"/>
    <w:rsid w:val="00FE58AC"/>
    <w:rsid w:val="00FF0736"/>
    <w:rsid w:val="00FF294F"/>
    <w:rsid w:val="00FF68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2D2E93"/>
  <w15:docId w15:val="{659D276A-1B11-4CF9-BFE2-3FF50C386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94646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E1D24"/>
    <w:rPr>
      <w:color w:val="0000FF" w:themeColor="hyperlink"/>
      <w:u w:val="single"/>
    </w:rPr>
  </w:style>
  <w:style w:type="table" w:styleId="TableGrid">
    <w:name w:val="Table Grid"/>
    <w:basedOn w:val="TableNormal"/>
    <w:uiPriority w:val="39"/>
    <w:rsid w:val="00AE1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
    <w:name w:val="Abstract"/>
    <w:basedOn w:val="Normal"/>
    <w:rsid w:val="00AE1D24"/>
    <w:pPr>
      <w:spacing w:before="120" w:after="0" w:line="240" w:lineRule="auto"/>
      <w:ind w:firstLine="360"/>
    </w:pPr>
    <w:rPr>
      <w:rFonts w:ascii="Times New Roman" w:eastAsia="Times New Roman" w:hAnsi="Times New Roman" w:cs="Times New Roman"/>
      <w:sz w:val="20"/>
      <w:szCs w:val="20"/>
    </w:rPr>
  </w:style>
  <w:style w:type="paragraph" w:customStyle="1" w:styleId="AbstractTitle">
    <w:name w:val="Abstract_Title"/>
    <w:basedOn w:val="H1"/>
    <w:rsid w:val="00AE1D24"/>
    <w:rPr>
      <w:sz w:val="20"/>
    </w:rPr>
  </w:style>
  <w:style w:type="paragraph" w:customStyle="1" w:styleId="Ack">
    <w:name w:val="Ack"/>
    <w:basedOn w:val="Normal"/>
    <w:rsid w:val="00AE1D24"/>
    <w:pPr>
      <w:spacing w:before="120" w:after="0" w:line="240" w:lineRule="auto"/>
      <w:ind w:firstLine="720"/>
    </w:pPr>
    <w:rPr>
      <w:rFonts w:ascii="Times New Roman" w:eastAsia="Times New Roman" w:hAnsi="Times New Roman" w:cs="Times New Roman"/>
      <w:sz w:val="20"/>
      <w:szCs w:val="20"/>
    </w:rPr>
  </w:style>
  <w:style w:type="paragraph" w:customStyle="1" w:styleId="H2">
    <w:name w:val="H2"/>
    <w:basedOn w:val="Normal"/>
    <w:rsid w:val="00AE1D24"/>
    <w:pPr>
      <w:keepNext/>
      <w:spacing w:before="240" w:after="0" w:line="240" w:lineRule="auto"/>
      <w:jc w:val="center"/>
      <w:outlineLvl w:val="1"/>
    </w:pPr>
    <w:rPr>
      <w:rFonts w:ascii="Times New Roman" w:eastAsia="Times New Roman" w:hAnsi="Times New Roman" w:cs="Times New Roman"/>
      <w:b/>
      <w:kern w:val="28"/>
      <w:sz w:val="24"/>
      <w:szCs w:val="20"/>
    </w:rPr>
  </w:style>
  <w:style w:type="paragraph" w:customStyle="1" w:styleId="AckTitle">
    <w:name w:val="Ack_Title"/>
    <w:basedOn w:val="H2"/>
    <w:rsid w:val="00AE1D24"/>
    <w:rPr>
      <w:caps/>
    </w:rPr>
  </w:style>
  <w:style w:type="paragraph" w:customStyle="1" w:styleId="Authors">
    <w:name w:val="Authors"/>
    <w:rsid w:val="00AE1D24"/>
    <w:pPr>
      <w:spacing w:before="240" w:after="0" w:line="240" w:lineRule="auto"/>
      <w:jc w:val="center"/>
    </w:pPr>
    <w:rPr>
      <w:rFonts w:ascii="Times New Roman" w:eastAsia="Times New Roman" w:hAnsi="Times New Roman" w:cs="Times New Roman"/>
      <w:sz w:val="24"/>
      <w:szCs w:val="20"/>
    </w:rPr>
  </w:style>
  <w:style w:type="paragraph" w:customStyle="1" w:styleId="H1">
    <w:name w:val="H1"/>
    <w:basedOn w:val="Normal"/>
    <w:rsid w:val="00AE1D24"/>
    <w:pPr>
      <w:keepNext/>
      <w:spacing w:before="240" w:after="0" w:line="240" w:lineRule="auto"/>
      <w:jc w:val="center"/>
      <w:outlineLvl w:val="0"/>
    </w:pPr>
    <w:rPr>
      <w:rFonts w:ascii="Times New Roman" w:eastAsia="Times New Roman" w:hAnsi="Times New Roman" w:cs="Times New Roman"/>
      <w:b/>
      <w:caps/>
      <w:kern w:val="28"/>
      <w:sz w:val="28"/>
      <w:szCs w:val="20"/>
    </w:rPr>
  </w:style>
  <w:style w:type="paragraph" w:customStyle="1" w:styleId="ArticleTitle">
    <w:name w:val="Article_Title"/>
    <w:basedOn w:val="Normal"/>
    <w:rsid w:val="00AE1D24"/>
    <w:pPr>
      <w:keepNext/>
      <w:spacing w:before="240" w:after="120" w:line="240" w:lineRule="auto"/>
      <w:jc w:val="center"/>
      <w:outlineLvl w:val="0"/>
    </w:pPr>
    <w:rPr>
      <w:rFonts w:ascii="Times New Roman" w:eastAsia="Times New Roman" w:hAnsi="Times New Roman" w:cs="Times New Roman"/>
      <w:b/>
      <w:kern w:val="28"/>
      <w:sz w:val="28"/>
      <w:szCs w:val="20"/>
    </w:rPr>
  </w:style>
  <w:style w:type="paragraph" w:customStyle="1" w:styleId="Affiliations">
    <w:name w:val="Affiliations"/>
    <w:basedOn w:val="Normal"/>
    <w:rsid w:val="00AE1D24"/>
    <w:pPr>
      <w:spacing w:before="240" w:after="0" w:line="240" w:lineRule="auto"/>
    </w:pPr>
    <w:rPr>
      <w:rFonts w:ascii="Times New Roman" w:eastAsia="Times New Roman" w:hAnsi="Times New Roman" w:cs="Times New Roman"/>
      <w:sz w:val="20"/>
      <w:szCs w:val="20"/>
    </w:rPr>
  </w:style>
  <w:style w:type="paragraph" w:customStyle="1" w:styleId="BibReference">
    <w:name w:val="Bib_Reference"/>
    <w:rsid w:val="00AE1D24"/>
    <w:pPr>
      <w:spacing w:before="120" w:after="0" w:line="240" w:lineRule="auto"/>
      <w:ind w:left="360" w:hanging="360"/>
    </w:pPr>
    <w:rPr>
      <w:rFonts w:ascii="Times New Roman" w:eastAsia="Times New Roman" w:hAnsi="Times New Roman" w:cs="Times New Roman"/>
      <w:sz w:val="20"/>
      <w:szCs w:val="20"/>
    </w:rPr>
  </w:style>
  <w:style w:type="paragraph" w:customStyle="1" w:styleId="BibTitle">
    <w:name w:val="Bib_Title"/>
    <w:basedOn w:val="Normal"/>
    <w:rsid w:val="00AE1D24"/>
    <w:pPr>
      <w:keepNext/>
      <w:spacing w:before="240" w:after="0" w:line="240" w:lineRule="auto"/>
      <w:jc w:val="center"/>
      <w:outlineLvl w:val="0"/>
    </w:pPr>
    <w:rPr>
      <w:rFonts w:ascii="Times New Roman" w:eastAsia="Times New Roman" w:hAnsi="Times New Roman" w:cs="Times New Roman"/>
      <w:b/>
      <w:caps/>
      <w:kern w:val="28"/>
      <w:sz w:val="24"/>
      <w:szCs w:val="20"/>
    </w:rPr>
  </w:style>
  <w:style w:type="paragraph" w:customStyle="1" w:styleId="Equation">
    <w:name w:val="Equation"/>
    <w:rsid w:val="00AE1D24"/>
    <w:pPr>
      <w:spacing w:before="120" w:after="0" w:line="240" w:lineRule="auto"/>
      <w:ind w:left="1440" w:right="1440"/>
    </w:pPr>
    <w:rPr>
      <w:rFonts w:ascii="Times New Roman" w:eastAsia="Times New Roman" w:hAnsi="Times New Roman" w:cs="Times New Roman"/>
      <w:sz w:val="20"/>
      <w:szCs w:val="20"/>
    </w:rPr>
  </w:style>
  <w:style w:type="paragraph" w:customStyle="1" w:styleId="FigureLegend">
    <w:name w:val="Figure_Legend"/>
    <w:basedOn w:val="Normal"/>
    <w:rsid w:val="00AE1D24"/>
    <w:pPr>
      <w:spacing w:before="240" w:after="0" w:line="240" w:lineRule="auto"/>
    </w:pPr>
    <w:rPr>
      <w:rFonts w:ascii="Times New Roman" w:eastAsia="Times New Roman" w:hAnsi="Times New Roman" w:cs="Times New Roman"/>
      <w:sz w:val="24"/>
      <w:szCs w:val="20"/>
    </w:rPr>
  </w:style>
  <w:style w:type="paragraph" w:customStyle="1" w:styleId="H3">
    <w:name w:val="H3"/>
    <w:basedOn w:val="Normal"/>
    <w:rsid w:val="00AE1D24"/>
    <w:pPr>
      <w:keepNext/>
      <w:spacing w:before="240" w:after="0" w:line="240" w:lineRule="auto"/>
      <w:outlineLvl w:val="2"/>
    </w:pPr>
    <w:rPr>
      <w:rFonts w:ascii="Times New Roman" w:eastAsia="Times New Roman" w:hAnsi="Times New Roman" w:cs="Times New Roman"/>
      <w:b/>
      <w:kern w:val="28"/>
      <w:sz w:val="24"/>
      <w:szCs w:val="20"/>
    </w:rPr>
  </w:style>
  <w:style w:type="paragraph" w:customStyle="1" w:styleId="H4">
    <w:name w:val="H4"/>
    <w:basedOn w:val="Normal"/>
    <w:rsid w:val="00AE1D24"/>
    <w:pPr>
      <w:keepNext/>
      <w:spacing w:before="240" w:after="0" w:line="240" w:lineRule="auto"/>
      <w:outlineLvl w:val="3"/>
    </w:pPr>
    <w:rPr>
      <w:rFonts w:ascii="Times New Roman" w:eastAsia="Times New Roman" w:hAnsi="Times New Roman" w:cs="Times New Roman"/>
      <w:b/>
      <w:kern w:val="28"/>
      <w:sz w:val="20"/>
      <w:szCs w:val="20"/>
    </w:rPr>
  </w:style>
  <w:style w:type="paragraph" w:customStyle="1" w:styleId="Keywords">
    <w:name w:val="Keywords"/>
    <w:rsid w:val="00AE1D24"/>
    <w:pPr>
      <w:spacing w:before="120" w:after="120" w:line="240" w:lineRule="auto"/>
    </w:pPr>
    <w:rPr>
      <w:rFonts w:ascii="Times New Roman" w:eastAsia="Times New Roman" w:hAnsi="Times New Roman" w:cs="Times New Roman"/>
      <w:sz w:val="20"/>
      <w:szCs w:val="20"/>
    </w:rPr>
  </w:style>
  <w:style w:type="paragraph" w:customStyle="1" w:styleId="LeftRunhead">
    <w:name w:val="Left_Runhead"/>
    <w:rsid w:val="00AE1D24"/>
    <w:pPr>
      <w:spacing w:before="120" w:after="0" w:line="240" w:lineRule="auto"/>
    </w:pPr>
    <w:rPr>
      <w:rFonts w:ascii="Times New Roman" w:eastAsia="Times New Roman" w:hAnsi="Times New Roman" w:cs="Times New Roman"/>
      <w:sz w:val="24"/>
      <w:szCs w:val="20"/>
    </w:rPr>
  </w:style>
  <w:style w:type="paragraph" w:customStyle="1" w:styleId="ParaText">
    <w:name w:val="Para_Text"/>
    <w:link w:val="ParaTextChar"/>
    <w:rsid w:val="00AE1D24"/>
    <w:pPr>
      <w:spacing w:before="120" w:after="0" w:line="240" w:lineRule="auto"/>
      <w:ind w:firstLine="360"/>
    </w:pPr>
    <w:rPr>
      <w:rFonts w:ascii="Times New Roman" w:eastAsia="Times New Roman" w:hAnsi="Times New Roman" w:cs="Times New Roman"/>
      <w:sz w:val="24"/>
      <w:szCs w:val="20"/>
    </w:rPr>
  </w:style>
  <w:style w:type="paragraph" w:customStyle="1" w:styleId="TableBody">
    <w:name w:val="Table_Body"/>
    <w:basedOn w:val="Normal"/>
    <w:rsid w:val="00AE1D24"/>
    <w:pPr>
      <w:spacing w:after="0" w:line="240" w:lineRule="auto"/>
    </w:pPr>
    <w:rPr>
      <w:rFonts w:ascii="Times New Roman" w:eastAsia="Times New Roman" w:hAnsi="Times New Roman" w:cs="Times New Roman"/>
      <w:sz w:val="20"/>
      <w:szCs w:val="20"/>
    </w:rPr>
  </w:style>
  <w:style w:type="paragraph" w:customStyle="1" w:styleId="Abbreviations">
    <w:name w:val="Abbreviations"/>
    <w:basedOn w:val="Normal"/>
    <w:rsid w:val="00AE1D24"/>
    <w:pPr>
      <w:spacing w:before="120" w:after="0" w:line="240" w:lineRule="auto"/>
    </w:pPr>
    <w:rPr>
      <w:rFonts w:ascii="Times New Roman" w:eastAsia="Times New Roman" w:hAnsi="Times New Roman" w:cs="Times New Roman"/>
      <w:sz w:val="20"/>
      <w:szCs w:val="20"/>
    </w:rPr>
  </w:style>
  <w:style w:type="paragraph" w:customStyle="1" w:styleId="TableFootnote">
    <w:name w:val="Table_Footnote"/>
    <w:basedOn w:val="Normal"/>
    <w:rsid w:val="00AE1D24"/>
    <w:pPr>
      <w:spacing w:before="120" w:after="0" w:line="240" w:lineRule="auto"/>
    </w:pPr>
    <w:rPr>
      <w:rFonts w:ascii="Times New Roman" w:eastAsia="Times New Roman" w:hAnsi="Times New Roman" w:cs="Times New Roman"/>
      <w:b/>
      <w:sz w:val="20"/>
      <w:szCs w:val="20"/>
    </w:rPr>
  </w:style>
  <w:style w:type="paragraph" w:customStyle="1" w:styleId="FlushLeft">
    <w:name w:val="Flush_Left"/>
    <w:rsid w:val="00AE1D24"/>
    <w:pPr>
      <w:spacing w:before="120" w:after="0" w:line="240" w:lineRule="auto"/>
    </w:pPr>
    <w:rPr>
      <w:rFonts w:ascii="Times New Roman" w:eastAsia="Times New Roman" w:hAnsi="Times New Roman" w:cs="Times New Roman"/>
      <w:sz w:val="24"/>
      <w:szCs w:val="20"/>
    </w:rPr>
  </w:style>
  <w:style w:type="paragraph" w:customStyle="1" w:styleId="TableHead">
    <w:name w:val="Table_Head"/>
    <w:basedOn w:val="Normal"/>
    <w:rsid w:val="00AE1D24"/>
    <w:pPr>
      <w:spacing w:after="0" w:line="240" w:lineRule="auto"/>
      <w:jc w:val="center"/>
    </w:pPr>
    <w:rPr>
      <w:rFonts w:ascii="Times New Roman" w:eastAsia="Times New Roman" w:hAnsi="Times New Roman" w:cs="Times New Roman"/>
      <w:b/>
      <w:sz w:val="20"/>
      <w:szCs w:val="20"/>
    </w:rPr>
  </w:style>
  <w:style w:type="paragraph" w:customStyle="1" w:styleId="TableTitle">
    <w:name w:val="Table_Title"/>
    <w:basedOn w:val="Normal"/>
    <w:rsid w:val="00AE1D24"/>
    <w:pPr>
      <w:spacing w:before="240" w:after="0" w:line="240" w:lineRule="auto"/>
    </w:pPr>
    <w:rPr>
      <w:rFonts w:ascii="Times New Roman" w:eastAsia="Times New Roman" w:hAnsi="Times New Roman" w:cs="Times New Roman"/>
      <w:b/>
      <w:sz w:val="20"/>
      <w:szCs w:val="20"/>
    </w:rPr>
  </w:style>
  <w:style w:type="character" w:styleId="LineNumber">
    <w:name w:val="line number"/>
    <w:basedOn w:val="DefaultParagraphFont"/>
    <w:uiPriority w:val="99"/>
    <w:semiHidden/>
    <w:unhideWhenUsed/>
    <w:rsid w:val="007D4C1F"/>
  </w:style>
  <w:style w:type="character" w:styleId="CommentReference">
    <w:name w:val="annotation reference"/>
    <w:basedOn w:val="DefaultParagraphFont"/>
    <w:uiPriority w:val="99"/>
    <w:semiHidden/>
    <w:unhideWhenUsed/>
    <w:rsid w:val="009C53F2"/>
    <w:rPr>
      <w:sz w:val="16"/>
      <w:szCs w:val="16"/>
    </w:rPr>
  </w:style>
  <w:style w:type="paragraph" w:styleId="CommentText">
    <w:name w:val="annotation text"/>
    <w:basedOn w:val="Normal"/>
    <w:link w:val="CommentTextChar"/>
    <w:uiPriority w:val="99"/>
    <w:unhideWhenUsed/>
    <w:rsid w:val="009C53F2"/>
    <w:pPr>
      <w:spacing w:line="240" w:lineRule="auto"/>
    </w:pPr>
    <w:rPr>
      <w:sz w:val="20"/>
      <w:szCs w:val="20"/>
    </w:rPr>
  </w:style>
  <w:style w:type="character" w:customStyle="1" w:styleId="CommentTextChar">
    <w:name w:val="Comment Text Char"/>
    <w:basedOn w:val="DefaultParagraphFont"/>
    <w:link w:val="CommentText"/>
    <w:uiPriority w:val="99"/>
    <w:rsid w:val="009C53F2"/>
    <w:rPr>
      <w:sz w:val="20"/>
      <w:szCs w:val="20"/>
    </w:rPr>
  </w:style>
  <w:style w:type="paragraph" w:styleId="CommentSubject">
    <w:name w:val="annotation subject"/>
    <w:basedOn w:val="CommentText"/>
    <w:next w:val="CommentText"/>
    <w:link w:val="CommentSubjectChar"/>
    <w:uiPriority w:val="99"/>
    <w:semiHidden/>
    <w:unhideWhenUsed/>
    <w:rsid w:val="009C53F2"/>
    <w:rPr>
      <w:b/>
      <w:bCs/>
    </w:rPr>
  </w:style>
  <w:style w:type="character" w:customStyle="1" w:styleId="CommentSubjectChar">
    <w:name w:val="Comment Subject Char"/>
    <w:basedOn w:val="CommentTextChar"/>
    <w:link w:val="CommentSubject"/>
    <w:uiPriority w:val="99"/>
    <w:semiHidden/>
    <w:rsid w:val="009C53F2"/>
    <w:rPr>
      <w:b/>
      <w:bCs/>
      <w:sz w:val="20"/>
      <w:szCs w:val="20"/>
    </w:rPr>
  </w:style>
  <w:style w:type="paragraph" w:styleId="BalloonText">
    <w:name w:val="Balloon Text"/>
    <w:basedOn w:val="Normal"/>
    <w:link w:val="BalloonTextChar"/>
    <w:uiPriority w:val="99"/>
    <w:semiHidden/>
    <w:unhideWhenUsed/>
    <w:rsid w:val="009C53F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C53F2"/>
    <w:rPr>
      <w:rFonts w:ascii="Tahoma" w:hAnsi="Tahoma" w:cs="Tahoma"/>
      <w:sz w:val="16"/>
      <w:szCs w:val="16"/>
    </w:rPr>
  </w:style>
  <w:style w:type="paragraph" w:customStyle="1" w:styleId="List1">
    <w:name w:val="List_1"/>
    <w:rsid w:val="00B83118"/>
    <w:pPr>
      <w:spacing w:before="120" w:after="0" w:line="240" w:lineRule="auto"/>
      <w:ind w:left="720" w:hanging="360"/>
    </w:pPr>
    <w:rPr>
      <w:rFonts w:ascii="Times New Roman" w:eastAsia="Times New Roman" w:hAnsi="Times New Roman" w:cs="Times New Roman"/>
      <w:sz w:val="20"/>
      <w:szCs w:val="20"/>
    </w:rPr>
  </w:style>
  <w:style w:type="paragraph" w:customStyle="1" w:styleId="ListNUM">
    <w:name w:val="List_NUM"/>
    <w:rsid w:val="00B83118"/>
    <w:pPr>
      <w:spacing w:after="0" w:line="240" w:lineRule="auto"/>
      <w:ind w:left="720" w:hanging="360"/>
    </w:pPr>
    <w:rPr>
      <w:rFonts w:ascii="Times New Roman" w:eastAsia="Times New Roman" w:hAnsi="Times New Roman" w:cs="Times New Roman"/>
      <w:sz w:val="20"/>
      <w:szCs w:val="20"/>
    </w:rPr>
  </w:style>
  <w:style w:type="character" w:customStyle="1" w:styleId="MTEquationSection">
    <w:name w:val="MTEquationSection"/>
    <w:basedOn w:val="DefaultParagraphFont"/>
    <w:rsid w:val="00E6641B"/>
    <w:rPr>
      <w:b/>
      <w:vanish/>
      <w:color w:val="FF0000"/>
    </w:rPr>
  </w:style>
  <w:style w:type="paragraph" w:customStyle="1" w:styleId="MTDisplayEquation">
    <w:name w:val="MTDisplayEquation"/>
    <w:basedOn w:val="ParaText"/>
    <w:next w:val="Normal"/>
    <w:link w:val="MTDisplayEquationChar"/>
    <w:rsid w:val="00E6641B"/>
    <w:pPr>
      <w:tabs>
        <w:tab w:val="center" w:pos="4680"/>
        <w:tab w:val="right" w:pos="9360"/>
      </w:tabs>
    </w:pPr>
  </w:style>
  <w:style w:type="character" w:customStyle="1" w:styleId="ParaTextChar">
    <w:name w:val="Para_Text Char"/>
    <w:basedOn w:val="DefaultParagraphFont"/>
    <w:link w:val="ParaText"/>
    <w:rsid w:val="00E6641B"/>
    <w:rPr>
      <w:rFonts w:ascii="Times New Roman" w:eastAsia="Times New Roman" w:hAnsi="Times New Roman" w:cs="Times New Roman"/>
      <w:sz w:val="24"/>
      <w:szCs w:val="20"/>
    </w:rPr>
  </w:style>
  <w:style w:type="character" w:customStyle="1" w:styleId="MTDisplayEquationChar">
    <w:name w:val="MTDisplayEquation Char"/>
    <w:basedOn w:val="ParaTextChar"/>
    <w:link w:val="MTDisplayEquation"/>
    <w:rsid w:val="00E6641B"/>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C717A8"/>
    <w:rPr>
      <w:color w:val="605E5C"/>
      <w:shd w:val="clear" w:color="auto" w:fill="E1DFDD"/>
    </w:rPr>
  </w:style>
  <w:style w:type="character" w:styleId="FollowedHyperlink">
    <w:name w:val="FollowedHyperlink"/>
    <w:basedOn w:val="DefaultParagraphFont"/>
    <w:uiPriority w:val="99"/>
    <w:semiHidden/>
    <w:unhideWhenUsed/>
    <w:rsid w:val="00C717A8"/>
    <w:rPr>
      <w:color w:val="800080" w:themeColor="followedHyperlink"/>
      <w:u w:val="single"/>
    </w:rPr>
  </w:style>
  <w:style w:type="character" w:styleId="PlaceholderText">
    <w:name w:val="Placeholder Text"/>
    <w:basedOn w:val="DefaultParagraphFont"/>
    <w:uiPriority w:val="99"/>
    <w:semiHidden/>
    <w:rsid w:val="00A054E2"/>
    <w:rPr>
      <w:color w:val="666666"/>
    </w:rPr>
  </w:style>
  <w:style w:type="paragraph" w:styleId="Revision">
    <w:name w:val="Revision"/>
    <w:hidden/>
    <w:uiPriority w:val="99"/>
    <w:semiHidden/>
    <w:rsid w:val="00373ED0"/>
    <w:pPr>
      <w:spacing w:after="0" w:line="240" w:lineRule="auto"/>
    </w:pPr>
  </w:style>
  <w:style w:type="paragraph" w:styleId="Caption">
    <w:name w:val="caption"/>
    <w:basedOn w:val="Normal"/>
    <w:next w:val="Normal"/>
    <w:uiPriority w:val="35"/>
    <w:unhideWhenUsed/>
    <w:qFormat/>
    <w:rsid w:val="00485F25"/>
    <w:pPr>
      <w:spacing w:line="240" w:lineRule="auto"/>
    </w:pPr>
    <w:rPr>
      <w:i/>
      <w:iCs/>
      <w:color w:val="1F497D" w:themeColor="text2"/>
      <w:kern w:val="2"/>
      <w:sz w:val="18"/>
      <w:szCs w:val="18"/>
      <w14:ligatures w14:val="standardContextual"/>
    </w:rPr>
  </w:style>
  <w:style w:type="character" w:customStyle="1" w:styleId="Heading2Char">
    <w:name w:val="Heading 2 Char"/>
    <w:basedOn w:val="DefaultParagraphFont"/>
    <w:link w:val="Heading2"/>
    <w:uiPriority w:val="9"/>
    <w:semiHidden/>
    <w:rsid w:val="00946467"/>
    <w:rPr>
      <w:rFonts w:asciiTheme="majorHAnsi" w:eastAsiaTheme="majorEastAsia" w:hAnsiTheme="majorHAnsi" w:cstheme="majorBidi"/>
      <w:color w:val="365F91" w:themeColor="accent1" w:themeShade="BF"/>
      <w:sz w:val="26"/>
      <w:szCs w:val="26"/>
    </w:rPr>
  </w:style>
  <w:style w:type="paragraph" w:styleId="Footer">
    <w:name w:val="footer"/>
    <w:basedOn w:val="Normal"/>
    <w:link w:val="FooterChar"/>
    <w:uiPriority w:val="99"/>
    <w:unhideWhenUsed/>
    <w:rsid w:val="00B62473"/>
    <w:pPr>
      <w:tabs>
        <w:tab w:val="center" w:pos="4680"/>
        <w:tab w:val="right" w:pos="9360"/>
      </w:tabs>
      <w:spacing w:after="0" w:line="240" w:lineRule="auto"/>
    </w:pPr>
    <w:rPr>
      <w:rFonts w:eastAsiaTheme="minorEastAsia" w:cs="Times New Roman"/>
    </w:rPr>
  </w:style>
  <w:style w:type="character" w:customStyle="1" w:styleId="FooterChar">
    <w:name w:val="Footer Char"/>
    <w:basedOn w:val="DefaultParagraphFont"/>
    <w:link w:val="Footer"/>
    <w:uiPriority w:val="99"/>
    <w:rsid w:val="00B62473"/>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5597">
      <w:marLeft w:val="480"/>
      <w:marRight w:val="0"/>
      <w:marTop w:val="0"/>
      <w:marBottom w:val="0"/>
      <w:divBdr>
        <w:top w:val="none" w:sz="0" w:space="0" w:color="auto"/>
        <w:left w:val="none" w:sz="0" w:space="0" w:color="auto"/>
        <w:bottom w:val="none" w:sz="0" w:space="0" w:color="auto"/>
        <w:right w:val="none" w:sz="0" w:space="0" w:color="auto"/>
      </w:divBdr>
    </w:div>
    <w:div w:id="3096189">
      <w:marLeft w:val="480"/>
      <w:marRight w:val="0"/>
      <w:marTop w:val="0"/>
      <w:marBottom w:val="0"/>
      <w:divBdr>
        <w:top w:val="none" w:sz="0" w:space="0" w:color="auto"/>
        <w:left w:val="none" w:sz="0" w:space="0" w:color="auto"/>
        <w:bottom w:val="none" w:sz="0" w:space="0" w:color="auto"/>
        <w:right w:val="none" w:sz="0" w:space="0" w:color="auto"/>
      </w:divBdr>
    </w:div>
    <w:div w:id="3627854">
      <w:marLeft w:val="480"/>
      <w:marRight w:val="0"/>
      <w:marTop w:val="0"/>
      <w:marBottom w:val="0"/>
      <w:divBdr>
        <w:top w:val="none" w:sz="0" w:space="0" w:color="auto"/>
        <w:left w:val="none" w:sz="0" w:space="0" w:color="auto"/>
        <w:bottom w:val="none" w:sz="0" w:space="0" w:color="auto"/>
        <w:right w:val="none" w:sz="0" w:space="0" w:color="auto"/>
      </w:divBdr>
    </w:div>
    <w:div w:id="5835618">
      <w:marLeft w:val="480"/>
      <w:marRight w:val="0"/>
      <w:marTop w:val="0"/>
      <w:marBottom w:val="0"/>
      <w:divBdr>
        <w:top w:val="none" w:sz="0" w:space="0" w:color="auto"/>
        <w:left w:val="none" w:sz="0" w:space="0" w:color="auto"/>
        <w:bottom w:val="none" w:sz="0" w:space="0" w:color="auto"/>
        <w:right w:val="none" w:sz="0" w:space="0" w:color="auto"/>
      </w:divBdr>
    </w:div>
    <w:div w:id="7950153">
      <w:marLeft w:val="480"/>
      <w:marRight w:val="0"/>
      <w:marTop w:val="0"/>
      <w:marBottom w:val="0"/>
      <w:divBdr>
        <w:top w:val="none" w:sz="0" w:space="0" w:color="auto"/>
        <w:left w:val="none" w:sz="0" w:space="0" w:color="auto"/>
        <w:bottom w:val="none" w:sz="0" w:space="0" w:color="auto"/>
        <w:right w:val="none" w:sz="0" w:space="0" w:color="auto"/>
      </w:divBdr>
    </w:div>
    <w:div w:id="8335985">
      <w:marLeft w:val="480"/>
      <w:marRight w:val="0"/>
      <w:marTop w:val="0"/>
      <w:marBottom w:val="0"/>
      <w:divBdr>
        <w:top w:val="none" w:sz="0" w:space="0" w:color="auto"/>
        <w:left w:val="none" w:sz="0" w:space="0" w:color="auto"/>
        <w:bottom w:val="none" w:sz="0" w:space="0" w:color="auto"/>
        <w:right w:val="none" w:sz="0" w:space="0" w:color="auto"/>
      </w:divBdr>
    </w:div>
    <w:div w:id="9766547">
      <w:marLeft w:val="480"/>
      <w:marRight w:val="0"/>
      <w:marTop w:val="0"/>
      <w:marBottom w:val="0"/>
      <w:divBdr>
        <w:top w:val="none" w:sz="0" w:space="0" w:color="auto"/>
        <w:left w:val="none" w:sz="0" w:space="0" w:color="auto"/>
        <w:bottom w:val="none" w:sz="0" w:space="0" w:color="auto"/>
        <w:right w:val="none" w:sz="0" w:space="0" w:color="auto"/>
      </w:divBdr>
    </w:div>
    <w:div w:id="10377607">
      <w:marLeft w:val="480"/>
      <w:marRight w:val="0"/>
      <w:marTop w:val="0"/>
      <w:marBottom w:val="0"/>
      <w:divBdr>
        <w:top w:val="none" w:sz="0" w:space="0" w:color="auto"/>
        <w:left w:val="none" w:sz="0" w:space="0" w:color="auto"/>
        <w:bottom w:val="none" w:sz="0" w:space="0" w:color="auto"/>
        <w:right w:val="none" w:sz="0" w:space="0" w:color="auto"/>
      </w:divBdr>
    </w:div>
    <w:div w:id="11688711">
      <w:marLeft w:val="480"/>
      <w:marRight w:val="0"/>
      <w:marTop w:val="0"/>
      <w:marBottom w:val="0"/>
      <w:divBdr>
        <w:top w:val="none" w:sz="0" w:space="0" w:color="auto"/>
        <w:left w:val="none" w:sz="0" w:space="0" w:color="auto"/>
        <w:bottom w:val="none" w:sz="0" w:space="0" w:color="auto"/>
        <w:right w:val="none" w:sz="0" w:space="0" w:color="auto"/>
      </w:divBdr>
    </w:div>
    <w:div w:id="12387328">
      <w:marLeft w:val="480"/>
      <w:marRight w:val="0"/>
      <w:marTop w:val="0"/>
      <w:marBottom w:val="0"/>
      <w:divBdr>
        <w:top w:val="none" w:sz="0" w:space="0" w:color="auto"/>
        <w:left w:val="none" w:sz="0" w:space="0" w:color="auto"/>
        <w:bottom w:val="none" w:sz="0" w:space="0" w:color="auto"/>
        <w:right w:val="none" w:sz="0" w:space="0" w:color="auto"/>
      </w:divBdr>
    </w:div>
    <w:div w:id="13309738">
      <w:marLeft w:val="480"/>
      <w:marRight w:val="0"/>
      <w:marTop w:val="0"/>
      <w:marBottom w:val="0"/>
      <w:divBdr>
        <w:top w:val="none" w:sz="0" w:space="0" w:color="auto"/>
        <w:left w:val="none" w:sz="0" w:space="0" w:color="auto"/>
        <w:bottom w:val="none" w:sz="0" w:space="0" w:color="auto"/>
        <w:right w:val="none" w:sz="0" w:space="0" w:color="auto"/>
      </w:divBdr>
    </w:div>
    <w:div w:id="16086220">
      <w:marLeft w:val="480"/>
      <w:marRight w:val="0"/>
      <w:marTop w:val="0"/>
      <w:marBottom w:val="0"/>
      <w:divBdr>
        <w:top w:val="none" w:sz="0" w:space="0" w:color="auto"/>
        <w:left w:val="none" w:sz="0" w:space="0" w:color="auto"/>
        <w:bottom w:val="none" w:sz="0" w:space="0" w:color="auto"/>
        <w:right w:val="none" w:sz="0" w:space="0" w:color="auto"/>
      </w:divBdr>
    </w:div>
    <w:div w:id="17046767">
      <w:marLeft w:val="480"/>
      <w:marRight w:val="0"/>
      <w:marTop w:val="0"/>
      <w:marBottom w:val="0"/>
      <w:divBdr>
        <w:top w:val="none" w:sz="0" w:space="0" w:color="auto"/>
        <w:left w:val="none" w:sz="0" w:space="0" w:color="auto"/>
        <w:bottom w:val="none" w:sz="0" w:space="0" w:color="auto"/>
        <w:right w:val="none" w:sz="0" w:space="0" w:color="auto"/>
      </w:divBdr>
    </w:div>
    <w:div w:id="17128945">
      <w:marLeft w:val="480"/>
      <w:marRight w:val="0"/>
      <w:marTop w:val="0"/>
      <w:marBottom w:val="0"/>
      <w:divBdr>
        <w:top w:val="none" w:sz="0" w:space="0" w:color="auto"/>
        <w:left w:val="none" w:sz="0" w:space="0" w:color="auto"/>
        <w:bottom w:val="none" w:sz="0" w:space="0" w:color="auto"/>
        <w:right w:val="none" w:sz="0" w:space="0" w:color="auto"/>
      </w:divBdr>
    </w:div>
    <w:div w:id="17826706">
      <w:marLeft w:val="480"/>
      <w:marRight w:val="0"/>
      <w:marTop w:val="0"/>
      <w:marBottom w:val="0"/>
      <w:divBdr>
        <w:top w:val="none" w:sz="0" w:space="0" w:color="auto"/>
        <w:left w:val="none" w:sz="0" w:space="0" w:color="auto"/>
        <w:bottom w:val="none" w:sz="0" w:space="0" w:color="auto"/>
        <w:right w:val="none" w:sz="0" w:space="0" w:color="auto"/>
      </w:divBdr>
    </w:div>
    <w:div w:id="18088768">
      <w:marLeft w:val="480"/>
      <w:marRight w:val="0"/>
      <w:marTop w:val="0"/>
      <w:marBottom w:val="0"/>
      <w:divBdr>
        <w:top w:val="none" w:sz="0" w:space="0" w:color="auto"/>
        <w:left w:val="none" w:sz="0" w:space="0" w:color="auto"/>
        <w:bottom w:val="none" w:sz="0" w:space="0" w:color="auto"/>
        <w:right w:val="none" w:sz="0" w:space="0" w:color="auto"/>
      </w:divBdr>
    </w:div>
    <w:div w:id="19861093">
      <w:marLeft w:val="480"/>
      <w:marRight w:val="0"/>
      <w:marTop w:val="0"/>
      <w:marBottom w:val="0"/>
      <w:divBdr>
        <w:top w:val="none" w:sz="0" w:space="0" w:color="auto"/>
        <w:left w:val="none" w:sz="0" w:space="0" w:color="auto"/>
        <w:bottom w:val="none" w:sz="0" w:space="0" w:color="auto"/>
        <w:right w:val="none" w:sz="0" w:space="0" w:color="auto"/>
      </w:divBdr>
    </w:div>
    <w:div w:id="27030243">
      <w:marLeft w:val="480"/>
      <w:marRight w:val="0"/>
      <w:marTop w:val="0"/>
      <w:marBottom w:val="0"/>
      <w:divBdr>
        <w:top w:val="none" w:sz="0" w:space="0" w:color="auto"/>
        <w:left w:val="none" w:sz="0" w:space="0" w:color="auto"/>
        <w:bottom w:val="none" w:sz="0" w:space="0" w:color="auto"/>
        <w:right w:val="none" w:sz="0" w:space="0" w:color="auto"/>
      </w:divBdr>
    </w:div>
    <w:div w:id="27343632">
      <w:marLeft w:val="480"/>
      <w:marRight w:val="0"/>
      <w:marTop w:val="0"/>
      <w:marBottom w:val="0"/>
      <w:divBdr>
        <w:top w:val="none" w:sz="0" w:space="0" w:color="auto"/>
        <w:left w:val="none" w:sz="0" w:space="0" w:color="auto"/>
        <w:bottom w:val="none" w:sz="0" w:space="0" w:color="auto"/>
        <w:right w:val="none" w:sz="0" w:space="0" w:color="auto"/>
      </w:divBdr>
    </w:div>
    <w:div w:id="30762455">
      <w:marLeft w:val="480"/>
      <w:marRight w:val="0"/>
      <w:marTop w:val="0"/>
      <w:marBottom w:val="0"/>
      <w:divBdr>
        <w:top w:val="none" w:sz="0" w:space="0" w:color="auto"/>
        <w:left w:val="none" w:sz="0" w:space="0" w:color="auto"/>
        <w:bottom w:val="none" w:sz="0" w:space="0" w:color="auto"/>
        <w:right w:val="none" w:sz="0" w:space="0" w:color="auto"/>
      </w:divBdr>
    </w:div>
    <w:div w:id="31616469">
      <w:marLeft w:val="480"/>
      <w:marRight w:val="0"/>
      <w:marTop w:val="0"/>
      <w:marBottom w:val="0"/>
      <w:divBdr>
        <w:top w:val="none" w:sz="0" w:space="0" w:color="auto"/>
        <w:left w:val="none" w:sz="0" w:space="0" w:color="auto"/>
        <w:bottom w:val="none" w:sz="0" w:space="0" w:color="auto"/>
        <w:right w:val="none" w:sz="0" w:space="0" w:color="auto"/>
      </w:divBdr>
    </w:div>
    <w:div w:id="32703321">
      <w:marLeft w:val="480"/>
      <w:marRight w:val="0"/>
      <w:marTop w:val="0"/>
      <w:marBottom w:val="0"/>
      <w:divBdr>
        <w:top w:val="none" w:sz="0" w:space="0" w:color="auto"/>
        <w:left w:val="none" w:sz="0" w:space="0" w:color="auto"/>
        <w:bottom w:val="none" w:sz="0" w:space="0" w:color="auto"/>
        <w:right w:val="none" w:sz="0" w:space="0" w:color="auto"/>
      </w:divBdr>
    </w:div>
    <w:div w:id="33770360">
      <w:marLeft w:val="480"/>
      <w:marRight w:val="0"/>
      <w:marTop w:val="0"/>
      <w:marBottom w:val="0"/>
      <w:divBdr>
        <w:top w:val="none" w:sz="0" w:space="0" w:color="auto"/>
        <w:left w:val="none" w:sz="0" w:space="0" w:color="auto"/>
        <w:bottom w:val="none" w:sz="0" w:space="0" w:color="auto"/>
        <w:right w:val="none" w:sz="0" w:space="0" w:color="auto"/>
      </w:divBdr>
    </w:div>
    <w:div w:id="35661687">
      <w:marLeft w:val="480"/>
      <w:marRight w:val="0"/>
      <w:marTop w:val="0"/>
      <w:marBottom w:val="0"/>
      <w:divBdr>
        <w:top w:val="none" w:sz="0" w:space="0" w:color="auto"/>
        <w:left w:val="none" w:sz="0" w:space="0" w:color="auto"/>
        <w:bottom w:val="none" w:sz="0" w:space="0" w:color="auto"/>
        <w:right w:val="none" w:sz="0" w:space="0" w:color="auto"/>
      </w:divBdr>
    </w:div>
    <w:div w:id="36591506">
      <w:marLeft w:val="480"/>
      <w:marRight w:val="0"/>
      <w:marTop w:val="0"/>
      <w:marBottom w:val="0"/>
      <w:divBdr>
        <w:top w:val="none" w:sz="0" w:space="0" w:color="auto"/>
        <w:left w:val="none" w:sz="0" w:space="0" w:color="auto"/>
        <w:bottom w:val="none" w:sz="0" w:space="0" w:color="auto"/>
        <w:right w:val="none" w:sz="0" w:space="0" w:color="auto"/>
      </w:divBdr>
    </w:div>
    <w:div w:id="36666517">
      <w:marLeft w:val="480"/>
      <w:marRight w:val="0"/>
      <w:marTop w:val="0"/>
      <w:marBottom w:val="0"/>
      <w:divBdr>
        <w:top w:val="none" w:sz="0" w:space="0" w:color="auto"/>
        <w:left w:val="none" w:sz="0" w:space="0" w:color="auto"/>
        <w:bottom w:val="none" w:sz="0" w:space="0" w:color="auto"/>
        <w:right w:val="none" w:sz="0" w:space="0" w:color="auto"/>
      </w:divBdr>
    </w:div>
    <w:div w:id="36667338">
      <w:marLeft w:val="480"/>
      <w:marRight w:val="0"/>
      <w:marTop w:val="0"/>
      <w:marBottom w:val="0"/>
      <w:divBdr>
        <w:top w:val="none" w:sz="0" w:space="0" w:color="auto"/>
        <w:left w:val="none" w:sz="0" w:space="0" w:color="auto"/>
        <w:bottom w:val="none" w:sz="0" w:space="0" w:color="auto"/>
        <w:right w:val="none" w:sz="0" w:space="0" w:color="auto"/>
      </w:divBdr>
    </w:div>
    <w:div w:id="37047244">
      <w:marLeft w:val="480"/>
      <w:marRight w:val="0"/>
      <w:marTop w:val="0"/>
      <w:marBottom w:val="0"/>
      <w:divBdr>
        <w:top w:val="none" w:sz="0" w:space="0" w:color="auto"/>
        <w:left w:val="none" w:sz="0" w:space="0" w:color="auto"/>
        <w:bottom w:val="none" w:sz="0" w:space="0" w:color="auto"/>
        <w:right w:val="none" w:sz="0" w:space="0" w:color="auto"/>
      </w:divBdr>
    </w:div>
    <w:div w:id="37095192">
      <w:marLeft w:val="480"/>
      <w:marRight w:val="0"/>
      <w:marTop w:val="0"/>
      <w:marBottom w:val="0"/>
      <w:divBdr>
        <w:top w:val="none" w:sz="0" w:space="0" w:color="auto"/>
        <w:left w:val="none" w:sz="0" w:space="0" w:color="auto"/>
        <w:bottom w:val="none" w:sz="0" w:space="0" w:color="auto"/>
        <w:right w:val="none" w:sz="0" w:space="0" w:color="auto"/>
      </w:divBdr>
    </w:div>
    <w:div w:id="37432790">
      <w:marLeft w:val="480"/>
      <w:marRight w:val="0"/>
      <w:marTop w:val="0"/>
      <w:marBottom w:val="0"/>
      <w:divBdr>
        <w:top w:val="none" w:sz="0" w:space="0" w:color="auto"/>
        <w:left w:val="none" w:sz="0" w:space="0" w:color="auto"/>
        <w:bottom w:val="none" w:sz="0" w:space="0" w:color="auto"/>
        <w:right w:val="none" w:sz="0" w:space="0" w:color="auto"/>
      </w:divBdr>
    </w:div>
    <w:div w:id="39061398">
      <w:marLeft w:val="480"/>
      <w:marRight w:val="0"/>
      <w:marTop w:val="0"/>
      <w:marBottom w:val="0"/>
      <w:divBdr>
        <w:top w:val="none" w:sz="0" w:space="0" w:color="auto"/>
        <w:left w:val="none" w:sz="0" w:space="0" w:color="auto"/>
        <w:bottom w:val="none" w:sz="0" w:space="0" w:color="auto"/>
        <w:right w:val="none" w:sz="0" w:space="0" w:color="auto"/>
      </w:divBdr>
    </w:div>
    <w:div w:id="41096832">
      <w:marLeft w:val="480"/>
      <w:marRight w:val="0"/>
      <w:marTop w:val="0"/>
      <w:marBottom w:val="0"/>
      <w:divBdr>
        <w:top w:val="none" w:sz="0" w:space="0" w:color="auto"/>
        <w:left w:val="none" w:sz="0" w:space="0" w:color="auto"/>
        <w:bottom w:val="none" w:sz="0" w:space="0" w:color="auto"/>
        <w:right w:val="none" w:sz="0" w:space="0" w:color="auto"/>
      </w:divBdr>
    </w:div>
    <w:div w:id="42825687">
      <w:marLeft w:val="480"/>
      <w:marRight w:val="0"/>
      <w:marTop w:val="0"/>
      <w:marBottom w:val="0"/>
      <w:divBdr>
        <w:top w:val="none" w:sz="0" w:space="0" w:color="auto"/>
        <w:left w:val="none" w:sz="0" w:space="0" w:color="auto"/>
        <w:bottom w:val="none" w:sz="0" w:space="0" w:color="auto"/>
        <w:right w:val="none" w:sz="0" w:space="0" w:color="auto"/>
      </w:divBdr>
    </w:div>
    <w:div w:id="42950504">
      <w:marLeft w:val="480"/>
      <w:marRight w:val="0"/>
      <w:marTop w:val="0"/>
      <w:marBottom w:val="0"/>
      <w:divBdr>
        <w:top w:val="none" w:sz="0" w:space="0" w:color="auto"/>
        <w:left w:val="none" w:sz="0" w:space="0" w:color="auto"/>
        <w:bottom w:val="none" w:sz="0" w:space="0" w:color="auto"/>
        <w:right w:val="none" w:sz="0" w:space="0" w:color="auto"/>
      </w:divBdr>
    </w:div>
    <w:div w:id="44721285">
      <w:marLeft w:val="480"/>
      <w:marRight w:val="0"/>
      <w:marTop w:val="0"/>
      <w:marBottom w:val="0"/>
      <w:divBdr>
        <w:top w:val="none" w:sz="0" w:space="0" w:color="auto"/>
        <w:left w:val="none" w:sz="0" w:space="0" w:color="auto"/>
        <w:bottom w:val="none" w:sz="0" w:space="0" w:color="auto"/>
        <w:right w:val="none" w:sz="0" w:space="0" w:color="auto"/>
      </w:divBdr>
    </w:div>
    <w:div w:id="45032536">
      <w:marLeft w:val="480"/>
      <w:marRight w:val="0"/>
      <w:marTop w:val="0"/>
      <w:marBottom w:val="0"/>
      <w:divBdr>
        <w:top w:val="none" w:sz="0" w:space="0" w:color="auto"/>
        <w:left w:val="none" w:sz="0" w:space="0" w:color="auto"/>
        <w:bottom w:val="none" w:sz="0" w:space="0" w:color="auto"/>
        <w:right w:val="none" w:sz="0" w:space="0" w:color="auto"/>
      </w:divBdr>
    </w:div>
    <w:div w:id="45035896">
      <w:marLeft w:val="480"/>
      <w:marRight w:val="0"/>
      <w:marTop w:val="0"/>
      <w:marBottom w:val="0"/>
      <w:divBdr>
        <w:top w:val="none" w:sz="0" w:space="0" w:color="auto"/>
        <w:left w:val="none" w:sz="0" w:space="0" w:color="auto"/>
        <w:bottom w:val="none" w:sz="0" w:space="0" w:color="auto"/>
        <w:right w:val="none" w:sz="0" w:space="0" w:color="auto"/>
      </w:divBdr>
    </w:div>
    <w:div w:id="49772782">
      <w:marLeft w:val="480"/>
      <w:marRight w:val="0"/>
      <w:marTop w:val="0"/>
      <w:marBottom w:val="0"/>
      <w:divBdr>
        <w:top w:val="none" w:sz="0" w:space="0" w:color="auto"/>
        <w:left w:val="none" w:sz="0" w:space="0" w:color="auto"/>
        <w:bottom w:val="none" w:sz="0" w:space="0" w:color="auto"/>
        <w:right w:val="none" w:sz="0" w:space="0" w:color="auto"/>
      </w:divBdr>
    </w:div>
    <w:div w:id="52313853">
      <w:marLeft w:val="480"/>
      <w:marRight w:val="0"/>
      <w:marTop w:val="0"/>
      <w:marBottom w:val="0"/>
      <w:divBdr>
        <w:top w:val="none" w:sz="0" w:space="0" w:color="auto"/>
        <w:left w:val="none" w:sz="0" w:space="0" w:color="auto"/>
        <w:bottom w:val="none" w:sz="0" w:space="0" w:color="auto"/>
        <w:right w:val="none" w:sz="0" w:space="0" w:color="auto"/>
      </w:divBdr>
    </w:div>
    <w:div w:id="52584902">
      <w:marLeft w:val="480"/>
      <w:marRight w:val="0"/>
      <w:marTop w:val="0"/>
      <w:marBottom w:val="0"/>
      <w:divBdr>
        <w:top w:val="none" w:sz="0" w:space="0" w:color="auto"/>
        <w:left w:val="none" w:sz="0" w:space="0" w:color="auto"/>
        <w:bottom w:val="none" w:sz="0" w:space="0" w:color="auto"/>
        <w:right w:val="none" w:sz="0" w:space="0" w:color="auto"/>
      </w:divBdr>
    </w:div>
    <w:div w:id="52849595">
      <w:marLeft w:val="480"/>
      <w:marRight w:val="0"/>
      <w:marTop w:val="0"/>
      <w:marBottom w:val="0"/>
      <w:divBdr>
        <w:top w:val="none" w:sz="0" w:space="0" w:color="auto"/>
        <w:left w:val="none" w:sz="0" w:space="0" w:color="auto"/>
        <w:bottom w:val="none" w:sz="0" w:space="0" w:color="auto"/>
        <w:right w:val="none" w:sz="0" w:space="0" w:color="auto"/>
      </w:divBdr>
    </w:div>
    <w:div w:id="55054831">
      <w:marLeft w:val="480"/>
      <w:marRight w:val="0"/>
      <w:marTop w:val="0"/>
      <w:marBottom w:val="0"/>
      <w:divBdr>
        <w:top w:val="none" w:sz="0" w:space="0" w:color="auto"/>
        <w:left w:val="none" w:sz="0" w:space="0" w:color="auto"/>
        <w:bottom w:val="none" w:sz="0" w:space="0" w:color="auto"/>
        <w:right w:val="none" w:sz="0" w:space="0" w:color="auto"/>
      </w:divBdr>
    </w:div>
    <w:div w:id="55129015">
      <w:marLeft w:val="480"/>
      <w:marRight w:val="0"/>
      <w:marTop w:val="0"/>
      <w:marBottom w:val="0"/>
      <w:divBdr>
        <w:top w:val="none" w:sz="0" w:space="0" w:color="auto"/>
        <w:left w:val="none" w:sz="0" w:space="0" w:color="auto"/>
        <w:bottom w:val="none" w:sz="0" w:space="0" w:color="auto"/>
        <w:right w:val="none" w:sz="0" w:space="0" w:color="auto"/>
      </w:divBdr>
    </w:div>
    <w:div w:id="55982643">
      <w:marLeft w:val="480"/>
      <w:marRight w:val="0"/>
      <w:marTop w:val="0"/>
      <w:marBottom w:val="0"/>
      <w:divBdr>
        <w:top w:val="none" w:sz="0" w:space="0" w:color="auto"/>
        <w:left w:val="none" w:sz="0" w:space="0" w:color="auto"/>
        <w:bottom w:val="none" w:sz="0" w:space="0" w:color="auto"/>
        <w:right w:val="none" w:sz="0" w:space="0" w:color="auto"/>
      </w:divBdr>
    </w:div>
    <w:div w:id="56902563">
      <w:marLeft w:val="480"/>
      <w:marRight w:val="0"/>
      <w:marTop w:val="0"/>
      <w:marBottom w:val="0"/>
      <w:divBdr>
        <w:top w:val="none" w:sz="0" w:space="0" w:color="auto"/>
        <w:left w:val="none" w:sz="0" w:space="0" w:color="auto"/>
        <w:bottom w:val="none" w:sz="0" w:space="0" w:color="auto"/>
        <w:right w:val="none" w:sz="0" w:space="0" w:color="auto"/>
      </w:divBdr>
    </w:div>
    <w:div w:id="58209976">
      <w:marLeft w:val="480"/>
      <w:marRight w:val="0"/>
      <w:marTop w:val="0"/>
      <w:marBottom w:val="0"/>
      <w:divBdr>
        <w:top w:val="none" w:sz="0" w:space="0" w:color="auto"/>
        <w:left w:val="none" w:sz="0" w:space="0" w:color="auto"/>
        <w:bottom w:val="none" w:sz="0" w:space="0" w:color="auto"/>
        <w:right w:val="none" w:sz="0" w:space="0" w:color="auto"/>
      </w:divBdr>
    </w:div>
    <w:div w:id="58750853">
      <w:marLeft w:val="480"/>
      <w:marRight w:val="0"/>
      <w:marTop w:val="0"/>
      <w:marBottom w:val="0"/>
      <w:divBdr>
        <w:top w:val="none" w:sz="0" w:space="0" w:color="auto"/>
        <w:left w:val="none" w:sz="0" w:space="0" w:color="auto"/>
        <w:bottom w:val="none" w:sz="0" w:space="0" w:color="auto"/>
        <w:right w:val="none" w:sz="0" w:space="0" w:color="auto"/>
      </w:divBdr>
    </w:div>
    <w:div w:id="59599641">
      <w:marLeft w:val="480"/>
      <w:marRight w:val="0"/>
      <w:marTop w:val="0"/>
      <w:marBottom w:val="0"/>
      <w:divBdr>
        <w:top w:val="none" w:sz="0" w:space="0" w:color="auto"/>
        <w:left w:val="none" w:sz="0" w:space="0" w:color="auto"/>
        <w:bottom w:val="none" w:sz="0" w:space="0" w:color="auto"/>
        <w:right w:val="none" w:sz="0" w:space="0" w:color="auto"/>
      </w:divBdr>
    </w:div>
    <w:div w:id="59866812">
      <w:marLeft w:val="480"/>
      <w:marRight w:val="0"/>
      <w:marTop w:val="0"/>
      <w:marBottom w:val="0"/>
      <w:divBdr>
        <w:top w:val="none" w:sz="0" w:space="0" w:color="auto"/>
        <w:left w:val="none" w:sz="0" w:space="0" w:color="auto"/>
        <w:bottom w:val="none" w:sz="0" w:space="0" w:color="auto"/>
        <w:right w:val="none" w:sz="0" w:space="0" w:color="auto"/>
      </w:divBdr>
    </w:div>
    <w:div w:id="60058307">
      <w:marLeft w:val="480"/>
      <w:marRight w:val="0"/>
      <w:marTop w:val="0"/>
      <w:marBottom w:val="0"/>
      <w:divBdr>
        <w:top w:val="none" w:sz="0" w:space="0" w:color="auto"/>
        <w:left w:val="none" w:sz="0" w:space="0" w:color="auto"/>
        <w:bottom w:val="none" w:sz="0" w:space="0" w:color="auto"/>
        <w:right w:val="none" w:sz="0" w:space="0" w:color="auto"/>
      </w:divBdr>
    </w:div>
    <w:div w:id="61369259">
      <w:marLeft w:val="480"/>
      <w:marRight w:val="0"/>
      <w:marTop w:val="0"/>
      <w:marBottom w:val="0"/>
      <w:divBdr>
        <w:top w:val="none" w:sz="0" w:space="0" w:color="auto"/>
        <w:left w:val="none" w:sz="0" w:space="0" w:color="auto"/>
        <w:bottom w:val="none" w:sz="0" w:space="0" w:color="auto"/>
        <w:right w:val="none" w:sz="0" w:space="0" w:color="auto"/>
      </w:divBdr>
    </w:div>
    <w:div w:id="61489866">
      <w:marLeft w:val="480"/>
      <w:marRight w:val="0"/>
      <w:marTop w:val="0"/>
      <w:marBottom w:val="0"/>
      <w:divBdr>
        <w:top w:val="none" w:sz="0" w:space="0" w:color="auto"/>
        <w:left w:val="none" w:sz="0" w:space="0" w:color="auto"/>
        <w:bottom w:val="none" w:sz="0" w:space="0" w:color="auto"/>
        <w:right w:val="none" w:sz="0" w:space="0" w:color="auto"/>
      </w:divBdr>
    </w:div>
    <w:div w:id="61756752">
      <w:marLeft w:val="480"/>
      <w:marRight w:val="0"/>
      <w:marTop w:val="0"/>
      <w:marBottom w:val="0"/>
      <w:divBdr>
        <w:top w:val="none" w:sz="0" w:space="0" w:color="auto"/>
        <w:left w:val="none" w:sz="0" w:space="0" w:color="auto"/>
        <w:bottom w:val="none" w:sz="0" w:space="0" w:color="auto"/>
        <w:right w:val="none" w:sz="0" w:space="0" w:color="auto"/>
      </w:divBdr>
    </w:div>
    <w:div w:id="64257995">
      <w:marLeft w:val="480"/>
      <w:marRight w:val="0"/>
      <w:marTop w:val="0"/>
      <w:marBottom w:val="0"/>
      <w:divBdr>
        <w:top w:val="none" w:sz="0" w:space="0" w:color="auto"/>
        <w:left w:val="none" w:sz="0" w:space="0" w:color="auto"/>
        <w:bottom w:val="none" w:sz="0" w:space="0" w:color="auto"/>
        <w:right w:val="none" w:sz="0" w:space="0" w:color="auto"/>
      </w:divBdr>
    </w:div>
    <w:div w:id="67460294">
      <w:marLeft w:val="480"/>
      <w:marRight w:val="0"/>
      <w:marTop w:val="0"/>
      <w:marBottom w:val="0"/>
      <w:divBdr>
        <w:top w:val="none" w:sz="0" w:space="0" w:color="auto"/>
        <w:left w:val="none" w:sz="0" w:space="0" w:color="auto"/>
        <w:bottom w:val="none" w:sz="0" w:space="0" w:color="auto"/>
        <w:right w:val="none" w:sz="0" w:space="0" w:color="auto"/>
      </w:divBdr>
    </w:div>
    <w:div w:id="70734006">
      <w:marLeft w:val="480"/>
      <w:marRight w:val="0"/>
      <w:marTop w:val="0"/>
      <w:marBottom w:val="0"/>
      <w:divBdr>
        <w:top w:val="none" w:sz="0" w:space="0" w:color="auto"/>
        <w:left w:val="none" w:sz="0" w:space="0" w:color="auto"/>
        <w:bottom w:val="none" w:sz="0" w:space="0" w:color="auto"/>
        <w:right w:val="none" w:sz="0" w:space="0" w:color="auto"/>
      </w:divBdr>
    </w:div>
    <w:div w:id="73553449">
      <w:marLeft w:val="480"/>
      <w:marRight w:val="0"/>
      <w:marTop w:val="0"/>
      <w:marBottom w:val="0"/>
      <w:divBdr>
        <w:top w:val="none" w:sz="0" w:space="0" w:color="auto"/>
        <w:left w:val="none" w:sz="0" w:space="0" w:color="auto"/>
        <w:bottom w:val="none" w:sz="0" w:space="0" w:color="auto"/>
        <w:right w:val="none" w:sz="0" w:space="0" w:color="auto"/>
      </w:divBdr>
    </w:div>
    <w:div w:id="74013424">
      <w:marLeft w:val="480"/>
      <w:marRight w:val="0"/>
      <w:marTop w:val="0"/>
      <w:marBottom w:val="0"/>
      <w:divBdr>
        <w:top w:val="none" w:sz="0" w:space="0" w:color="auto"/>
        <w:left w:val="none" w:sz="0" w:space="0" w:color="auto"/>
        <w:bottom w:val="none" w:sz="0" w:space="0" w:color="auto"/>
        <w:right w:val="none" w:sz="0" w:space="0" w:color="auto"/>
      </w:divBdr>
    </w:div>
    <w:div w:id="74479804">
      <w:marLeft w:val="480"/>
      <w:marRight w:val="0"/>
      <w:marTop w:val="0"/>
      <w:marBottom w:val="0"/>
      <w:divBdr>
        <w:top w:val="none" w:sz="0" w:space="0" w:color="auto"/>
        <w:left w:val="none" w:sz="0" w:space="0" w:color="auto"/>
        <w:bottom w:val="none" w:sz="0" w:space="0" w:color="auto"/>
        <w:right w:val="none" w:sz="0" w:space="0" w:color="auto"/>
      </w:divBdr>
    </w:div>
    <w:div w:id="74939165">
      <w:marLeft w:val="480"/>
      <w:marRight w:val="0"/>
      <w:marTop w:val="0"/>
      <w:marBottom w:val="0"/>
      <w:divBdr>
        <w:top w:val="none" w:sz="0" w:space="0" w:color="auto"/>
        <w:left w:val="none" w:sz="0" w:space="0" w:color="auto"/>
        <w:bottom w:val="none" w:sz="0" w:space="0" w:color="auto"/>
        <w:right w:val="none" w:sz="0" w:space="0" w:color="auto"/>
      </w:divBdr>
    </w:div>
    <w:div w:id="76635763">
      <w:marLeft w:val="480"/>
      <w:marRight w:val="0"/>
      <w:marTop w:val="0"/>
      <w:marBottom w:val="0"/>
      <w:divBdr>
        <w:top w:val="none" w:sz="0" w:space="0" w:color="auto"/>
        <w:left w:val="none" w:sz="0" w:space="0" w:color="auto"/>
        <w:bottom w:val="none" w:sz="0" w:space="0" w:color="auto"/>
        <w:right w:val="none" w:sz="0" w:space="0" w:color="auto"/>
      </w:divBdr>
    </w:div>
    <w:div w:id="78454856">
      <w:marLeft w:val="480"/>
      <w:marRight w:val="0"/>
      <w:marTop w:val="0"/>
      <w:marBottom w:val="0"/>
      <w:divBdr>
        <w:top w:val="none" w:sz="0" w:space="0" w:color="auto"/>
        <w:left w:val="none" w:sz="0" w:space="0" w:color="auto"/>
        <w:bottom w:val="none" w:sz="0" w:space="0" w:color="auto"/>
        <w:right w:val="none" w:sz="0" w:space="0" w:color="auto"/>
      </w:divBdr>
    </w:div>
    <w:div w:id="78715891">
      <w:marLeft w:val="480"/>
      <w:marRight w:val="0"/>
      <w:marTop w:val="0"/>
      <w:marBottom w:val="0"/>
      <w:divBdr>
        <w:top w:val="none" w:sz="0" w:space="0" w:color="auto"/>
        <w:left w:val="none" w:sz="0" w:space="0" w:color="auto"/>
        <w:bottom w:val="none" w:sz="0" w:space="0" w:color="auto"/>
        <w:right w:val="none" w:sz="0" w:space="0" w:color="auto"/>
      </w:divBdr>
    </w:div>
    <w:div w:id="79642115">
      <w:marLeft w:val="480"/>
      <w:marRight w:val="0"/>
      <w:marTop w:val="0"/>
      <w:marBottom w:val="0"/>
      <w:divBdr>
        <w:top w:val="none" w:sz="0" w:space="0" w:color="auto"/>
        <w:left w:val="none" w:sz="0" w:space="0" w:color="auto"/>
        <w:bottom w:val="none" w:sz="0" w:space="0" w:color="auto"/>
        <w:right w:val="none" w:sz="0" w:space="0" w:color="auto"/>
      </w:divBdr>
    </w:div>
    <w:div w:id="81150803">
      <w:marLeft w:val="480"/>
      <w:marRight w:val="0"/>
      <w:marTop w:val="0"/>
      <w:marBottom w:val="0"/>
      <w:divBdr>
        <w:top w:val="none" w:sz="0" w:space="0" w:color="auto"/>
        <w:left w:val="none" w:sz="0" w:space="0" w:color="auto"/>
        <w:bottom w:val="none" w:sz="0" w:space="0" w:color="auto"/>
        <w:right w:val="none" w:sz="0" w:space="0" w:color="auto"/>
      </w:divBdr>
    </w:div>
    <w:div w:id="81492137">
      <w:marLeft w:val="480"/>
      <w:marRight w:val="0"/>
      <w:marTop w:val="0"/>
      <w:marBottom w:val="0"/>
      <w:divBdr>
        <w:top w:val="none" w:sz="0" w:space="0" w:color="auto"/>
        <w:left w:val="none" w:sz="0" w:space="0" w:color="auto"/>
        <w:bottom w:val="none" w:sz="0" w:space="0" w:color="auto"/>
        <w:right w:val="none" w:sz="0" w:space="0" w:color="auto"/>
      </w:divBdr>
    </w:div>
    <w:div w:id="83916286">
      <w:marLeft w:val="480"/>
      <w:marRight w:val="0"/>
      <w:marTop w:val="0"/>
      <w:marBottom w:val="0"/>
      <w:divBdr>
        <w:top w:val="none" w:sz="0" w:space="0" w:color="auto"/>
        <w:left w:val="none" w:sz="0" w:space="0" w:color="auto"/>
        <w:bottom w:val="none" w:sz="0" w:space="0" w:color="auto"/>
        <w:right w:val="none" w:sz="0" w:space="0" w:color="auto"/>
      </w:divBdr>
    </w:div>
    <w:div w:id="84885206">
      <w:marLeft w:val="480"/>
      <w:marRight w:val="0"/>
      <w:marTop w:val="0"/>
      <w:marBottom w:val="0"/>
      <w:divBdr>
        <w:top w:val="none" w:sz="0" w:space="0" w:color="auto"/>
        <w:left w:val="none" w:sz="0" w:space="0" w:color="auto"/>
        <w:bottom w:val="none" w:sz="0" w:space="0" w:color="auto"/>
        <w:right w:val="none" w:sz="0" w:space="0" w:color="auto"/>
      </w:divBdr>
    </w:div>
    <w:div w:id="85002537">
      <w:marLeft w:val="480"/>
      <w:marRight w:val="0"/>
      <w:marTop w:val="0"/>
      <w:marBottom w:val="0"/>
      <w:divBdr>
        <w:top w:val="none" w:sz="0" w:space="0" w:color="auto"/>
        <w:left w:val="none" w:sz="0" w:space="0" w:color="auto"/>
        <w:bottom w:val="none" w:sz="0" w:space="0" w:color="auto"/>
        <w:right w:val="none" w:sz="0" w:space="0" w:color="auto"/>
      </w:divBdr>
    </w:div>
    <w:div w:id="85150000">
      <w:marLeft w:val="480"/>
      <w:marRight w:val="0"/>
      <w:marTop w:val="0"/>
      <w:marBottom w:val="0"/>
      <w:divBdr>
        <w:top w:val="none" w:sz="0" w:space="0" w:color="auto"/>
        <w:left w:val="none" w:sz="0" w:space="0" w:color="auto"/>
        <w:bottom w:val="none" w:sz="0" w:space="0" w:color="auto"/>
        <w:right w:val="none" w:sz="0" w:space="0" w:color="auto"/>
      </w:divBdr>
    </w:div>
    <w:div w:id="90974259">
      <w:marLeft w:val="480"/>
      <w:marRight w:val="0"/>
      <w:marTop w:val="0"/>
      <w:marBottom w:val="0"/>
      <w:divBdr>
        <w:top w:val="none" w:sz="0" w:space="0" w:color="auto"/>
        <w:left w:val="none" w:sz="0" w:space="0" w:color="auto"/>
        <w:bottom w:val="none" w:sz="0" w:space="0" w:color="auto"/>
        <w:right w:val="none" w:sz="0" w:space="0" w:color="auto"/>
      </w:divBdr>
    </w:div>
    <w:div w:id="92213444">
      <w:marLeft w:val="480"/>
      <w:marRight w:val="0"/>
      <w:marTop w:val="0"/>
      <w:marBottom w:val="0"/>
      <w:divBdr>
        <w:top w:val="none" w:sz="0" w:space="0" w:color="auto"/>
        <w:left w:val="none" w:sz="0" w:space="0" w:color="auto"/>
        <w:bottom w:val="none" w:sz="0" w:space="0" w:color="auto"/>
        <w:right w:val="none" w:sz="0" w:space="0" w:color="auto"/>
      </w:divBdr>
    </w:div>
    <w:div w:id="92214693">
      <w:marLeft w:val="480"/>
      <w:marRight w:val="0"/>
      <w:marTop w:val="0"/>
      <w:marBottom w:val="0"/>
      <w:divBdr>
        <w:top w:val="none" w:sz="0" w:space="0" w:color="auto"/>
        <w:left w:val="none" w:sz="0" w:space="0" w:color="auto"/>
        <w:bottom w:val="none" w:sz="0" w:space="0" w:color="auto"/>
        <w:right w:val="none" w:sz="0" w:space="0" w:color="auto"/>
      </w:divBdr>
    </w:div>
    <w:div w:id="93408720">
      <w:marLeft w:val="480"/>
      <w:marRight w:val="0"/>
      <w:marTop w:val="0"/>
      <w:marBottom w:val="0"/>
      <w:divBdr>
        <w:top w:val="none" w:sz="0" w:space="0" w:color="auto"/>
        <w:left w:val="none" w:sz="0" w:space="0" w:color="auto"/>
        <w:bottom w:val="none" w:sz="0" w:space="0" w:color="auto"/>
        <w:right w:val="none" w:sz="0" w:space="0" w:color="auto"/>
      </w:divBdr>
    </w:div>
    <w:div w:id="94785720">
      <w:marLeft w:val="480"/>
      <w:marRight w:val="0"/>
      <w:marTop w:val="0"/>
      <w:marBottom w:val="0"/>
      <w:divBdr>
        <w:top w:val="none" w:sz="0" w:space="0" w:color="auto"/>
        <w:left w:val="none" w:sz="0" w:space="0" w:color="auto"/>
        <w:bottom w:val="none" w:sz="0" w:space="0" w:color="auto"/>
        <w:right w:val="none" w:sz="0" w:space="0" w:color="auto"/>
      </w:divBdr>
    </w:div>
    <w:div w:id="95365342">
      <w:marLeft w:val="480"/>
      <w:marRight w:val="0"/>
      <w:marTop w:val="0"/>
      <w:marBottom w:val="0"/>
      <w:divBdr>
        <w:top w:val="none" w:sz="0" w:space="0" w:color="auto"/>
        <w:left w:val="none" w:sz="0" w:space="0" w:color="auto"/>
        <w:bottom w:val="none" w:sz="0" w:space="0" w:color="auto"/>
        <w:right w:val="none" w:sz="0" w:space="0" w:color="auto"/>
      </w:divBdr>
    </w:div>
    <w:div w:id="95834962">
      <w:marLeft w:val="480"/>
      <w:marRight w:val="0"/>
      <w:marTop w:val="0"/>
      <w:marBottom w:val="0"/>
      <w:divBdr>
        <w:top w:val="none" w:sz="0" w:space="0" w:color="auto"/>
        <w:left w:val="none" w:sz="0" w:space="0" w:color="auto"/>
        <w:bottom w:val="none" w:sz="0" w:space="0" w:color="auto"/>
        <w:right w:val="none" w:sz="0" w:space="0" w:color="auto"/>
      </w:divBdr>
    </w:div>
    <w:div w:id="95911131">
      <w:marLeft w:val="480"/>
      <w:marRight w:val="0"/>
      <w:marTop w:val="0"/>
      <w:marBottom w:val="0"/>
      <w:divBdr>
        <w:top w:val="none" w:sz="0" w:space="0" w:color="auto"/>
        <w:left w:val="none" w:sz="0" w:space="0" w:color="auto"/>
        <w:bottom w:val="none" w:sz="0" w:space="0" w:color="auto"/>
        <w:right w:val="none" w:sz="0" w:space="0" w:color="auto"/>
      </w:divBdr>
    </w:div>
    <w:div w:id="95952917">
      <w:marLeft w:val="480"/>
      <w:marRight w:val="0"/>
      <w:marTop w:val="0"/>
      <w:marBottom w:val="0"/>
      <w:divBdr>
        <w:top w:val="none" w:sz="0" w:space="0" w:color="auto"/>
        <w:left w:val="none" w:sz="0" w:space="0" w:color="auto"/>
        <w:bottom w:val="none" w:sz="0" w:space="0" w:color="auto"/>
        <w:right w:val="none" w:sz="0" w:space="0" w:color="auto"/>
      </w:divBdr>
    </w:div>
    <w:div w:id="97331344">
      <w:marLeft w:val="480"/>
      <w:marRight w:val="0"/>
      <w:marTop w:val="0"/>
      <w:marBottom w:val="0"/>
      <w:divBdr>
        <w:top w:val="none" w:sz="0" w:space="0" w:color="auto"/>
        <w:left w:val="none" w:sz="0" w:space="0" w:color="auto"/>
        <w:bottom w:val="none" w:sz="0" w:space="0" w:color="auto"/>
        <w:right w:val="none" w:sz="0" w:space="0" w:color="auto"/>
      </w:divBdr>
    </w:div>
    <w:div w:id="98917160">
      <w:marLeft w:val="480"/>
      <w:marRight w:val="0"/>
      <w:marTop w:val="0"/>
      <w:marBottom w:val="0"/>
      <w:divBdr>
        <w:top w:val="none" w:sz="0" w:space="0" w:color="auto"/>
        <w:left w:val="none" w:sz="0" w:space="0" w:color="auto"/>
        <w:bottom w:val="none" w:sz="0" w:space="0" w:color="auto"/>
        <w:right w:val="none" w:sz="0" w:space="0" w:color="auto"/>
      </w:divBdr>
    </w:div>
    <w:div w:id="99951956">
      <w:marLeft w:val="480"/>
      <w:marRight w:val="0"/>
      <w:marTop w:val="0"/>
      <w:marBottom w:val="0"/>
      <w:divBdr>
        <w:top w:val="none" w:sz="0" w:space="0" w:color="auto"/>
        <w:left w:val="none" w:sz="0" w:space="0" w:color="auto"/>
        <w:bottom w:val="none" w:sz="0" w:space="0" w:color="auto"/>
        <w:right w:val="none" w:sz="0" w:space="0" w:color="auto"/>
      </w:divBdr>
    </w:div>
    <w:div w:id="101849868">
      <w:marLeft w:val="480"/>
      <w:marRight w:val="0"/>
      <w:marTop w:val="0"/>
      <w:marBottom w:val="0"/>
      <w:divBdr>
        <w:top w:val="none" w:sz="0" w:space="0" w:color="auto"/>
        <w:left w:val="none" w:sz="0" w:space="0" w:color="auto"/>
        <w:bottom w:val="none" w:sz="0" w:space="0" w:color="auto"/>
        <w:right w:val="none" w:sz="0" w:space="0" w:color="auto"/>
      </w:divBdr>
    </w:div>
    <w:div w:id="102119287">
      <w:marLeft w:val="480"/>
      <w:marRight w:val="0"/>
      <w:marTop w:val="0"/>
      <w:marBottom w:val="0"/>
      <w:divBdr>
        <w:top w:val="none" w:sz="0" w:space="0" w:color="auto"/>
        <w:left w:val="none" w:sz="0" w:space="0" w:color="auto"/>
        <w:bottom w:val="none" w:sz="0" w:space="0" w:color="auto"/>
        <w:right w:val="none" w:sz="0" w:space="0" w:color="auto"/>
      </w:divBdr>
    </w:div>
    <w:div w:id="103810695">
      <w:marLeft w:val="480"/>
      <w:marRight w:val="0"/>
      <w:marTop w:val="0"/>
      <w:marBottom w:val="0"/>
      <w:divBdr>
        <w:top w:val="none" w:sz="0" w:space="0" w:color="auto"/>
        <w:left w:val="none" w:sz="0" w:space="0" w:color="auto"/>
        <w:bottom w:val="none" w:sz="0" w:space="0" w:color="auto"/>
        <w:right w:val="none" w:sz="0" w:space="0" w:color="auto"/>
      </w:divBdr>
    </w:div>
    <w:div w:id="104352684">
      <w:marLeft w:val="480"/>
      <w:marRight w:val="0"/>
      <w:marTop w:val="0"/>
      <w:marBottom w:val="0"/>
      <w:divBdr>
        <w:top w:val="none" w:sz="0" w:space="0" w:color="auto"/>
        <w:left w:val="none" w:sz="0" w:space="0" w:color="auto"/>
        <w:bottom w:val="none" w:sz="0" w:space="0" w:color="auto"/>
        <w:right w:val="none" w:sz="0" w:space="0" w:color="auto"/>
      </w:divBdr>
    </w:div>
    <w:div w:id="104354744">
      <w:marLeft w:val="480"/>
      <w:marRight w:val="0"/>
      <w:marTop w:val="0"/>
      <w:marBottom w:val="0"/>
      <w:divBdr>
        <w:top w:val="none" w:sz="0" w:space="0" w:color="auto"/>
        <w:left w:val="none" w:sz="0" w:space="0" w:color="auto"/>
        <w:bottom w:val="none" w:sz="0" w:space="0" w:color="auto"/>
        <w:right w:val="none" w:sz="0" w:space="0" w:color="auto"/>
      </w:divBdr>
    </w:div>
    <w:div w:id="104692941">
      <w:marLeft w:val="480"/>
      <w:marRight w:val="0"/>
      <w:marTop w:val="0"/>
      <w:marBottom w:val="0"/>
      <w:divBdr>
        <w:top w:val="none" w:sz="0" w:space="0" w:color="auto"/>
        <w:left w:val="none" w:sz="0" w:space="0" w:color="auto"/>
        <w:bottom w:val="none" w:sz="0" w:space="0" w:color="auto"/>
        <w:right w:val="none" w:sz="0" w:space="0" w:color="auto"/>
      </w:divBdr>
    </w:div>
    <w:div w:id="105083696">
      <w:marLeft w:val="480"/>
      <w:marRight w:val="0"/>
      <w:marTop w:val="0"/>
      <w:marBottom w:val="0"/>
      <w:divBdr>
        <w:top w:val="none" w:sz="0" w:space="0" w:color="auto"/>
        <w:left w:val="none" w:sz="0" w:space="0" w:color="auto"/>
        <w:bottom w:val="none" w:sz="0" w:space="0" w:color="auto"/>
        <w:right w:val="none" w:sz="0" w:space="0" w:color="auto"/>
      </w:divBdr>
    </w:div>
    <w:div w:id="107966754">
      <w:marLeft w:val="480"/>
      <w:marRight w:val="0"/>
      <w:marTop w:val="0"/>
      <w:marBottom w:val="0"/>
      <w:divBdr>
        <w:top w:val="none" w:sz="0" w:space="0" w:color="auto"/>
        <w:left w:val="none" w:sz="0" w:space="0" w:color="auto"/>
        <w:bottom w:val="none" w:sz="0" w:space="0" w:color="auto"/>
        <w:right w:val="none" w:sz="0" w:space="0" w:color="auto"/>
      </w:divBdr>
    </w:div>
    <w:div w:id="109596026">
      <w:marLeft w:val="480"/>
      <w:marRight w:val="0"/>
      <w:marTop w:val="0"/>
      <w:marBottom w:val="0"/>
      <w:divBdr>
        <w:top w:val="none" w:sz="0" w:space="0" w:color="auto"/>
        <w:left w:val="none" w:sz="0" w:space="0" w:color="auto"/>
        <w:bottom w:val="none" w:sz="0" w:space="0" w:color="auto"/>
        <w:right w:val="none" w:sz="0" w:space="0" w:color="auto"/>
      </w:divBdr>
    </w:div>
    <w:div w:id="110519752">
      <w:marLeft w:val="480"/>
      <w:marRight w:val="0"/>
      <w:marTop w:val="0"/>
      <w:marBottom w:val="0"/>
      <w:divBdr>
        <w:top w:val="none" w:sz="0" w:space="0" w:color="auto"/>
        <w:left w:val="none" w:sz="0" w:space="0" w:color="auto"/>
        <w:bottom w:val="none" w:sz="0" w:space="0" w:color="auto"/>
        <w:right w:val="none" w:sz="0" w:space="0" w:color="auto"/>
      </w:divBdr>
    </w:div>
    <w:div w:id="111215060">
      <w:marLeft w:val="480"/>
      <w:marRight w:val="0"/>
      <w:marTop w:val="0"/>
      <w:marBottom w:val="0"/>
      <w:divBdr>
        <w:top w:val="none" w:sz="0" w:space="0" w:color="auto"/>
        <w:left w:val="none" w:sz="0" w:space="0" w:color="auto"/>
        <w:bottom w:val="none" w:sz="0" w:space="0" w:color="auto"/>
        <w:right w:val="none" w:sz="0" w:space="0" w:color="auto"/>
      </w:divBdr>
    </w:div>
    <w:div w:id="113718775">
      <w:marLeft w:val="480"/>
      <w:marRight w:val="0"/>
      <w:marTop w:val="0"/>
      <w:marBottom w:val="0"/>
      <w:divBdr>
        <w:top w:val="none" w:sz="0" w:space="0" w:color="auto"/>
        <w:left w:val="none" w:sz="0" w:space="0" w:color="auto"/>
        <w:bottom w:val="none" w:sz="0" w:space="0" w:color="auto"/>
        <w:right w:val="none" w:sz="0" w:space="0" w:color="auto"/>
      </w:divBdr>
    </w:div>
    <w:div w:id="113791041">
      <w:marLeft w:val="480"/>
      <w:marRight w:val="0"/>
      <w:marTop w:val="0"/>
      <w:marBottom w:val="0"/>
      <w:divBdr>
        <w:top w:val="none" w:sz="0" w:space="0" w:color="auto"/>
        <w:left w:val="none" w:sz="0" w:space="0" w:color="auto"/>
        <w:bottom w:val="none" w:sz="0" w:space="0" w:color="auto"/>
        <w:right w:val="none" w:sz="0" w:space="0" w:color="auto"/>
      </w:divBdr>
    </w:div>
    <w:div w:id="121193886">
      <w:marLeft w:val="480"/>
      <w:marRight w:val="0"/>
      <w:marTop w:val="0"/>
      <w:marBottom w:val="0"/>
      <w:divBdr>
        <w:top w:val="none" w:sz="0" w:space="0" w:color="auto"/>
        <w:left w:val="none" w:sz="0" w:space="0" w:color="auto"/>
        <w:bottom w:val="none" w:sz="0" w:space="0" w:color="auto"/>
        <w:right w:val="none" w:sz="0" w:space="0" w:color="auto"/>
      </w:divBdr>
    </w:div>
    <w:div w:id="121269707">
      <w:marLeft w:val="480"/>
      <w:marRight w:val="0"/>
      <w:marTop w:val="0"/>
      <w:marBottom w:val="0"/>
      <w:divBdr>
        <w:top w:val="none" w:sz="0" w:space="0" w:color="auto"/>
        <w:left w:val="none" w:sz="0" w:space="0" w:color="auto"/>
        <w:bottom w:val="none" w:sz="0" w:space="0" w:color="auto"/>
        <w:right w:val="none" w:sz="0" w:space="0" w:color="auto"/>
      </w:divBdr>
    </w:div>
    <w:div w:id="121579382">
      <w:marLeft w:val="480"/>
      <w:marRight w:val="0"/>
      <w:marTop w:val="0"/>
      <w:marBottom w:val="0"/>
      <w:divBdr>
        <w:top w:val="none" w:sz="0" w:space="0" w:color="auto"/>
        <w:left w:val="none" w:sz="0" w:space="0" w:color="auto"/>
        <w:bottom w:val="none" w:sz="0" w:space="0" w:color="auto"/>
        <w:right w:val="none" w:sz="0" w:space="0" w:color="auto"/>
      </w:divBdr>
    </w:div>
    <w:div w:id="121703209">
      <w:marLeft w:val="480"/>
      <w:marRight w:val="0"/>
      <w:marTop w:val="0"/>
      <w:marBottom w:val="0"/>
      <w:divBdr>
        <w:top w:val="none" w:sz="0" w:space="0" w:color="auto"/>
        <w:left w:val="none" w:sz="0" w:space="0" w:color="auto"/>
        <w:bottom w:val="none" w:sz="0" w:space="0" w:color="auto"/>
        <w:right w:val="none" w:sz="0" w:space="0" w:color="auto"/>
      </w:divBdr>
    </w:div>
    <w:div w:id="123037571">
      <w:marLeft w:val="480"/>
      <w:marRight w:val="0"/>
      <w:marTop w:val="0"/>
      <w:marBottom w:val="0"/>
      <w:divBdr>
        <w:top w:val="none" w:sz="0" w:space="0" w:color="auto"/>
        <w:left w:val="none" w:sz="0" w:space="0" w:color="auto"/>
        <w:bottom w:val="none" w:sz="0" w:space="0" w:color="auto"/>
        <w:right w:val="none" w:sz="0" w:space="0" w:color="auto"/>
      </w:divBdr>
    </w:div>
    <w:div w:id="124079498">
      <w:marLeft w:val="480"/>
      <w:marRight w:val="0"/>
      <w:marTop w:val="0"/>
      <w:marBottom w:val="0"/>
      <w:divBdr>
        <w:top w:val="none" w:sz="0" w:space="0" w:color="auto"/>
        <w:left w:val="none" w:sz="0" w:space="0" w:color="auto"/>
        <w:bottom w:val="none" w:sz="0" w:space="0" w:color="auto"/>
        <w:right w:val="none" w:sz="0" w:space="0" w:color="auto"/>
      </w:divBdr>
    </w:div>
    <w:div w:id="124198978">
      <w:marLeft w:val="480"/>
      <w:marRight w:val="0"/>
      <w:marTop w:val="0"/>
      <w:marBottom w:val="0"/>
      <w:divBdr>
        <w:top w:val="none" w:sz="0" w:space="0" w:color="auto"/>
        <w:left w:val="none" w:sz="0" w:space="0" w:color="auto"/>
        <w:bottom w:val="none" w:sz="0" w:space="0" w:color="auto"/>
        <w:right w:val="none" w:sz="0" w:space="0" w:color="auto"/>
      </w:divBdr>
    </w:div>
    <w:div w:id="126895375">
      <w:marLeft w:val="480"/>
      <w:marRight w:val="0"/>
      <w:marTop w:val="0"/>
      <w:marBottom w:val="0"/>
      <w:divBdr>
        <w:top w:val="none" w:sz="0" w:space="0" w:color="auto"/>
        <w:left w:val="none" w:sz="0" w:space="0" w:color="auto"/>
        <w:bottom w:val="none" w:sz="0" w:space="0" w:color="auto"/>
        <w:right w:val="none" w:sz="0" w:space="0" w:color="auto"/>
      </w:divBdr>
    </w:div>
    <w:div w:id="126902316">
      <w:marLeft w:val="480"/>
      <w:marRight w:val="0"/>
      <w:marTop w:val="0"/>
      <w:marBottom w:val="0"/>
      <w:divBdr>
        <w:top w:val="none" w:sz="0" w:space="0" w:color="auto"/>
        <w:left w:val="none" w:sz="0" w:space="0" w:color="auto"/>
        <w:bottom w:val="none" w:sz="0" w:space="0" w:color="auto"/>
        <w:right w:val="none" w:sz="0" w:space="0" w:color="auto"/>
      </w:divBdr>
    </w:div>
    <w:div w:id="128133300">
      <w:marLeft w:val="480"/>
      <w:marRight w:val="0"/>
      <w:marTop w:val="0"/>
      <w:marBottom w:val="0"/>
      <w:divBdr>
        <w:top w:val="none" w:sz="0" w:space="0" w:color="auto"/>
        <w:left w:val="none" w:sz="0" w:space="0" w:color="auto"/>
        <w:bottom w:val="none" w:sz="0" w:space="0" w:color="auto"/>
        <w:right w:val="none" w:sz="0" w:space="0" w:color="auto"/>
      </w:divBdr>
    </w:div>
    <w:div w:id="131797482">
      <w:marLeft w:val="480"/>
      <w:marRight w:val="0"/>
      <w:marTop w:val="0"/>
      <w:marBottom w:val="0"/>
      <w:divBdr>
        <w:top w:val="none" w:sz="0" w:space="0" w:color="auto"/>
        <w:left w:val="none" w:sz="0" w:space="0" w:color="auto"/>
        <w:bottom w:val="none" w:sz="0" w:space="0" w:color="auto"/>
        <w:right w:val="none" w:sz="0" w:space="0" w:color="auto"/>
      </w:divBdr>
    </w:div>
    <w:div w:id="132721257">
      <w:marLeft w:val="480"/>
      <w:marRight w:val="0"/>
      <w:marTop w:val="0"/>
      <w:marBottom w:val="0"/>
      <w:divBdr>
        <w:top w:val="none" w:sz="0" w:space="0" w:color="auto"/>
        <w:left w:val="none" w:sz="0" w:space="0" w:color="auto"/>
        <w:bottom w:val="none" w:sz="0" w:space="0" w:color="auto"/>
        <w:right w:val="none" w:sz="0" w:space="0" w:color="auto"/>
      </w:divBdr>
    </w:div>
    <w:div w:id="133838993">
      <w:marLeft w:val="480"/>
      <w:marRight w:val="0"/>
      <w:marTop w:val="0"/>
      <w:marBottom w:val="0"/>
      <w:divBdr>
        <w:top w:val="none" w:sz="0" w:space="0" w:color="auto"/>
        <w:left w:val="none" w:sz="0" w:space="0" w:color="auto"/>
        <w:bottom w:val="none" w:sz="0" w:space="0" w:color="auto"/>
        <w:right w:val="none" w:sz="0" w:space="0" w:color="auto"/>
      </w:divBdr>
    </w:div>
    <w:div w:id="137498058">
      <w:marLeft w:val="480"/>
      <w:marRight w:val="0"/>
      <w:marTop w:val="0"/>
      <w:marBottom w:val="0"/>
      <w:divBdr>
        <w:top w:val="none" w:sz="0" w:space="0" w:color="auto"/>
        <w:left w:val="none" w:sz="0" w:space="0" w:color="auto"/>
        <w:bottom w:val="none" w:sz="0" w:space="0" w:color="auto"/>
        <w:right w:val="none" w:sz="0" w:space="0" w:color="auto"/>
      </w:divBdr>
    </w:div>
    <w:div w:id="138887481">
      <w:marLeft w:val="480"/>
      <w:marRight w:val="0"/>
      <w:marTop w:val="0"/>
      <w:marBottom w:val="0"/>
      <w:divBdr>
        <w:top w:val="none" w:sz="0" w:space="0" w:color="auto"/>
        <w:left w:val="none" w:sz="0" w:space="0" w:color="auto"/>
        <w:bottom w:val="none" w:sz="0" w:space="0" w:color="auto"/>
        <w:right w:val="none" w:sz="0" w:space="0" w:color="auto"/>
      </w:divBdr>
    </w:div>
    <w:div w:id="140119421">
      <w:marLeft w:val="480"/>
      <w:marRight w:val="0"/>
      <w:marTop w:val="0"/>
      <w:marBottom w:val="0"/>
      <w:divBdr>
        <w:top w:val="none" w:sz="0" w:space="0" w:color="auto"/>
        <w:left w:val="none" w:sz="0" w:space="0" w:color="auto"/>
        <w:bottom w:val="none" w:sz="0" w:space="0" w:color="auto"/>
        <w:right w:val="none" w:sz="0" w:space="0" w:color="auto"/>
      </w:divBdr>
    </w:div>
    <w:div w:id="140122421">
      <w:marLeft w:val="480"/>
      <w:marRight w:val="0"/>
      <w:marTop w:val="0"/>
      <w:marBottom w:val="0"/>
      <w:divBdr>
        <w:top w:val="none" w:sz="0" w:space="0" w:color="auto"/>
        <w:left w:val="none" w:sz="0" w:space="0" w:color="auto"/>
        <w:bottom w:val="none" w:sz="0" w:space="0" w:color="auto"/>
        <w:right w:val="none" w:sz="0" w:space="0" w:color="auto"/>
      </w:divBdr>
    </w:div>
    <w:div w:id="140663569">
      <w:marLeft w:val="480"/>
      <w:marRight w:val="0"/>
      <w:marTop w:val="0"/>
      <w:marBottom w:val="0"/>
      <w:divBdr>
        <w:top w:val="none" w:sz="0" w:space="0" w:color="auto"/>
        <w:left w:val="none" w:sz="0" w:space="0" w:color="auto"/>
        <w:bottom w:val="none" w:sz="0" w:space="0" w:color="auto"/>
        <w:right w:val="none" w:sz="0" w:space="0" w:color="auto"/>
      </w:divBdr>
    </w:div>
    <w:div w:id="143399612">
      <w:marLeft w:val="480"/>
      <w:marRight w:val="0"/>
      <w:marTop w:val="0"/>
      <w:marBottom w:val="0"/>
      <w:divBdr>
        <w:top w:val="none" w:sz="0" w:space="0" w:color="auto"/>
        <w:left w:val="none" w:sz="0" w:space="0" w:color="auto"/>
        <w:bottom w:val="none" w:sz="0" w:space="0" w:color="auto"/>
        <w:right w:val="none" w:sz="0" w:space="0" w:color="auto"/>
      </w:divBdr>
    </w:div>
    <w:div w:id="143471429">
      <w:marLeft w:val="480"/>
      <w:marRight w:val="0"/>
      <w:marTop w:val="0"/>
      <w:marBottom w:val="0"/>
      <w:divBdr>
        <w:top w:val="none" w:sz="0" w:space="0" w:color="auto"/>
        <w:left w:val="none" w:sz="0" w:space="0" w:color="auto"/>
        <w:bottom w:val="none" w:sz="0" w:space="0" w:color="auto"/>
        <w:right w:val="none" w:sz="0" w:space="0" w:color="auto"/>
      </w:divBdr>
    </w:div>
    <w:div w:id="144973072">
      <w:marLeft w:val="480"/>
      <w:marRight w:val="0"/>
      <w:marTop w:val="0"/>
      <w:marBottom w:val="0"/>
      <w:divBdr>
        <w:top w:val="none" w:sz="0" w:space="0" w:color="auto"/>
        <w:left w:val="none" w:sz="0" w:space="0" w:color="auto"/>
        <w:bottom w:val="none" w:sz="0" w:space="0" w:color="auto"/>
        <w:right w:val="none" w:sz="0" w:space="0" w:color="auto"/>
      </w:divBdr>
    </w:div>
    <w:div w:id="146672027">
      <w:marLeft w:val="480"/>
      <w:marRight w:val="0"/>
      <w:marTop w:val="0"/>
      <w:marBottom w:val="0"/>
      <w:divBdr>
        <w:top w:val="none" w:sz="0" w:space="0" w:color="auto"/>
        <w:left w:val="none" w:sz="0" w:space="0" w:color="auto"/>
        <w:bottom w:val="none" w:sz="0" w:space="0" w:color="auto"/>
        <w:right w:val="none" w:sz="0" w:space="0" w:color="auto"/>
      </w:divBdr>
    </w:div>
    <w:div w:id="146946211">
      <w:marLeft w:val="480"/>
      <w:marRight w:val="0"/>
      <w:marTop w:val="0"/>
      <w:marBottom w:val="0"/>
      <w:divBdr>
        <w:top w:val="none" w:sz="0" w:space="0" w:color="auto"/>
        <w:left w:val="none" w:sz="0" w:space="0" w:color="auto"/>
        <w:bottom w:val="none" w:sz="0" w:space="0" w:color="auto"/>
        <w:right w:val="none" w:sz="0" w:space="0" w:color="auto"/>
      </w:divBdr>
    </w:div>
    <w:div w:id="148641275">
      <w:marLeft w:val="480"/>
      <w:marRight w:val="0"/>
      <w:marTop w:val="0"/>
      <w:marBottom w:val="0"/>
      <w:divBdr>
        <w:top w:val="none" w:sz="0" w:space="0" w:color="auto"/>
        <w:left w:val="none" w:sz="0" w:space="0" w:color="auto"/>
        <w:bottom w:val="none" w:sz="0" w:space="0" w:color="auto"/>
        <w:right w:val="none" w:sz="0" w:space="0" w:color="auto"/>
      </w:divBdr>
    </w:div>
    <w:div w:id="150219418">
      <w:marLeft w:val="480"/>
      <w:marRight w:val="0"/>
      <w:marTop w:val="0"/>
      <w:marBottom w:val="0"/>
      <w:divBdr>
        <w:top w:val="none" w:sz="0" w:space="0" w:color="auto"/>
        <w:left w:val="none" w:sz="0" w:space="0" w:color="auto"/>
        <w:bottom w:val="none" w:sz="0" w:space="0" w:color="auto"/>
        <w:right w:val="none" w:sz="0" w:space="0" w:color="auto"/>
      </w:divBdr>
    </w:div>
    <w:div w:id="150298014">
      <w:marLeft w:val="480"/>
      <w:marRight w:val="0"/>
      <w:marTop w:val="0"/>
      <w:marBottom w:val="0"/>
      <w:divBdr>
        <w:top w:val="none" w:sz="0" w:space="0" w:color="auto"/>
        <w:left w:val="none" w:sz="0" w:space="0" w:color="auto"/>
        <w:bottom w:val="none" w:sz="0" w:space="0" w:color="auto"/>
        <w:right w:val="none" w:sz="0" w:space="0" w:color="auto"/>
      </w:divBdr>
    </w:div>
    <w:div w:id="152377732">
      <w:marLeft w:val="480"/>
      <w:marRight w:val="0"/>
      <w:marTop w:val="0"/>
      <w:marBottom w:val="0"/>
      <w:divBdr>
        <w:top w:val="none" w:sz="0" w:space="0" w:color="auto"/>
        <w:left w:val="none" w:sz="0" w:space="0" w:color="auto"/>
        <w:bottom w:val="none" w:sz="0" w:space="0" w:color="auto"/>
        <w:right w:val="none" w:sz="0" w:space="0" w:color="auto"/>
      </w:divBdr>
    </w:div>
    <w:div w:id="153223591">
      <w:marLeft w:val="480"/>
      <w:marRight w:val="0"/>
      <w:marTop w:val="0"/>
      <w:marBottom w:val="0"/>
      <w:divBdr>
        <w:top w:val="none" w:sz="0" w:space="0" w:color="auto"/>
        <w:left w:val="none" w:sz="0" w:space="0" w:color="auto"/>
        <w:bottom w:val="none" w:sz="0" w:space="0" w:color="auto"/>
        <w:right w:val="none" w:sz="0" w:space="0" w:color="auto"/>
      </w:divBdr>
    </w:div>
    <w:div w:id="154272785">
      <w:marLeft w:val="480"/>
      <w:marRight w:val="0"/>
      <w:marTop w:val="0"/>
      <w:marBottom w:val="0"/>
      <w:divBdr>
        <w:top w:val="none" w:sz="0" w:space="0" w:color="auto"/>
        <w:left w:val="none" w:sz="0" w:space="0" w:color="auto"/>
        <w:bottom w:val="none" w:sz="0" w:space="0" w:color="auto"/>
        <w:right w:val="none" w:sz="0" w:space="0" w:color="auto"/>
      </w:divBdr>
    </w:div>
    <w:div w:id="154340770">
      <w:marLeft w:val="480"/>
      <w:marRight w:val="0"/>
      <w:marTop w:val="0"/>
      <w:marBottom w:val="0"/>
      <w:divBdr>
        <w:top w:val="none" w:sz="0" w:space="0" w:color="auto"/>
        <w:left w:val="none" w:sz="0" w:space="0" w:color="auto"/>
        <w:bottom w:val="none" w:sz="0" w:space="0" w:color="auto"/>
        <w:right w:val="none" w:sz="0" w:space="0" w:color="auto"/>
      </w:divBdr>
    </w:div>
    <w:div w:id="155918836">
      <w:marLeft w:val="480"/>
      <w:marRight w:val="0"/>
      <w:marTop w:val="0"/>
      <w:marBottom w:val="0"/>
      <w:divBdr>
        <w:top w:val="none" w:sz="0" w:space="0" w:color="auto"/>
        <w:left w:val="none" w:sz="0" w:space="0" w:color="auto"/>
        <w:bottom w:val="none" w:sz="0" w:space="0" w:color="auto"/>
        <w:right w:val="none" w:sz="0" w:space="0" w:color="auto"/>
      </w:divBdr>
    </w:div>
    <w:div w:id="156114327">
      <w:marLeft w:val="480"/>
      <w:marRight w:val="0"/>
      <w:marTop w:val="0"/>
      <w:marBottom w:val="0"/>
      <w:divBdr>
        <w:top w:val="none" w:sz="0" w:space="0" w:color="auto"/>
        <w:left w:val="none" w:sz="0" w:space="0" w:color="auto"/>
        <w:bottom w:val="none" w:sz="0" w:space="0" w:color="auto"/>
        <w:right w:val="none" w:sz="0" w:space="0" w:color="auto"/>
      </w:divBdr>
    </w:div>
    <w:div w:id="156844230">
      <w:marLeft w:val="480"/>
      <w:marRight w:val="0"/>
      <w:marTop w:val="0"/>
      <w:marBottom w:val="0"/>
      <w:divBdr>
        <w:top w:val="none" w:sz="0" w:space="0" w:color="auto"/>
        <w:left w:val="none" w:sz="0" w:space="0" w:color="auto"/>
        <w:bottom w:val="none" w:sz="0" w:space="0" w:color="auto"/>
        <w:right w:val="none" w:sz="0" w:space="0" w:color="auto"/>
      </w:divBdr>
    </w:div>
    <w:div w:id="157812777">
      <w:marLeft w:val="480"/>
      <w:marRight w:val="0"/>
      <w:marTop w:val="0"/>
      <w:marBottom w:val="0"/>
      <w:divBdr>
        <w:top w:val="none" w:sz="0" w:space="0" w:color="auto"/>
        <w:left w:val="none" w:sz="0" w:space="0" w:color="auto"/>
        <w:bottom w:val="none" w:sz="0" w:space="0" w:color="auto"/>
        <w:right w:val="none" w:sz="0" w:space="0" w:color="auto"/>
      </w:divBdr>
    </w:div>
    <w:div w:id="158741835">
      <w:marLeft w:val="480"/>
      <w:marRight w:val="0"/>
      <w:marTop w:val="0"/>
      <w:marBottom w:val="0"/>
      <w:divBdr>
        <w:top w:val="none" w:sz="0" w:space="0" w:color="auto"/>
        <w:left w:val="none" w:sz="0" w:space="0" w:color="auto"/>
        <w:bottom w:val="none" w:sz="0" w:space="0" w:color="auto"/>
        <w:right w:val="none" w:sz="0" w:space="0" w:color="auto"/>
      </w:divBdr>
    </w:div>
    <w:div w:id="159666343">
      <w:marLeft w:val="480"/>
      <w:marRight w:val="0"/>
      <w:marTop w:val="0"/>
      <w:marBottom w:val="0"/>
      <w:divBdr>
        <w:top w:val="none" w:sz="0" w:space="0" w:color="auto"/>
        <w:left w:val="none" w:sz="0" w:space="0" w:color="auto"/>
        <w:bottom w:val="none" w:sz="0" w:space="0" w:color="auto"/>
        <w:right w:val="none" w:sz="0" w:space="0" w:color="auto"/>
      </w:divBdr>
    </w:div>
    <w:div w:id="161509970">
      <w:marLeft w:val="480"/>
      <w:marRight w:val="0"/>
      <w:marTop w:val="0"/>
      <w:marBottom w:val="0"/>
      <w:divBdr>
        <w:top w:val="none" w:sz="0" w:space="0" w:color="auto"/>
        <w:left w:val="none" w:sz="0" w:space="0" w:color="auto"/>
        <w:bottom w:val="none" w:sz="0" w:space="0" w:color="auto"/>
        <w:right w:val="none" w:sz="0" w:space="0" w:color="auto"/>
      </w:divBdr>
    </w:div>
    <w:div w:id="162086519">
      <w:marLeft w:val="480"/>
      <w:marRight w:val="0"/>
      <w:marTop w:val="0"/>
      <w:marBottom w:val="0"/>
      <w:divBdr>
        <w:top w:val="none" w:sz="0" w:space="0" w:color="auto"/>
        <w:left w:val="none" w:sz="0" w:space="0" w:color="auto"/>
        <w:bottom w:val="none" w:sz="0" w:space="0" w:color="auto"/>
        <w:right w:val="none" w:sz="0" w:space="0" w:color="auto"/>
      </w:divBdr>
    </w:div>
    <w:div w:id="162746998">
      <w:marLeft w:val="480"/>
      <w:marRight w:val="0"/>
      <w:marTop w:val="0"/>
      <w:marBottom w:val="0"/>
      <w:divBdr>
        <w:top w:val="none" w:sz="0" w:space="0" w:color="auto"/>
        <w:left w:val="none" w:sz="0" w:space="0" w:color="auto"/>
        <w:bottom w:val="none" w:sz="0" w:space="0" w:color="auto"/>
        <w:right w:val="none" w:sz="0" w:space="0" w:color="auto"/>
      </w:divBdr>
    </w:div>
    <w:div w:id="163085748">
      <w:marLeft w:val="480"/>
      <w:marRight w:val="0"/>
      <w:marTop w:val="0"/>
      <w:marBottom w:val="0"/>
      <w:divBdr>
        <w:top w:val="none" w:sz="0" w:space="0" w:color="auto"/>
        <w:left w:val="none" w:sz="0" w:space="0" w:color="auto"/>
        <w:bottom w:val="none" w:sz="0" w:space="0" w:color="auto"/>
        <w:right w:val="none" w:sz="0" w:space="0" w:color="auto"/>
      </w:divBdr>
    </w:div>
    <w:div w:id="164102217">
      <w:marLeft w:val="480"/>
      <w:marRight w:val="0"/>
      <w:marTop w:val="0"/>
      <w:marBottom w:val="0"/>
      <w:divBdr>
        <w:top w:val="none" w:sz="0" w:space="0" w:color="auto"/>
        <w:left w:val="none" w:sz="0" w:space="0" w:color="auto"/>
        <w:bottom w:val="none" w:sz="0" w:space="0" w:color="auto"/>
        <w:right w:val="none" w:sz="0" w:space="0" w:color="auto"/>
      </w:divBdr>
    </w:div>
    <w:div w:id="164129103">
      <w:marLeft w:val="480"/>
      <w:marRight w:val="0"/>
      <w:marTop w:val="0"/>
      <w:marBottom w:val="0"/>
      <w:divBdr>
        <w:top w:val="none" w:sz="0" w:space="0" w:color="auto"/>
        <w:left w:val="none" w:sz="0" w:space="0" w:color="auto"/>
        <w:bottom w:val="none" w:sz="0" w:space="0" w:color="auto"/>
        <w:right w:val="none" w:sz="0" w:space="0" w:color="auto"/>
      </w:divBdr>
    </w:div>
    <w:div w:id="165175290">
      <w:marLeft w:val="480"/>
      <w:marRight w:val="0"/>
      <w:marTop w:val="0"/>
      <w:marBottom w:val="0"/>
      <w:divBdr>
        <w:top w:val="none" w:sz="0" w:space="0" w:color="auto"/>
        <w:left w:val="none" w:sz="0" w:space="0" w:color="auto"/>
        <w:bottom w:val="none" w:sz="0" w:space="0" w:color="auto"/>
        <w:right w:val="none" w:sz="0" w:space="0" w:color="auto"/>
      </w:divBdr>
    </w:div>
    <w:div w:id="165634968">
      <w:marLeft w:val="480"/>
      <w:marRight w:val="0"/>
      <w:marTop w:val="0"/>
      <w:marBottom w:val="0"/>
      <w:divBdr>
        <w:top w:val="none" w:sz="0" w:space="0" w:color="auto"/>
        <w:left w:val="none" w:sz="0" w:space="0" w:color="auto"/>
        <w:bottom w:val="none" w:sz="0" w:space="0" w:color="auto"/>
        <w:right w:val="none" w:sz="0" w:space="0" w:color="auto"/>
      </w:divBdr>
    </w:div>
    <w:div w:id="167528296">
      <w:marLeft w:val="480"/>
      <w:marRight w:val="0"/>
      <w:marTop w:val="0"/>
      <w:marBottom w:val="0"/>
      <w:divBdr>
        <w:top w:val="none" w:sz="0" w:space="0" w:color="auto"/>
        <w:left w:val="none" w:sz="0" w:space="0" w:color="auto"/>
        <w:bottom w:val="none" w:sz="0" w:space="0" w:color="auto"/>
        <w:right w:val="none" w:sz="0" w:space="0" w:color="auto"/>
      </w:divBdr>
    </w:div>
    <w:div w:id="167990970">
      <w:marLeft w:val="480"/>
      <w:marRight w:val="0"/>
      <w:marTop w:val="0"/>
      <w:marBottom w:val="0"/>
      <w:divBdr>
        <w:top w:val="none" w:sz="0" w:space="0" w:color="auto"/>
        <w:left w:val="none" w:sz="0" w:space="0" w:color="auto"/>
        <w:bottom w:val="none" w:sz="0" w:space="0" w:color="auto"/>
        <w:right w:val="none" w:sz="0" w:space="0" w:color="auto"/>
      </w:divBdr>
    </w:div>
    <w:div w:id="172112879">
      <w:marLeft w:val="480"/>
      <w:marRight w:val="0"/>
      <w:marTop w:val="0"/>
      <w:marBottom w:val="0"/>
      <w:divBdr>
        <w:top w:val="none" w:sz="0" w:space="0" w:color="auto"/>
        <w:left w:val="none" w:sz="0" w:space="0" w:color="auto"/>
        <w:bottom w:val="none" w:sz="0" w:space="0" w:color="auto"/>
        <w:right w:val="none" w:sz="0" w:space="0" w:color="auto"/>
      </w:divBdr>
    </w:div>
    <w:div w:id="173501997">
      <w:marLeft w:val="480"/>
      <w:marRight w:val="0"/>
      <w:marTop w:val="0"/>
      <w:marBottom w:val="0"/>
      <w:divBdr>
        <w:top w:val="none" w:sz="0" w:space="0" w:color="auto"/>
        <w:left w:val="none" w:sz="0" w:space="0" w:color="auto"/>
        <w:bottom w:val="none" w:sz="0" w:space="0" w:color="auto"/>
        <w:right w:val="none" w:sz="0" w:space="0" w:color="auto"/>
      </w:divBdr>
    </w:div>
    <w:div w:id="174539405">
      <w:marLeft w:val="480"/>
      <w:marRight w:val="0"/>
      <w:marTop w:val="0"/>
      <w:marBottom w:val="0"/>
      <w:divBdr>
        <w:top w:val="none" w:sz="0" w:space="0" w:color="auto"/>
        <w:left w:val="none" w:sz="0" w:space="0" w:color="auto"/>
        <w:bottom w:val="none" w:sz="0" w:space="0" w:color="auto"/>
        <w:right w:val="none" w:sz="0" w:space="0" w:color="auto"/>
      </w:divBdr>
    </w:div>
    <w:div w:id="175000480">
      <w:marLeft w:val="480"/>
      <w:marRight w:val="0"/>
      <w:marTop w:val="0"/>
      <w:marBottom w:val="0"/>
      <w:divBdr>
        <w:top w:val="none" w:sz="0" w:space="0" w:color="auto"/>
        <w:left w:val="none" w:sz="0" w:space="0" w:color="auto"/>
        <w:bottom w:val="none" w:sz="0" w:space="0" w:color="auto"/>
        <w:right w:val="none" w:sz="0" w:space="0" w:color="auto"/>
      </w:divBdr>
    </w:div>
    <w:div w:id="175272512">
      <w:marLeft w:val="480"/>
      <w:marRight w:val="0"/>
      <w:marTop w:val="0"/>
      <w:marBottom w:val="0"/>
      <w:divBdr>
        <w:top w:val="none" w:sz="0" w:space="0" w:color="auto"/>
        <w:left w:val="none" w:sz="0" w:space="0" w:color="auto"/>
        <w:bottom w:val="none" w:sz="0" w:space="0" w:color="auto"/>
        <w:right w:val="none" w:sz="0" w:space="0" w:color="auto"/>
      </w:divBdr>
    </w:div>
    <w:div w:id="176113970">
      <w:marLeft w:val="480"/>
      <w:marRight w:val="0"/>
      <w:marTop w:val="0"/>
      <w:marBottom w:val="0"/>
      <w:divBdr>
        <w:top w:val="none" w:sz="0" w:space="0" w:color="auto"/>
        <w:left w:val="none" w:sz="0" w:space="0" w:color="auto"/>
        <w:bottom w:val="none" w:sz="0" w:space="0" w:color="auto"/>
        <w:right w:val="none" w:sz="0" w:space="0" w:color="auto"/>
      </w:divBdr>
    </w:div>
    <w:div w:id="178128722">
      <w:marLeft w:val="480"/>
      <w:marRight w:val="0"/>
      <w:marTop w:val="0"/>
      <w:marBottom w:val="0"/>
      <w:divBdr>
        <w:top w:val="none" w:sz="0" w:space="0" w:color="auto"/>
        <w:left w:val="none" w:sz="0" w:space="0" w:color="auto"/>
        <w:bottom w:val="none" w:sz="0" w:space="0" w:color="auto"/>
        <w:right w:val="none" w:sz="0" w:space="0" w:color="auto"/>
      </w:divBdr>
    </w:div>
    <w:div w:id="178277858">
      <w:marLeft w:val="480"/>
      <w:marRight w:val="0"/>
      <w:marTop w:val="0"/>
      <w:marBottom w:val="0"/>
      <w:divBdr>
        <w:top w:val="none" w:sz="0" w:space="0" w:color="auto"/>
        <w:left w:val="none" w:sz="0" w:space="0" w:color="auto"/>
        <w:bottom w:val="none" w:sz="0" w:space="0" w:color="auto"/>
        <w:right w:val="none" w:sz="0" w:space="0" w:color="auto"/>
      </w:divBdr>
    </w:div>
    <w:div w:id="179391301">
      <w:marLeft w:val="480"/>
      <w:marRight w:val="0"/>
      <w:marTop w:val="0"/>
      <w:marBottom w:val="0"/>
      <w:divBdr>
        <w:top w:val="none" w:sz="0" w:space="0" w:color="auto"/>
        <w:left w:val="none" w:sz="0" w:space="0" w:color="auto"/>
        <w:bottom w:val="none" w:sz="0" w:space="0" w:color="auto"/>
        <w:right w:val="none" w:sz="0" w:space="0" w:color="auto"/>
      </w:divBdr>
    </w:div>
    <w:div w:id="181551942">
      <w:marLeft w:val="480"/>
      <w:marRight w:val="0"/>
      <w:marTop w:val="0"/>
      <w:marBottom w:val="0"/>
      <w:divBdr>
        <w:top w:val="none" w:sz="0" w:space="0" w:color="auto"/>
        <w:left w:val="none" w:sz="0" w:space="0" w:color="auto"/>
        <w:bottom w:val="none" w:sz="0" w:space="0" w:color="auto"/>
        <w:right w:val="none" w:sz="0" w:space="0" w:color="auto"/>
      </w:divBdr>
    </w:div>
    <w:div w:id="186481462">
      <w:marLeft w:val="480"/>
      <w:marRight w:val="0"/>
      <w:marTop w:val="0"/>
      <w:marBottom w:val="0"/>
      <w:divBdr>
        <w:top w:val="none" w:sz="0" w:space="0" w:color="auto"/>
        <w:left w:val="none" w:sz="0" w:space="0" w:color="auto"/>
        <w:bottom w:val="none" w:sz="0" w:space="0" w:color="auto"/>
        <w:right w:val="none" w:sz="0" w:space="0" w:color="auto"/>
      </w:divBdr>
    </w:div>
    <w:div w:id="189027395">
      <w:marLeft w:val="480"/>
      <w:marRight w:val="0"/>
      <w:marTop w:val="0"/>
      <w:marBottom w:val="0"/>
      <w:divBdr>
        <w:top w:val="none" w:sz="0" w:space="0" w:color="auto"/>
        <w:left w:val="none" w:sz="0" w:space="0" w:color="auto"/>
        <w:bottom w:val="none" w:sz="0" w:space="0" w:color="auto"/>
        <w:right w:val="none" w:sz="0" w:space="0" w:color="auto"/>
      </w:divBdr>
    </w:div>
    <w:div w:id="190922045">
      <w:marLeft w:val="480"/>
      <w:marRight w:val="0"/>
      <w:marTop w:val="0"/>
      <w:marBottom w:val="0"/>
      <w:divBdr>
        <w:top w:val="none" w:sz="0" w:space="0" w:color="auto"/>
        <w:left w:val="none" w:sz="0" w:space="0" w:color="auto"/>
        <w:bottom w:val="none" w:sz="0" w:space="0" w:color="auto"/>
        <w:right w:val="none" w:sz="0" w:space="0" w:color="auto"/>
      </w:divBdr>
    </w:div>
    <w:div w:id="191504288">
      <w:marLeft w:val="480"/>
      <w:marRight w:val="0"/>
      <w:marTop w:val="0"/>
      <w:marBottom w:val="0"/>
      <w:divBdr>
        <w:top w:val="none" w:sz="0" w:space="0" w:color="auto"/>
        <w:left w:val="none" w:sz="0" w:space="0" w:color="auto"/>
        <w:bottom w:val="none" w:sz="0" w:space="0" w:color="auto"/>
        <w:right w:val="none" w:sz="0" w:space="0" w:color="auto"/>
      </w:divBdr>
    </w:div>
    <w:div w:id="191967639">
      <w:marLeft w:val="480"/>
      <w:marRight w:val="0"/>
      <w:marTop w:val="0"/>
      <w:marBottom w:val="0"/>
      <w:divBdr>
        <w:top w:val="none" w:sz="0" w:space="0" w:color="auto"/>
        <w:left w:val="none" w:sz="0" w:space="0" w:color="auto"/>
        <w:bottom w:val="none" w:sz="0" w:space="0" w:color="auto"/>
        <w:right w:val="none" w:sz="0" w:space="0" w:color="auto"/>
      </w:divBdr>
    </w:div>
    <w:div w:id="192041508">
      <w:marLeft w:val="480"/>
      <w:marRight w:val="0"/>
      <w:marTop w:val="0"/>
      <w:marBottom w:val="0"/>
      <w:divBdr>
        <w:top w:val="none" w:sz="0" w:space="0" w:color="auto"/>
        <w:left w:val="none" w:sz="0" w:space="0" w:color="auto"/>
        <w:bottom w:val="none" w:sz="0" w:space="0" w:color="auto"/>
        <w:right w:val="none" w:sz="0" w:space="0" w:color="auto"/>
      </w:divBdr>
    </w:div>
    <w:div w:id="192160064">
      <w:marLeft w:val="480"/>
      <w:marRight w:val="0"/>
      <w:marTop w:val="0"/>
      <w:marBottom w:val="0"/>
      <w:divBdr>
        <w:top w:val="none" w:sz="0" w:space="0" w:color="auto"/>
        <w:left w:val="none" w:sz="0" w:space="0" w:color="auto"/>
        <w:bottom w:val="none" w:sz="0" w:space="0" w:color="auto"/>
        <w:right w:val="none" w:sz="0" w:space="0" w:color="auto"/>
      </w:divBdr>
    </w:div>
    <w:div w:id="194078400">
      <w:marLeft w:val="480"/>
      <w:marRight w:val="0"/>
      <w:marTop w:val="0"/>
      <w:marBottom w:val="0"/>
      <w:divBdr>
        <w:top w:val="none" w:sz="0" w:space="0" w:color="auto"/>
        <w:left w:val="none" w:sz="0" w:space="0" w:color="auto"/>
        <w:bottom w:val="none" w:sz="0" w:space="0" w:color="auto"/>
        <w:right w:val="none" w:sz="0" w:space="0" w:color="auto"/>
      </w:divBdr>
    </w:div>
    <w:div w:id="194849653">
      <w:marLeft w:val="480"/>
      <w:marRight w:val="0"/>
      <w:marTop w:val="0"/>
      <w:marBottom w:val="0"/>
      <w:divBdr>
        <w:top w:val="none" w:sz="0" w:space="0" w:color="auto"/>
        <w:left w:val="none" w:sz="0" w:space="0" w:color="auto"/>
        <w:bottom w:val="none" w:sz="0" w:space="0" w:color="auto"/>
        <w:right w:val="none" w:sz="0" w:space="0" w:color="auto"/>
      </w:divBdr>
    </w:div>
    <w:div w:id="195389481">
      <w:marLeft w:val="480"/>
      <w:marRight w:val="0"/>
      <w:marTop w:val="0"/>
      <w:marBottom w:val="0"/>
      <w:divBdr>
        <w:top w:val="none" w:sz="0" w:space="0" w:color="auto"/>
        <w:left w:val="none" w:sz="0" w:space="0" w:color="auto"/>
        <w:bottom w:val="none" w:sz="0" w:space="0" w:color="auto"/>
        <w:right w:val="none" w:sz="0" w:space="0" w:color="auto"/>
      </w:divBdr>
    </w:div>
    <w:div w:id="196742456">
      <w:marLeft w:val="480"/>
      <w:marRight w:val="0"/>
      <w:marTop w:val="0"/>
      <w:marBottom w:val="0"/>
      <w:divBdr>
        <w:top w:val="none" w:sz="0" w:space="0" w:color="auto"/>
        <w:left w:val="none" w:sz="0" w:space="0" w:color="auto"/>
        <w:bottom w:val="none" w:sz="0" w:space="0" w:color="auto"/>
        <w:right w:val="none" w:sz="0" w:space="0" w:color="auto"/>
      </w:divBdr>
    </w:div>
    <w:div w:id="196819832">
      <w:marLeft w:val="480"/>
      <w:marRight w:val="0"/>
      <w:marTop w:val="0"/>
      <w:marBottom w:val="0"/>
      <w:divBdr>
        <w:top w:val="none" w:sz="0" w:space="0" w:color="auto"/>
        <w:left w:val="none" w:sz="0" w:space="0" w:color="auto"/>
        <w:bottom w:val="none" w:sz="0" w:space="0" w:color="auto"/>
        <w:right w:val="none" w:sz="0" w:space="0" w:color="auto"/>
      </w:divBdr>
    </w:div>
    <w:div w:id="197090567">
      <w:marLeft w:val="480"/>
      <w:marRight w:val="0"/>
      <w:marTop w:val="0"/>
      <w:marBottom w:val="0"/>
      <w:divBdr>
        <w:top w:val="none" w:sz="0" w:space="0" w:color="auto"/>
        <w:left w:val="none" w:sz="0" w:space="0" w:color="auto"/>
        <w:bottom w:val="none" w:sz="0" w:space="0" w:color="auto"/>
        <w:right w:val="none" w:sz="0" w:space="0" w:color="auto"/>
      </w:divBdr>
    </w:div>
    <w:div w:id="199976609">
      <w:marLeft w:val="480"/>
      <w:marRight w:val="0"/>
      <w:marTop w:val="0"/>
      <w:marBottom w:val="0"/>
      <w:divBdr>
        <w:top w:val="none" w:sz="0" w:space="0" w:color="auto"/>
        <w:left w:val="none" w:sz="0" w:space="0" w:color="auto"/>
        <w:bottom w:val="none" w:sz="0" w:space="0" w:color="auto"/>
        <w:right w:val="none" w:sz="0" w:space="0" w:color="auto"/>
      </w:divBdr>
    </w:div>
    <w:div w:id="200364403">
      <w:marLeft w:val="480"/>
      <w:marRight w:val="0"/>
      <w:marTop w:val="0"/>
      <w:marBottom w:val="0"/>
      <w:divBdr>
        <w:top w:val="none" w:sz="0" w:space="0" w:color="auto"/>
        <w:left w:val="none" w:sz="0" w:space="0" w:color="auto"/>
        <w:bottom w:val="none" w:sz="0" w:space="0" w:color="auto"/>
        <w:right w:val="none" w:sz="0" w:space="0" w:color="auto"/>
      </w:divBdr>
    </w:div>
    <w:div w:id="201982354">
      <w:marLeft w:val="480"/>
      <w:marRight w:val="0"/>
      <w:marTop w:val="0"/>
      <w:marBottom w:val="0"/>
      <w:divBdr>
        <w:top w:val="none" w:sz="0" w:space="0" w:color="auto"/>
        <w:left w:val="none" w:sz="0" w:space="0" w:color="auto"/>
        <w:bottom w:val="none" w:sz="0" w:space="0" w:color="auto"/>
        <w:right w:val="none" w:sz="0" w:space="0" w:color="auto"/>
      </w:divBdr>
    </w:div>
    <w:div w:id="202794296">
      <w:marLeft w:val="480"/>
      <w:marRight w:val="0"/>
      <w:marTop w:val="0"/>
      <w:marBottom w:val="0"/>
      <w:divBdr>
        <w:top w:val="none" w:sz="0" w:space="0" w:color="auto"/>
        <w:left w:val="none" w:sz="0" w:space="0" w:color="auto"/>
        <w:bottom w:val="none" w:sz="0" w:space="0" w:color="auto"/>
        <w:right w:val="none" w:sz="0" w:space="0" w:color="auto"/>
      </w:divBdr>
    </w:div>
    <w:div w:id="203717402">
      <w:marLeft w:val="480"/>
      <w:marRight w:val="0"/>
      <w:marTop w:val="0"/>
      <w:marBottom w:val="0"/>
      <w:divBdr>
        <w:top w:val="none" w:sz="0" w:space="0" w:color="auto"/>
        <w:left w:val="none" w:sz="0" w:space="0" w:color="auto"/>
        <w:bottom w:val="none" w:sz="0" w:space="0" w:color="auto"/>
        <w:right w:val="none" w:sz="0" w:space="0" w:color="auto"/>
      </w:divBdr>
    </w:div>
    <w:div w:id="205916784">
      <w:marLeft w:val="480"/>
      <w:marRight w:val="0"/>
      <w:marTop w:val="0"/>
      <w:marBottom w:val="0"/>
      <w:divBdr>
        <w:top w:val="none" w:sz="0" w:space="0" w:color="auto"/>
        <w:left w:val="none" w:sz="0" w:space="0" w:color="auto"/>
        <w:bottom w:val="none" w:sz="0" w:space="0" w:color="auto"/>
        <w:right w:val="none" w:sz="0" w:space="0" w:color="auto"/>
      </w:divBdr>
    </w:div>
    <w:div w:id="207761478">
      <w:marLeft w:val="480"/>
      <w:marRight w:val="0"/>
      <w:marTop w:val="0"/>
      <w:marBottom w:val="0"/>
      <w:divBdr>
        <w:top w:val="none" w:sz="0" w:space="0" w:color="auto"/>
        <w:left w:val="none" w:sz="0" w:space="0" w:color="auto"/>
        <w:bottom w:val="none" w:sz="0" w:space="0" w:color="auto"/>
        <w:right w:val="none" w:sz="0" w:space="0" w:color="auto"/>
      </w:divBdr>
    </w:div>
    <w:div w:id="210194677">
      <w:marLeft w:val="480"/>
      <w:marRight w:val="0"/>
      <w:marTop w:val="0"/>
      <w:marBottom w:val="0"/>
      <w:divBdr>
        <w:top w:val="none" w:sz="0" w:space="0" w:color="auto"/>
        <w:left w:val="none" w:sz="0" w:space="0" w:color="auto"/>
        <w:bottom w:val="none" w:sz="0" w:space="0" w:color="auto"/>
        <w:right w:val="none" w:sz="0" w:space="0" w:color="auto"/>
      </w:divBdr>
    </w:div>
    <w:div w:id="210464625">
      <w:marLeft w:val="480"/>
      <w:marRight w:val="0"/>
      <w:marTop w:val="0"/>
      <w:marBottom w:val="0"/>
      <w:divBdr>
        <w:top w:val="none" w:sz="0" w:space="0" w:color="auto"/>
        <w:left w:val="none" w:sz="0" w:space="0" w:color="auto"/>
        <w:bottom w:val="none" w:sz="0" w:space="0" w:color="auto"/>
        <w:right w:val="none" w:sz="0" w:space="0" w:color="auto"/>
      </w:divBdr>
    </w:div>
    <w:div w:id="212891075">
      <w:marLeft w:val="480"/>
      <w:marRight w:val="0"/>
      <w:marTop w:val="0"/>
      <w:marBottom w:val="0"/>
      <w:divBdr>
        <w:top w:val="none" w:sz="0" w:space="0" w:color="auto"/>
        <w:left w:val="none" w:sz="0" w:space="0" w:color="auto"/>
        <w:bottom w:val="none" w:sz="0" w:space="0" w:color="auto"/>
        <w:right w:val="none" w:sz="0" w:space="0" w:color="auto"/>
      </w:divBdr>
    </w:div>
    <w:div w:id="213857540">
      <w:marLeft w:val="480"/>
      <w:marRight w:val="0"/>
      <w:marTop w:val="0"/>
      <w:marBottom w:val="0"/>
      <w:divBdr>
        <w:top w:val="none" w:sz="0" w:space="0" w:color="auto"/>
        <w:left w:val="none" w:sz="0" w:space="0" w:color="auto"/>
        <w:bottom w:val="none" w:sz="0" w:space="0" w:color="auto"/>
        <w:right w:val="none" w:sz="0" w:space="0" w:color="auto"/>
      </w:divBdr>
    </w:div>
    <w:div w:id="214588799">
      <w:marLeft w:val="480"/>
      <w:marRight w:val="0"/>
      <w:marTop w:val="0"/>
      <w:marBottom w:val="0"/>
      <w:divBdr>
        <w:top w:val="none" w:sz="0" w:space="0" w:color="auto"/>
        <w:left w:val="none" w:sz="0" w:space="0" w:color="auto"/>
        <w:bottom w:val="none" w:sz="0" w:space="0" w:color="auto"/>
        <w:right w:val="none" w:sz="0" w:space="0" w:color="auto"/>
      </w:divBdr>
    </w:div>
    <w:div w:id="215509015">
      <w:marLeft w:val="480"/>
      <w:marRight w:val="0"/>
      <w:marTop w:val="0"/>
      <w:marBottom w:val="0"/>
      <w:divBdr>
        <w:top w:val="none" w:sz="0" w:space="0" w:color="auto"/>
        <w:left w:val="none" w:sz="0" w:space="0" w:color="auto"/>
        <w:bottom w:val="none" w:sz="0" w:space="0" w:color="auto"/>
        <w:right w:val="none" w:sz="0" w:space="0" w:color="auto"/>
      </w:divBdr>
    </w:div>
    <w:div w:id="223836633">
      <w:marLeft w:val="480"/>
      <w:marRight w:val="0"/>
      <w:marTop w:val="0"/>
      <w:marBottom w:val="0"/>
      <w:divBdr>
        <w:top w:val="none" w:sz="0" w:space="0" w:color="auto"/>
        <w:left w:val="none" w:sz="0" w:space="0" w:color="auto"/>
        <w:bottom w:val="none" w:sz="0" w:space="0" w:color="auto"/>
        <w:right w:val="none" w:sz="0" w:space="0" w:color="auto"/>
      </w:divBdr>
    </w:div>
    <w:div w:id="225604532">
      <w:marLeft w:val="480"/>
      <w:marRight w:val="0"/>
      <w:marTop w:val="0"/>
      <w:marBottom w:val="0"/>
      <w:divBdr>
        <w:top w:val="none" w:sz="0" w:space="0" w:color="auto"/>
        <w:left w:val="none" w:sz="0" w:space="0" w:color="auto"/>
        <w:bottom w:val="none" w:sz="0" w:space="0" w:color="auto"/>
        <w:right w:val="none" w:sz="0" w:space="0" w:color="auto"/>
      </w:divBdr>
    </w:div>
    <w:div w:id="228420832">
      <w:marLeft w:val="480"/>
      <w:marRight w:val="0"/>
      <w:marTop w:val="0"/>
      <w:marBottom w:val="0"/>
      <w:divBdr>
        <w:top w:val="none" w:sz="0" w:space="0" w:color="auto"/>
        <w:left w:val="none" w:sz="0" w:space="0" w:color="auto"/>
        <w:bottom w:val="none" w:sz="0" w:space="0" w:color="auto"/>
        <w:right w:val="none" w:sz="0" w:space="0" w:color="auto"/>
      </w:divBdr>
    </w:div>
    <w:div w:id="228737907">
      <w:marLeft w:val="480"/>
      <w:marRight w:val="0"/>
      <w:marTop w:val="0"/>
      <w:marBottom w:val="0"/>
      <w:divBdr>
        <w:top w:val="none" w:sz="0" w:space="0" w:color="auto"/>
        <w:left w:val="none" w:sz="0" w:space="0" w:color="auto"/>
        <w:bottom w:val="none" w:sz="0" w:space="0" w:color="auto"/>
        <w:right w:val="none" w:sz="0" w:space="0" w:color="auto"/>
      </w:divBdr>
    </w:div>
    <w:div w:id="230431386">
      <w:marLeft w:val="480"/>
      <w:marRight w:val="0"/>
      <w:marTop w:val="0"/>
      <w:marBottom w:val="0"/>
      <w:divBdr>
        <w:top w:val="none" w:sz="0" w:space="0" w:color="auto"/>
        <w:left w:val="none" w:sz="0" w:space="0" w:color="auto"/>
        <w:bottom w:val="none" w:sz="0" w:space="0" w:color="auto"/>
        <w:right w:val="none" w:sz="0" w:space="0" w:color="auto"/>
      </w:divBdr>
    </w:div>
    <w:div w:id="231083881">
      <w:marLeft w:val="480"/>
      <w:marRight w:val="0"/>
      <w:marTop w:val="0"/>
      <w:marBottom w:val="0"/>
      <w:divBdr>
        <w:top w:val="none" w:sz="0" w:space="0" w:color="auto"/>
        <w:left w:val="none" w:sz="0" w:space="0" w:color="auto"/>
        <w:bottom w:val="none" w:sz="0" w:space="0" w:color="auto"/>
        <w:right w:val="none" w:sz="0" w:space="0" w:color="auto"/>
      </w:divBdr>
    </w:div>
    <w:div w:id="232668965">
      <w:marLeft w:val="480"/>
      <w:marRight w:val="0"/>
      <w:marTop w:val="0"/>
      <w:marBottom w:val="0"/>
      <w:divBdr>
        <w:top w:val="none" w:sz="0" w:space="0" w:color="auto"/>
        <w:left w:val="none" w:sz="0" w:space="0" w:color="auto"/>
        <w:bottom w:val="none" w:sz="0" w:space="0" w:color="auto"/>
        <w:right w:val="none" w:sz="0" w:space="0" w:color="auto"/>
      </w:divBdr>
    </w:div>
    <w:div w:id="233635972">
      <w:marLeft w:val="480"/>
      <w:marRight w:val="0"/>
      <w:marTop w:val="0"/>
      <w:marBottom w:val="0"/>
      <w:divBdr>
        <w:top w:val="none" w:sz="0" w:space="0" w:color="auto"/>
        <w:left w:val="none" w:sz="0" w:space="0" w:color="auto"/>
        <w:bottom w:val="none" w:sz="0" w:space="0" w:color="auto"/>
        <w:right w:val="none" w:sz="0" w:space="0" w:color="auto"/>
      </w:divBdr>
    </w:div>
    <w:div w:id="235239514">
      <w:marLeft w:val="480"/>
      <w:marRight w:val="0"/>
      <w:marTop w:val="0"/>
      <w:marBottom w:val="0"/>
      <w:divBdr>
        <w:top w:val="none" w:sz="0" w:space="0" w:color="auto"/>
        <w:left w:val="none" w:sz="0" w:space="0" w:color="auto"/>
        <w:bottom w:val="none" w:sz="0" w:space="0" w:color="auto"/>
        <w:right w:val="none" w:sz="0" w:space="0" w:color="auto"/>
      </w:divBdr>
    </w:div>
    <w:div w:id="235743868">
      <w:marLeft w:val="480"/>
      <w:marRight w:val="0"/>
      <w:marTop w:val="0"/>
      <w:marBottom w:val="0"/>
      <w:divBdr>
        <w:top w:val="none" w:sz="0" w:space="0" w:color="auto"/>
        <w:left w:val="none" w:sz="0" w:space="0" w:color="auto"/>
        <w:bottom w:val="none" w:sz="0" w:space="0" w:color="auto"/>
        <w:right w:val="none" w:sz="0" w:space="0" w:color="auto"/>
      </w:divBdr>
    </w:div>
    <w:div w:id="238755214">
      <w:marLeft w:val="480"/>
      <w:marRight w:val="0"/>
      <w:marTop w:val="0"/>
      <w:marBottom w:val="0"/>
      <w:divBdr>
        <w:top w:val="none" w:sz="0" w:space="0" w:color="auto"/>
        <w:left w:val="none" w:sz="0" w:space="0" w:color="auto"/>
        <w:bottom w:val="none" w:sz="0" w:space="0" w:color="auto"/>
        <w:right w:val="none" w:sz="0" w:space="0" w:color="auto"/>
      </w:divBdr>
    </w:div>
    <w:div w:id="240406271">
      <w:marLeft w:val="480"/>
      <w:marRight w:val="0"/>
      <w:marTop w:val="0"/>
      <w:marBottom w:val="0"/>
      <w:divBdr>
        <w:top w:val="none" w:sz="0" w:space="0" w:color="auto"/>
        <w:left w:val="none" w:sz="0" w:space="0" w:color="auto"/>
        <w:bottom w:val="none" w:sz="0" w:space="0" w:color="auto"/>
        <w:right w:val="none" w:sz="0" w:space="0" w:color="auto"/>
      </w:divBdr>
    </w:div>
    <w:div w:id="240868778">
      <w:marLeft w:val="480"/>
      <w:marRight w:val="0"/>
      <w:marTop w:val="0"/>
      <w:marBottom w:val="0"/>
      <w:divBdr>
        <w:top w:val="none" w:sz="0" w:space="0" w:color="auto"/>
        <w:left w:val="none" w:sz="0" w:space="0" w:color="auto"/>
        <w:bottom w:val="none" w:sz="0" w:space="0" w:color="auto"/>
        <w:right w:val="none" w:sz="0" w:space="0" w:color="auto"/>
      </w:divBdr>
    </w:div>
    <w:div w:id="243295865">
      <w:marLeft w:val="480"/>
      <w:marRight w:val="0"/>
      <w:marTop w:val="0"/>
      <w:marBottom w:val="0"/>
      <w:divBdr>
        <w:top w:val="none" w:sz="0" w:space="0" w:color="auto"/>
        <w:left w:val="none" w:sz="0" w:space="0" w:color="auto"/>
        <w:bottom w:val="none" w:sz="0" w:space="0" w:color="auto"/>
        <w:right w:val="none" w:sz="0" w:space="0" w:color="auto"/>
      </w:divBdr>
    </w:div>
    <w:div w:id="245388571">
      <w:marLeft w:val="480"/>
      <w:marRight w:val="0"/>
      <w:marTop w:val="0"/>
      <w:marBottom w:val="0"/>
      <w:divBdr>
        <w:top w:val="none" w:sz="0" w:space="0" w:color="auto"/>
        <w:left w:val="none" w:sz="0" w:space="0" w:color="auto"/>
        <w:bottom w:val="none" w:sz="0" w:space="0" w:color="auto"/>
        <w:right w:val="none" w:sz="0" w:space="0" w:color="auto"/>
      </w:divBdr>
    </w:div>
    <w:div w:id="246155489">
      <w:marLeft w:val="480"/>
      <w:marRight w:val="0"/>
      <w:marTop w:val="0"/>
      <w:marBottom w:val="0"/>
      <w:divBdr>
        <w:top w:val="none" w:sz="0" w:space="0" w:color="auto"/>
        <w:left w:val="none" w:sz="0" w:space="0" w:color="auto"/>
        <w:bottom w:val="none" w:sz="0" w:space="0" w:color="auto"/>
        <w:right w:val="none" w:sz="0" w:space="0" w:color="auto"/>
      </w:divBdr>
    </w:div>
    <w:div w:id="246161613">
      <w:marLeft w:val="480"/>
      <w:marRight w:val="0"/>
      <w:marTop w:val="0"/>
      <w:marBottom w:val="0"/>
      <w:divBdr>
        <w:top w:val="none" w:sz="0" w:space="0" w:color="auto"/>
        <w:left w:val="none" w:sz="0" w:space="0" w:color="auto"/>
        <w:bottom w:val="none" w:sz="0" w:space="0" w:color="auto"/>
        <w:right w:val="none" w:sz="0" w:space="0" w:color="auto"/>
      </w:divBdr>
    </w:div>
    <w:div w:id="247622700">
      <w:marLeft w:val="480"/>
      <w:marRight w:val="0"/>
      <w:marTop w:val="0"/>
      <w:marBottom w:val="0"/>
      <w:divBdr>
        <w:top w:val="none" w:sz="0" w:space="0" w:color="auto"/>
        <w:left w:val="none" w:sz="0" w:space="0" w:color="auto"/>
        <w:bottom w:val="none" w:sz="0" w:space="0" w:color="auto"/>
        <w:right w:val="none" w:sz="0" w:space="0" w:color="auto"/>
      </w:divBdr>
    </w:div>
    <w:div w:id="247812731">
      <w:marLeft w:val="480"/>
      <w:marRight w:val="0"/>
      <w:marTop w:val="0"/>
      <w:marBottom w:val="0"/>
      <w:divBdr>
        <w:top w:val="none" w:sz="0" w:space="0" w:color="auto"/>
        <w:left w:val="none" w:sz="0" w:space="0" w:color="auto"/>
        <w:bottom w:val="none" w:sz="0" w:space="0" w:color="auto"/>
        <w:right w:val="none" w:sz="0" w:space="0" w:color="auto"/>
      </w:divBdr>
    </w:div>
    <w:div w:id="248386834">
      <w:marLeft w:val="480"/>
      <w:marRight w:val="0"/>
      <w:marTop w:val="0"/>
      <w:marBottom w:val="0"/>
      <w:divBdr>
        <w:top w:val="none" w:sz="0" w:space="0" w:color="auto"/>
        <w:left w:val="none" w:sz="0" w:space="0" w:color="auto"/>
        <w:bottom w:val="none" w:sz="0" w:space="0" w:color="auto"/>
        <w:right w:val="none" w:sz="0" w:space="0" w:color="auto"/>
      </w:divBdr>
    </w:div>
    <w:div w:id="248780030">
      <w:marLeft w:val="480"/>
      <w:marRight w:val="0"/>
      <w:marTop w:val="0"/>
      <w:marBottom w:val="0"/>
      <w:divBdr>
        <w:top w:val="none" w:sz="0" w:space="0" w:color="auto"/>
        <w:left w:val="none" w:sz="0" w:space="0" w:color="auto"/>
        <w:bottom w:val="none" w:sz="0" w:space="0" w:color="auto"/>
        <w:right w:val="none" w:sz="0" w:space="0" w:color="auto"/>
      </w:divBdr>
    </w:div>
    <w:div w:id="249435709">
      <w:marLeft w:val="480"/>
      <w:marRight w:val="0"/>
      <w:marTop w:val="0"/>
      <w:marBottom w:val="0"/>
      <w:divBdr>
        <w:top w:val="none" w:sz="0" w:space="0" w:color="auto"/>
        <w:left w:val="none" w:sz="0" w:space="0" w:color="auto"/>
        <w:bottom w:val="none" w:sz="0" w:space="0" w:color="auto"/>
        <w:right w:val="none" w:sz="0" w:space="0" w:color="auto"/>
      </w:divBdr>
    </w:div>
    <w:div w:id="249579729">
      <w:marLeft w:val="480"/>
      <w:marRight w:val="0"/>
      <w:marTop w:val="0"/>
      <w:marBottom w:val="0"/>
      <w:divBdr>
        <w:top w:val="none" w:sz="0" w:space="0" w:color="auto"/>
        <w:left w:val="none" w:sz="0" w:space="0" w:color="auto"/>
        <w:bottom w:val="none" w:sz="0" w:space="0" w:color="auto"/>
        <w:right w:val="none" w:sz="0" w:space="0" w:color="auto"/>
      </w:divBdr>
    </w:div>
    <w:div w:id="251477363">
      <w:marLeft w:val="480"/>
      <w:marRight w:val="0"/>
      <w:marTop w:val="0"/>
      <w:marBottom w:val="0"/>
      <w:divBdr>
        <w:top w:val="none" w:sz="0" w:space="0" w:color="auto"/>
        <w:left w:val="none" w:sz="0" w:space="0" w:color="auto"/>
        <w:bottom w:val="none" w:sz="0" w:space="0" w:color="auto"/>
        <w:right w:val="none" w:sz="0" w:space="0" w:color="auto"/>
      </w:divBdr>
    </w:div>
    <w:div w:id="252592202">
      <w:marLeft w:val="480"/>
      <w:marRight w:val="0"/>
      <w:marTop w:val="0"/>
      <w:marBottom w:val="0"/>
      <w:divBdr>
        <w:top w:val="none" w:sz="0" w:space="0" w:color="auto"/>
        <w:left w:val="none" w:sz="0" w:space="0" w:color="auto"/>
        <w:bottom w:val="none" w:sz="0" w:space="0" w:color="auto"/>
        <w:right w:val="none" w:sz="0" w:space="0" w:color="auto"/>
      </w:divBdr>
    </w:div>
    <w:div w:id="252711283">
      <w:marLeft w:val="480"/>
      <w:marRight w:val="0"/>
      <w:marTop w:val="0"/>
      <w:marBottom w:val="0"/>
      <w:divBdr>
        <w:top w:val="none" w:sz="0" w:space="0" w:color="auto"/>
        <w:left w:val="none" w:sz="0" w:space="0" w:color="auto"/>
        <w:bottom w:val="none" w:sz="0" w:space="0" w:color="auto"/>
        <w:right w:val="none" w:sz="0" w:space="0" w:color="auto"/>
      </w:divBdr>
    </w:div>
    <w:div w:id="254436810">
      <w:marLeft w:val="480"/>
      <w:marRight w:val="0"/>
      <w:marTop w:val="0"/>
      <w:marBottom w:val="0"/>
      <w:divBdr>
        <w:top w:val="none" w:sz="0" w:space="0" w:color="auto"/>
        <w:left w:val="none" w:sz="0" w:space="0" w:color="auto"/>
        <w:bottom w:val="none" w:sz="0" w:space="0" w:color="auto"/>
        <w:right w:val="none" w:sz="0" w:space="0" w:color="auto"/>
      </w:divBdr>
    </w:div>
    <w:div w:id="255208423">
      <w:marLeft w:val="480"/>
      <w:marRight w:val="0"/>
      <w:marTop w:val="0"/>
      <w:marBottom w:val="0"/>
      <w:divBdr>
        <w:top w:val="none" w:sz="0" w:space="0" w:color="auto"/>
        <w:left w:val="none" w:sz="0" w:space="0" w:color="auto"/>
        <w:bottom w:val="none" w:sz="0" w:space="0" w:color="auto"/>
        <w:right w:val="none" w:sz="0" w:space="0" w:color="auto"/>
      </w:divBdr>
    </w:div>
    <w:div w:id="255945982">
      <w:marLeft w:val="480"/>
      <w:marRight w:val="0"/>
      <w:marTop w:val="0"/>
      <w:marBottom w:val="0"/>
      <w:divBdr>
        <w:top w:val="none" w:sz="0" w:space="0" w:color="auto"/>
        <w:left w:val="none" w:sz="0" w:space="0" w:color="auto"/>
        <w:bottom w:val="none" w:sz="0" w:space="0" w:color="auto"/>
        <w:right w:val="none" w:sz="0" w:space="0" w:color="auto"/>
      </w:divBdr>
    </w:div>
    <w:div w:id="257569495">
      <w:marLeft w:val="480"/>
      <w:marRight w:val="0"/>
      <w:marTop w:val="0"/>
      <w:marBottom w:val="0"/>
      <w:divBdr>
        <w:top w:val="none" w:sz="0" w:space="0" w:color="auto"/>
        <w:left w:val="none" w:sz="0" w:space="0" w:color="auto"/>
        <w:bottom w:val="none" w:sz="0" w:space="0" w:color="auto"/>
        <w:right w:val="none" w:sz="0" w:space="0" w:color="auto"/>
      </w:divBdr>
    </w:div>
    <w:div w:id="257756378">
      <w:marLeft w:val="480"/>
      <w:marRight w:val="0"/>
      <w:marTop w:val="0"/>
      <w:marBottom w:val="0"/>
      <w:divBdr>
        <w:top w:val="none" w:sz="0" w:space="0" w:color="auto"/>
        <w:left w:val="none" w:sz="0" w:space="0" w:color="auto"/>
        <w:bottom w:val="none" w:sz="0" w:space="0" w:color="auto"/>
        <w:right w:val="none" w:sz="0" w:space="0" w:color="auto"/>
      </w:divBdr>
    </w:div>
    <w:div w:id="257833026">
      <w:marLeft w:val="480"/>
      <w:marRight w:val="0"/>
      <w:marTop w:val="0"/>
      <w:marBottom w:val="0"/>
      <w:divBdr>
        <w:top w:val="none" w:sz="0" w:space="0" w:color="auto"/>
        <w:left w:val="none" w:sz="0" w:space="0" w:color="auto"/>
        <w:bottom w:val="none" w:sz="0" w:space="0" w:color="auto"/>
        <w:right w:val="none" w:sz="0" w:space="0" w:color="auto"/>
      </w:divBdr>
    </w:div>
    <w:div w:id="258025535">
      <w:marLeft w:val="480"/>
      <w:marRight w:val="0"/>
      <w:marTop w:val="0"/>
      <w:marBottom w:val="0"/>
      <w:divBdr>
        <w:top w:val="none" w:sz="0" w:space="0" w:color="auto"/>
        <w:left w:val="none" w:sz="0" w:space="0" w:color="auto"/>
        <w:bottom w:val="none" w:sz="0" w:space="0" w:color="auto"/>
        <w:right w:val="none" w:sz="0" w:space="0" w:color="auto"/>
      </w:divBdr>
    </w:div>
    <w:div w:id="259146690">
      <w:marLeft w:val="480"/>
      <w:marRight w:val="0"/>
      <w:marTop w:val="0"/>
      <w:marBottom w:val="0"/>
      <w:divBdr>
        <w:top w:val="none" w:sz="0" w:space="0" w:color="auto"/>
        <w:left w:val="none" w:sz="0" w:space="0" w:color="auto"/>
        <w:bottom w:val="none" w:sz="0" w:space="0" w:color="auto"/>
        <w:right w:val="none" w:sz="0" w:space="0" w:color="auto"/>
      </w:divBdr>
    </w:div>
    <w:div w:id="260573842">
      <w:marLeft w:val="480"/>
      <w:marRight w:val="0"/>
      <w:marTop w:val="0"/>
      <w:marBottom w:val="0"/>
      <w:divBdr>
        <w:top w:val="none" w:sz="0" w:space="0" w:color="auto"/>
        <w:left w:val="none" w:sz="0" w:space="0" w:color="auto"/>
        <w:bottom w:val="none" w:sz="0" w:space="0" w:color="auto"/>
        <w:right w:val="none" w:sz="0" w:space="0" w:color="auto"/>
      </w:divBdr>
    </w:div>
    <w:div w:id="261840746">
      <w:marLeft w:val="480"/>
      <w:marRight w:val="0"/>
      <w:marTop w:val="0"/>
      <w:marBottom w:val="0"/>
      <w:divBdr>
        <w:top w:val="none" w:sz="0" w:space="0" w:color="auto"/>
        <w:left w:val="none" w:sz="0" w:space="0" w:color="auto"/>
        <w:bottom w:val="none" w:sz="0" w:space="0" w:color="auto"/>
        <w:right w:val="none" w:sz="0" w:space="0" w:color="auto"/>
      </w:divBdr>
    </w:div>
    <w:div w:id="262304670">
      <w:marLeft w:val="480"/>
      <w:marRight w:val="0"/>
      <w:marTop w:val="0"/>
      <w:marBottom w:val="0"/>
      <w:divBdr>
        <w:top w:val="none" w:sz="0" w:space="0" w:color="auto"/>
        <w:left w:val="none" w:sz="0" w:space="0" w:color="auto"/>
        <w:bottom w:val="none" w:sz="0" w:space="0" w:color="auto"/>
        <w:right w:val="none" w:sz="0" w:space="0" w:color="auto"/>
      </w:divBdr>
    </w:div>
    <w:div w:id="263460583">
      <w:marLeft w:val="480"/>
      <w:marRight w:val="0"/>
      <w:marTop w:val="0"/>
      <w:marBottom w:val="0"/>
      <w:divBdr>
        <w:top w:val="none" w:sz="0" w:space="0" w:color="auto"/>
        <w:left w:val="none" w:sz="0" w:space="0" w:color="auto"/>
        <w:bottom w:val="none" w:sz="0" w:space="0" w:color="auto"/>
        <w:right w:val="none" w:sz="0" w:space="0" w:color="auto"/>
      </w:divBdr>
    </w:div>
    <w:div w:id="264847301">
      <w:marLeft w:val="480"/>
      <w:marRight w:val="0"/>
      <w:marTop w:val="0"/>
      <w:marBottom w:val="0"/>
      <w:divBdr>
        <w:top w:val="none" w:sz="0" w:space="0" w:color="auto"/>
        <w:left w:val="none" w:sz="0" w:space="0" w:color="auto"/>
        <w:bottom w:val="none" w:sz="0" w:space="0" w:color="auto"/>
        <w:right w:val="none" w:sz="0" w:space="0" w:color="auto"/>
      </w:divBdr>
    </w:div>
    <w:div w:id="265846124">
      <w:marLeft w:val="480"/>
      <w:marRight w:val="0"/>
      <w:marTop w:val="0"/>
      <w:marBottom w:val="0"/>
      <w:divBdr>
        <w:top w:val="none" w:sz="0" w:space="0" w:color="auto"/>
        <w:left w:val="none" w:sz="0" w:space="0" w:color="auto"/>
        <w:bottom w:val="none" w:sz="0" w:space="0" w:color="auto"/>
        <w:right w:val="none" w:sz="0" w:space="0" w:color="auto"/>
      </w:divBdr>
    </w:div>
    <w:div w:id="266042805">
      <w:marLeft w:val="480"/>
      <w:marRight w:val="0"/>
      <w:marTop w:val="0"/>
      <w:marBottom w:val="0"/>
      <w:divBdr>
        <w:top w:val="none" w:sz="0" w:space="0" w:color="auto"/>
        <w:left w:val="none" w:sz="0" w:space="0" w:color="auto"/>
        <w:bottom w:val="none" w:sz="0" w:space="0" w:color="auto"/>
        <w:right w:val="none" w:sz="0" w:space="0" w:color="auto"/>
      </w:divBdr>
    </w:div>
    <w:div w:id="266892501">
      <w:marLeft w:val="480"/>
      <w:marRight w:val="0"/>
      <w:marTop w:val="0"/>
      <w:marBottom w:val="0"/>
      <w:divBdr>
        <w:top w:val="none" w:sz="0" w:space="0" w:color="auto"/>
        <w:left w:val="none" w:sz="0" w:space="0" w:color="auto"/>
        <w:bottom w:val="none" w:sz="0" w:space="0" w:color="auto"/>
        <w:right w:val="none" w:sz="0" w:space="0" w:color="auto"/>
      </w:divBdr>
    </w:div>
    <w:div w:id="267616117">
      <w:marLeft w:val="480"/>
      <w:marRight w:val="0"/>
      <w:marTop w:val="0"/>
      <w:marBottom w:val="0"/>
      <w:divBdr>
        <w:top w:val="none" w:sz="0" w:space="0" w:color="auto"/>
        <w:left w:val="none" w:sz="0" w:space="0" w:color="auto"/>
        <w:bottom w:val="none" w:sz="0" w:space="0" w:color="auto"/>
        <w:right w:val="none" w:sz="0" w:space="0" w:color="auto"/>
      </w:divBdr>
    </w:div>
    <w:div w:id="268008008">
      <w:marLeft w:val="480"/>
      <w:marRight w:val="0"/>
      <w:marTop w:val="0"/>
      <w:marBottom w:val="0"/>
      <w:divBdr>
        <w:top w:val="none" w:sz="0" w:space="0" w:color="auto"/>
        <w:left w:val="none" w:sz="0" w:space="0" w:color="auto"/>
        <w:bottom w:val="none" w:sz="0" w:space="0" w:color="auto"/>
        <w:right w:val="none" w:sz="0" w:space="0" w:color="auto"/>
      </w:divBdr>
    </w:div>
    <w:div w:id="269170438">
      <w:marLeft w:val="480"/>
      <w:marRight w:val="0"/>
      <w:marTop w:val="0"/>
      <w:marBottom w:val="0"/>
      <w:divBdr>
        <w:top w:val="none" w:sz="0" w:space="0" w:color="auto"/>
        <w:left w:val="none" w:sz="0" w:space="0" w:color="auto"/>
        <w:bottom w:val="none" w:sz="0" w:space="0" w:color="auto"/>
        <w:right w:val="none" w:sz="0" w:space="0" w:color="auto"/>
      </w:divBdr>
    </w:div>
    <w:div w:id="269363214">
      <w:marLeft w:val="480"/>
      <w:marRight w:val="0"/>
      <w:marTop w:val="0"/>
      <w:marBottom w:val="0"/>
      <w:divBdr>
        <w:top w:val="none" w:sz="0" w:space="0" w:color="auto"/>
        <w:left w:val="none" w:sz="0" w:space="0" w:color="auto"/>
        <w:bottom w:val="none" w:sz="0" w:space="0" w:color="auto"/>
        <w:right w:val="none" w:sz="0" w:space="0" w:color="auto"/>
      </w:divBdr>
    </w:div>
    <w:div w:id="270940484">
      <w:marLeft w:val="480"/>
      <w:marRight w:val="0"/>
      <w:marTop w:val="0"/>
      <w:marBottom w:val="0"/>
      <w:divBdr>
        <w:top w:val="none" w:sz="0" w:space="0" w:color="auto"/>
        <w:left w:val="none" w:sz="0" w:space="0" w:color="auto"/>
        <w:bottom w:val="none" w:sz="0" w:space="0" w:color="auto"/>
        <w:right w:val="none" w:sz="0" w:space="0" w:color="auto"/>
      </w:divBdr>
    </w:div>
    <w:div w:id="272202595">
      <w:marLeft w:val="480"/>
      <w:marRight w:val="0"/>
      <w:marTop w:val="0"/>
      <w:marBottom w:val="0"/>
      <w:divBdr>
        <w:top w:val="none" w:sz="0" w:space="0" w:color="auto"/>
        <w:left w:val="none" w:sz="0" w:space="0" w:color="auto"/>
        <w:bottom w:val="none" w:sz="0" w:space="0" w:color="auto"/>
        <w:right w:val="none" w:sz="0" w:space="0" w:color="auto"/>
      </w:divBdr>
    </w:div>
    <w:div w:id="273172151">
      <w:marLeft w:val="480"/>
      <w:marRight w:val="0"/>
      <w:marTop w:val="0"/>
      <w:marBottom w:val="0"/>
      <w:divBdr>
        <w:top w:val="none" w:sz="0" w:space="0" w:color="auto"/>
        <w:left w:val="none" w:sz="0" w:space="0" w:color="auto"/>
        <w:bottom w:val="none" w:sz="0" w:space="0" w:color="auto"/>
        <w:right w:val="none" w:sz="0" w:space="0" w:color="auto"/>
      </w:divBdr>
    </w:div>
    <w:div w:id="274023753">
      <w:marLeft w:val="480"/>
      <w:marRight w:val="0"/>
      <w:marTop w:val="0"/>
      <w:marBottom w:val="0"/>
      <w:divBdr>
        <w:top w:val="none" w:sz="0" w:space="0" w:color="auto"/>
        <w:left w:val="none" w:sz="0" w:space="0" w:color="auto"/>
        <w:bottom w:val="none" w:sz="0" w:space="0" w:color="auto"/>
        <w:right w:val="none" w:sz="0" w:space="0" w:color="auto"/>
      </w:divBdr>
    </w:div>
    <w:div w:id="275791111">
      <w:marLeft w:val="480"/>
      <w:marRight w:val="0"/>
      <w:marTop w:val="0"/>
      <w:marBottom w:val="0"/>
      <w:divBdr>
        <w:top w:val="none" w:sz="0" w:space="0" w:color="auto"/>
        <w:left w:val="none" w:sz="0" w:space="0" w:color="auto"/>
        <w:bottom w:val="none" w:sz="0" w:space="0" w:color="auto"/>
        <w:right w:val="none" w:sz="0" w:space="0" w:color="auto"/>
      </w:divBdr>
    </w:div>
    <w:div w:id="275869736">
      <w:marLeft w:val="480"/>
      <w:marRight w:val="0"/>
      <w:marTop w:val="0"/>
      <w:marBottom w:val="0"/>
      <w:divBdr>
        <w:top w:val="none" w:sz="0" w:space="0" w:color="auto"/>
        <w:left w:val="none" w:sz="0" w:space="0" w:color="auto"/>
        <w:bottom w:val="none" w:sz="0" w:space="0" w:color="auto"/>
        <w:right w:val="none" w:sz="0" w:space="0" w:color="auto"/>
      </w:divBdr>
    </w:div>
    <w:div w:id="276522974">
      <w:marLeft w:val="480"/>
      <w:marRight w:val="0"/>
      <w:marTop w:val="0"/>
      <w:marBottom w:val="0"/>
      <w:divBdr>
        <w:top w:val="none" w:sz="0" w:space="0" w:color="auto"/>
        <w:left w:val="none" w:sz="0" w:space="0" w:color="auto"/>
        <w:bottom w:val="none" w:sz="0" w:space="0" w:color="auto"/>
        <w:right w:val="none" w:sz="0" w:space="0" w:color="auto"/>
      </w:divBdr>
    </w:div>
    <w:div w:id="276566947">
      <w:marLeft w:val="480"/>
      <w:marRight w:val="0"/>
      <w:marTop w:val="0"/>
      <w:marBottom w:val="0"/>
      <w:divBdr>
        <w:top w:val="none" w:sz="0" w:space="0" w:color="auto"/>
        <w:left w:val="none" w:sz="0" w:space="0" w:color="auto"/>
        <w:bottom w:val="none" w:sz="0" w:space="0" w:color="auto"/>
        <w:right w:val="none" w:sz="0" w:space="0" w:color="auto"/>
      </w:divBdr>
    </w:div>
    <w:div w:id="277686692">
      <w:marLeft w:val="480"/>
      <w:marRight w:val="0"/>
      <w:marTop w:val="0"/>
      <w:marBottom w:val="0"/>
      <w:divBdr>
        <w:top w:val="none" w:sz="0" w:space="0" w:color="auto"/>
        <w:left w:val="none" w:sz="0" w:space="0" w:color="auto"/>
        <w:bottom w:val="none" w:sz="0" w:space="0" w:color="auto"/>
        <w:right w:val="none" w:sz="0" w:space="0" w:color="auto"/>
      </w:divBdr>
    </w:div>
    <w:div w:id="279190669">
      <w:marLeft w:val="480"/>
      <w:marRight w:val="0"/>
      <w:marTop w:val="0"/>
      <w:marBottom w:val="0"/>
      <w:divBdr>
        <w:top w:val="none" w:sz="0" w:space="0" w:color="auto"/>
        <w:left w:val="none" w:sz="0" w:space="0" w:color="auto"/>
        <w:bottom w:val="none" w:sz="0" w:space="0" w:color="auto"/>
        <w:right w:val="none" w:sz="0" w:space="0" w:color="auto"/>
      </w:divBdr>
    </w:div>
    <w:div w:id="279265869">
      <w:marLeft w:val="480"/>
      <w:marRight w:val="0"/>
      <w:marTop w:val="0"/>
      <w:marBottom w:val="0"/>
      <w:divBdr>
        <w:top w:val="none" w:sz="0" w:space="0" w:color="auto"/>
        <w:left w:val="none" w:sz="0" w:space="0" w:color="auto"/>
        <w:bottom w:val="none" w:sz="0" w:space="0" w:color="auto"/>
        <w:right w:val="none" w:sz="0" w:space="0" w:color="auto"/>
      </w:divBdr>
    </w:div>
    <w:div w:id="281768112">
      <w:marLeft w:val="480"/>
      <w:marRight w:val="0"/>
      <w:marTop w:val="0"/>
      <w:marBottom w:val="0"/>
      <w:divBdr>
        <w:top w:val="none" w:sz="0" w:space="0" w:color="auto"/>
        <w:left w:val="none" w:sz="0" w:space="0" w:color="auto"/>
        <w:bottom w:val="none" w:sz="0" w:space="0" w:color="auto"/>
        <w:right w:val="none" w:sz="0" w:space="0" w:color="auto"/>
      </w:divBdr>
    </w:div>
    <w:div w:id="285042687">
      <w:marLeft w:val="480"/>
      <w:marRight w:val="0"/>
      <w:marTop w:val="0"/>
      <w:marBottom w:val="0"/>
      <w:divBdr>
        <w:top w:val="none" w:sz="0" w:space="0" w:color="auto"/>
        <w:left w:val="none" w:sz="0" w:space="0" w:color="auto"/>
        <w:bottom w:val="none" w:sz="0" w:space="0" w:color="auto"/>
        <w:right w:val="none" w:sz="0" w:space="0" w:color="auto"/>
      </w:divBdr>
    </w:div>
    <w:div w:id="285240593">
      <w:marLeft w:val="480"/>
      <w:marRight w:val="0"/>
      <w:marTop w:val="0"/>
      <w:marBottom w:val="0"/>
      <w:divBdr>
        <w:top w:val="none" w:sz="0" w:space="0" w:color="auto"/>
        <w:left w:val="none" w:sz="0" w:space="0" w:color="auto"/>
        <w:bottom w:val="none" w:sz="0" w:space="0" w:color="auto"/>
        <w:right w:val="none" w:sz="0" w:space="0" w:color="auto"/>
      </w:divBdr>
    </w:div>
    <w:div w:id="285892896">
      <w:marLeft w:val="480"/>
      <w:marRight w:val="0"/>
      <w:marTop w:val="0"/>
      <w:marBottom w:val="0"/>
      <w:divBdr>
        <w:top w:val="none" w:sz="0" w:space="0" w:color="auto"/>
        <w:left w:val="none" w:sz="0" w:space="0" w:color="auto"/>
        <w:bottom w:val="none" w:sz="0" w:space="0" w:color="auto"/>
        <w:right w:val="none" w:sz="0" w:space="0" w:color="auto"/>
      </w:divBdr>
    </w:div>
    <w:div w:id="286356851">
      <w:marLeft w:val="480"/>
      <w:marRight w:val="0"/>
      <w:marTop w:val="0"/>
      <w:marBottom w:val="0"/>
      <w:divBdr>
        <w:top w:val="none" w:sz="0" w:space="0" w:color="auto"/>
        <w:left w:val="none" w:sz="0" w:space="0" w:color="auto"/>
        <w:bottom w:val="none" w:sz="0" w:space="0" w:color="auto"/>
        <w:right w:val="none" w:sz="0" w:space="0" w:color="auto"/>
      </w:divBdr>
    </w:div>
    <w:div w:id="286932180">
      <w:marLeft w:val="480"/>
      <w:marRight w:val="0"/>
      <w:marTop w:val="0"/>
      <w:marBottom w:val="0"/>
      <w:divBdr>
        <w:top w:val="none" w:sz="0" w:space="0" w:color="auto"/>
        <w:left w:val="none" w:sz="0" w:space="0" w:color="auto"/>
        <w:bottom w:val="none" w:sz="0" w:space="0" w:color="auto"/>
        <w:right w:val="none" w:sz="0" w:space="0" w:color="auto"/>
      </w:divBdr>
    </w:div>
    <w:div w:id="287781903">
      <w:marLeft w:val="480"/>
      <w:marRight w:val="0"/>
      <w:marTop w:val="0"/>
      <w:marBottom w:val="0"/>
      <w:divBdr>
        <w:top w:val="none" w:sz="0" w:space="0" w:color="auto"/>
        <w:left w:val="none" w:sz="0" w:space="0" w:color="auto"/>
        <w:bottom w:val="none" w:sz="0" w:space="0" w:color="auto"/>
        <w:right w:val="none" w:sz="0" w:space="0" w:color="auto"/>
      </w:divBdr>
    </w:div>
    <w:div w:id="289090114">
      <w:marLeft w:val="480"/>
      <w:marRight w:val="0"/>
      <w:marTop w:val="0"/>
      <w:marBottom w:val="0"/>
      <w:divBdr>
        <w:top w:val="none" w:sz="0" w:space="0" w:color="auto"/>
        <w:left w:val="none" w:sz="0" w:space="0" w:color="auto"/>
        <w:bottom w:val="none" w:sz="0" w:space="0" w:color="auto"/>
        <w:right w:val="none" w:sz="0" w:space="0" w:color="auto"/>
      </w:divBdr>
    </w:div>
    <w:div w:id="290789884">
      <w:marLeft w:val="480"/>
      <w:marRight w:val="0"/>
      <w:marTop w:val="0"/>
      <w:marBottom w:val="0"/>
      <w:divBdr>
        <w:top w:val="none" w:sz="0" w:space="0" w:color="auto"/>
        <w:left w:val="none" w:sz="0" w:space="0" w:color="auto"/>
        <w:bottom w:val="none" w:sz="0" w:space="0" w:color="auto"/>
        <w:right w:val="none" w:sz="0" w:space="0" w:color="auto"/>
      </w:divBdr>
    </w:div>
    <w:div w:id="291180170">
      <w:marLeft w:val="480"/>
      <w:marRight w:val="0"/>
      <w:marTop w:val="0"/>
      <w:marBottom w:val="0"/>
      <w:divBdr>
        <w:top w:val="none" w:sz="0" w:space="0" w:color="auto"/>
        <w:left w:val="none" w:sz="0" w:space="0" w:color="auto"/>
        <w:bottom w:val="none" w:sz="0" w:space="0" w:color="auto"/>
        <w:right w:val="none" w:sz="0" w:space="0" w:color="auto"/>
      </w:divBdr>
    </w:div>
    <w:div w:id="292447056">
      <w:marLeft w:val="480"/>
      <w:marRight w:val="0"/>
      <w:marTop w:val="0"/>
      <w:marBottom w:val="0"/>
      <w:divBdr>
        <w:top w:val="none" w:sz="0" w:space="0" w:color="auto"/>
        <w:left w:val="none" w:sz="0" w:space="0" w:color="auto"/>
        <w:bottom w:val="none" w:sz="0" w:space="0" w:color="auto"/>
        <w:right w:val="none" w:sz="0" w:space="0" w:color="auto"/>
      </w:divBdr>
    </w:div>
    <w:div w:id="292686032">
      <w:marLeft w:val="480"/>
      <w:marRight w:val="0"/>
      <w:marTop w:val="0"/>
      <w:marBottom w:val="0"/>
      <w:divBdr>
        <w:top w:val="none" w:sz="0" w:space="0" w:color="auto"/>
        <w:left w:val="none" w:sz="0" w:space="0" w:color="auto"/>
        <w:bottom w:val="none" w:sz="0" w:space="0" w:color="auto"/>
        <w:right w:val="none" w:sz="0" w:space="0" w:color="auto"/>
      </w:divBdr>
    </w:div>
    <w:div w:id="294070039">
      <w:marLeft w:val="480"/>
      <w:marRight w:val="0"/>
      <w:marTop w:val="0"/>
      <w:marBottom w:val="0"/>
      <w:divBdr>
        <w:top w:val="none" w:sz="0" w:space="0" w:color="auto"/>
        <w:left w:val="none" w:sz="0" w:space="0" w:color="auto"/>
        <w:bottom w:val="none" w:sz="0" w:space="0" w:color="auto"/>
        <w:right w:val="none" w:sz="0" w:space="0" w:color="auto"/>
      </w:divBdr>
    </w:div>
    <w:div w:id="294257073">
      <w:marLeft w:val="480"/>
      <w:marRight w:val="0"/>
      <w:marTop w:val="0"/>
      <w:marBottom w:val="0"/>
      <w:divBdr>
        <w:top w:val="none" w:sz="0" w:space="0" w:color="auto"/>
        <w:left w:val="none" w:sz="0" w:space="0" w:color="auto"/>
        <w:bottom w:val="none" w:sz="0" w:space="0" w:color="auto"/>
        <w:right w:val="none" w:sz="0" w:space="0" w:color="auto"/>
      </w:divBdr>
    </w:div>
    <w:div w:id="297878366">
      <w:marLeft w:val="480"/>
      <w:marRight w:val="0"/>
      <w:marTop w:val="0"/>
      <w:marBottom w:val="0"/>
      <w:divBdr>
        <w:top w:val="none" w:sz="0" w:space="0" w:color="auto"/>
        <w:left w:val="none" w:sz="0" w:space="0" w:color="auto"/>
        <w:bottom w:val="none" w:sz="0" w:space="0" w:color="auto"/>
        <w:right w:val="none" w:sz="0" w:space="0" w:color="auto"/>
      </w:divBdr>
    </w:div>
    <w:div w:id="298533750">
      <w:marLeft w:val="480"/>
      <w:marRight w:val="0"/>
      <w:marTop w:val="0"/>
      <w:marBottom w:val="0"/>
      <w:divBdr>
        <w:top w:val="none" w:sz="0" w:space="0" w:color="auto"/>
        <w:left w:val="none" w:sz="0" w:space="0" w:color="auto"/>
        <w:bottom w:val="none" w:sz="0" w:space="0" w:color="auto"/>
        <w:right w:val="none" w:sz="0" w:space="0" w:color="auto"/>
      </w:divBdr>
    </w:div>
    <w:div w:id="298536784">
      <w:marLeft w:val="480"/>
      <w:marRight w:val="0"/>
      <w:marTop w:val="0"/>
      <w:marBottom w:val="0"/>
      <w:divBdr>
        <w:top w:val="none" w:sz="0" w:space="0" w:color="auto"/>
        <w:left w:val="none" w:sz="0" w:space="0" w:color="auto"/>
        <w:bottom w:val="none" w:sz="0" w:space="0" w:color="auto"/>
        <w:right w:val="none" w:sz="0" w:space="0" w:color="auto"/>
      </w:divBdr>
    </w:div>
    <w:div w:id="298851691">
      <w:marLeft w:val="480"/>
      <w:marRight w:val="0"/>
      <w:marTop w:val="0"/>
      <w:marBottom w:val="0"/>
      <w:divBdr>
        <w:top w:val="none" w:sz="0" w:space="0" w:color="auto"/>
        <w:left w:val="none" w:sz="0" w:space="0" w:color="auto"/>
        <w:bottom w:val="none" w:sz="0" w:space="0" w:color="auto"/>
        <w:right w:val="none" w:sz="0" w:space="0" w:color="auto"/>
      </w:divBdr>
    </w:div>
    <w:div w:id="300891746">
      <w:marLeft w:val="480"/>
      <w:marRight w:val="0"/>
      <w:marTop w:val="0"/>
      <w:marBottom w:val="0"/>
      <w:divBdr>
        <w:top w:val="none" w:sz="0" w:space="0" w:color="auto"/>
        <w:left w:val="none" w:sz="0" w:space="0" w:color="auto"/>
        <w:bottom w:val="none" w:sz="0" w:space="0" w:color="auto"/>
        <w:right w:val="none" w:sz="0" w:space="0" w:color="auto"/>
      </w:divBdr>
    </w:div>
    <w:div w:id="301232555">
      <w:marLeft w:val="480"/>
      <w:marRight w:val="0"/>
      <w:marTop w:val="0"/>
      <w:marBottom w:val="0"/>
      <w:divBdr>
        <w:top w:val="none" w:sz="0" w:space="0" w:color="auto"/>
        <w:left w:val="none" w:sz="0" w:space="0" w:color="auto"/>
        <w:bottom w:val="none" w:sz="0" w:space="0" w:color="auto"/>
        <w:right w:val="none" w:sz="0" w:space="0" w:color="auto"/>
      </w:divBdr>
    </w:div>
    <w:div w:id="302934461">
      <w:marLeft w:val="480"/>
      <w:marRight w:val="0"/>
      <w:marTop w:val="0"/>
      <w:marBottom w:val="0"/>
      <w:divBdr>
        <w:top w:val="none" w:sz="0" w:space="0" w:color="auto"/>
        <w:left w:val="none" w:sz="0" w:space="0" w:color="auto"/>
        <w:bottom w:val="none" w:sz="0" w:space="0" w:color="auto"/>
        <w:right w:val="none" w:sz="0" w:space="0" w:color="auto"/>
      </w:divBdr>
    </w:div>
    <w:div w:id="303317399">
      <w:marLeft w:val="480"/>
      <w:marRight w:val="0"/>
      <w:marTop w:val="0"/>
      <w:marBottom w:val="0"/>
      <w:divBdr>
        <w:top w:val="none" w:sz="0" w:space="0" w:color="auto"/>
        <w:left w:val="none" w:sz="0" w:space="0" w:color="auto"/>
        <w:bottom w:val="none" w:sz="0" w:space="0" w:color="auto"/>
        <w:right w:val="none" w:sz="0" w:space="0" w:color="auto"/>
      </w:divBdr>
    </w:div>
    <w:div w:id="303510961">
      <w:marLeft w:val="480"/>
      <w:marRight w:val="0"/>
      <w:marTop w:val="0"/>
      <w:marBottom w:val="0"/>
      <w:divBdr>
        <w:top w:val="none" w:sz="0" w:space="0" w:color="auto"/>
        <w:left w:val="none" w:sz="0" w:space="0" w:color="auto"/>
        <w:bottom w:val="none" w:sz="0" w:space="0" w:color="auto"/>
        <w:right w:val="none" w:sz="0" w:space="0" w:color="auto"/>
      </w:divBdr>
    </w:div>
    <w:div w:id="304313490">
      <w:marLeft w:val="480"/>
      <w:marRight w:val="0"/>
      <w:marTop w:val="0"/>
      <w:marBottom w:val="0"/>
      <w:divBdr>
        <w:top w:val="none" w:sz="0" w:space="0" w:color="auto"/>
        <w:left w:val="none" w:sz="0" w:space="0" w:color="auto"/>
        <w:bottom w:val="none" w:sz="0" w:space="0" w:color="auto"/>
        <w:right w:val="none" w:sz="0" w:space="0" w:color="auto"/>
      </w:divBdr>
    </w:div>
    <w:div w:id="304316301">
      <w:marLeft w:val="480"/>
      <w:marRight w:val="0"/>
      <w:marTop w:val="0"/>
      <w:marBottom w:val="0"/>
      <w:divBdr>
        <w:top w:val="none" w:sz="0" w:space="0" w:color="auto"/>
        <w:left w:val="none" w:sz="0" w:space="0" w:color="auto"/>
        <w:bottom w:val="none" w:sz="0" w:space="0" w:color="auto"/>
        <w:right w:val="none" w:sz="0" w:space="0" w:color="auto"/>
      </w:divBdr>
    </w:div>
    <w:div w:id="306202928">
      <w:marLeft w:val="480"/>
      <w:marRight w:val="0"/>
      <w:marTop w:val="0"/>
      <w:marBottom w:val="0"/>
      <w:divBdr>
        <w:top w:val="none" w:sz="0" w:space="0" w:color="auto"/>
        <w:left w:val="none" w:sz="0" w:space="0" w:color="auto"/>
        <w:bottom w:val="none" w:sz="0" w:space="0" w:color="auto"/>
        <w:right w:val="none" w:sz="0" w:space="0" w:color="auto"/>
      </w:divBdr>
    </w:div>
    <w:div w:id="306666560">
      <w:marLeft w:val="480"/>
      <w:marRight w:val="0"/>
      <w:marTop w:val="0"/>
      <w:marBottom w:val="0"/>
      <w:divBdr>
        <w:top w:val="none" w:sz="0" w:space="0" w:color="auto"/>
        <w:left w:val="none" w:sz="0" w:space="0" w:color="auto"/>
        <w:bottom w:val="none" w:sz="0" w:space="0" w:color="auto"/>
        <w:right w:val="none" w:sz="0" w:space="0" w:color="auto"/>
      </w:divBdr>
    </w:div>
    <w:div w:id="307053248">
      <w:marLeft w:val="480"/>
      <w:marRight w:val="0"/>
      <w:marTop w:val="0"/>
      <w:marBottom w:val="0"/>
      <w:divBdr>
        <w:top w:val="none" w:sz="0" w:space="0" w:color="auto"/>
        <w:left w:val="none" w:sz="0" w:space="0" w:color="auto"/>
        <w:bottom w:val="none" w:sz="0" w:space="0" w:color="auto"/>
        <w:right w:val="none" w:sz="0" w:space="0" w:color="auto"/>
      </w:divBdr>
    </w:div>
    <w:div w:id="307366537">
      <w:marLeft w:val="480"/>
      <w:marRight w:val="0"/>
      <w:marTop w:val="0"/>
      <w:marBottom w:val="0"/>
      <w:divBdr>
        <w:top w:val="none" w:sz="0" w:space="0" w:color="auto"/>
        <w:left w:val="none" w:sz="0" w:space="0" w:color="auto"/>
        <w:bottom w:val="none" w:sz="0" w:space="0" w:color="auto"/>
        <w:right w:val="none" w:sz="0" w:space="0" w:color="auto"/>
      </w:divBdr>
    </w:div>
    <w:div w:id="307441773">
      <w:marLeft w:val="480"/>
      <w:marRight w:val="0"/>
      <w:marTop w:val="0"/>
      <w:marBottom w:val="0"/>
      <w:divBdr>
        <w:top w:val="none" w:sz="0" w:space="0" w:color="auto"/>
        <w:left w:val="none" w:sz="0" w:space="0" w:color="auto"/>
        <w:bottom w:val="none" w:sz="0" w:space="0" w:color="auto"/>
        <w:right w:val="none" w:sz="0" w:space="0" w:color="auto"/>
      </w:divBdr>
    </w:div>
    <w:div w:id="310140842">
      <w:marLeft w:val="480"/>
      <w:marRight w:val="0"/>
      <w:marTop w:val="0"/>
      <w:marBottom w:val="0"/>
      <w:divBdr>
        <w:top w:val="none" w:sz="0" w:space="0" w:color="auto"/>
        <w:left w:val="none" w:sz="0" w:space="0" w:color="auto"/>
        <w:bottom w:val="none" w:sz="0" w:space="0" w:color="auto"/>
        <w:right w:val="none" w:sz="0" w:space="0" w:color="auto"/>
      </w:divBdr>
    </w:div>
    <w:div w:id="311249969">
      <w:marLeft w:val="480"/>
      <w:marRight w:val="0"/>
      <w:marTop w:val="0"/>
      <w:marBottom w:val="0"/>
      <w:divBdr>
        <w:top w:val="none" w:sz="0" w:space="0" w:color="auto"/>
        <w:left w:val="none" w:sz="0" w:space="0" w:color="auto"/>
        <w:bottom w:val="none" w:sz="0" w:space="0" w:color="auto"/>
        <w:right w:val="none" w:sz="0" w:space="0" w:color="auto"/>
      </w:divBdr>
    </w:div>
    <w:div w:id="311561289">
      <w:marLeft w:val="480"/>
      <w:marRight w:val="0"/>
      <w:marTop w:val="0"/>
      <w:marBottom w:val="0"/>
      <w:divBdr>
        <w:top w:val="none" w:sz="0" w:space="0" w:color="auto"/>
        <w:left w:val="none" w:sz="0" w:space="0" w:color="auto"/>
        <w:bottom w:val="none" w:sz="0" w:space="0" w:color="auto"/>
        <w:right w:val="none" w:sz="0" w:space="0" w:color="auto"/>
      </w:divBdr>
    </w:div>
    <w:div w:id="311567177">
      <w:marLeft w:val="480"/>
      <w:marRight w:val="0"/>
      <w:marTop w:val="0"/>
      <w:marBottom w:val="0"/>
      <w:divBdr>
        <w:top w:val="none" w:sz="0" w:space="0" w:color="auto"/>
        <w:left w:val="none" w:sz="0" w:space="0" w:color="auto"/>
        <w:bottom w:val="none" w:sz="0" w:space="0" w:color="auto"/>
        <w:right w:val="none" w:sz="0" w:space="0" w:color="auto"/>
      </w:divBdr>
    </w:div>
    <w:div w:id="315836761">
      <w:marLeft w:val="480"/>
      <w:marRight w:val="0"/>
      <w:marTop w:val="0"/>
      <w:marBottom w:val="0"/>
      <w:divBdr>
        <w:top w:val="none" w:sz="0" w:space="0" w:color="auto"/>
        <w:left w:val="none" w:sz="0" w:space="0" w:color="auto"/>
        <w:bottom w:val="none" w:sz="0" w:space="0" w:color="auto"/>
        <w:right w:val="none" w:sz="0" w:space="0" w:color="auto"/>
      </w:divBdr>
    </w:div>
    <w:div w:id="315959190">
      <w:marLeft w:val="480"/>
      <w:marRight w:val="0"/>
      <w:marTop w:val="0"/>
      <w:marBottom w:val="0"/>
      <w:divBdr>
        <w:top w:val="none" w:sz="0" w:space="0" w:color="auto"/>
        <w:left w:val="none" w:sz="0" w:space="0" w:color="auto"/>
        <w:bottom w:val="none" w:sz="0" w:space="0" w:color="auto"/>
        <w:right w:val="none" w:sz="0" w:space="0" w:color="auto"/>
      </w:divBdr>
    </w:div>
    <w:div w:id="316303189">
      <w:marLeft w:val="480"/>
      <w:marRight w:val="0"/>
      <w:marTop w:val="0"/>
      <w:marBottom w:val="0"/>
      <w:divBdr>
        <w:top w:val="none" w:sz="0" w:space="0" w:color="auto"/>
        <w:left w:val="none" w:sz="0" w:space="0" w:color="auto"/>
        <w:bottom w:val="none" w:sz="0" w:space="0" w:color="auto"/>
        <w:right w:val="none" w:sz="0" w:space="0" w:color="auto"/>
      </w:divBdr>
    </w:div>
    <w:div w:id="316497380">
      <w:marLeft w:val="480"/>
      <w:marRight w:val="0"/>
      <w:marTop w:val="0"/>
      <w:marBottom w:val="0"/>
      <w:divBdr>
        <w:top w:val="none" w:sz="0" w:space="0" w:color="auto"/>
        <w:left w:val="none" w:sz="0" w:space="0" w:color="auto"/>
        <w:bottom w:val="none" w:sz="0" w:space="0" w:color="auto"/>
        <w:right w:val="none" w:sz="0" w:space="0" w:color="auto"/>
      </w:divBdr>
    </w:div>
    <w:div w:id="316767257">
      <w:marLeft w:val="480"/>
      <w:marRight w:val="0"/>
      <w:marTop w:val="0"/>
      <w:marBottom w:val="0"/>
      <w:divBdr>
        <w:top w:val="none" w:sz="0" w:space="0" w:color="auto"/>
        <w:left w:val="none" w:sz="0" w:space="0" w:color="auto"/>
        <w:bottom w:val="none" w:sz="0" w:space="0" w:color="auto"/>
        <w:right w:val="none" w:sz="0" w:space="0" w:color="auto"/>
      </w:divBdr>
    </w:div>
    <w:div w:id="320816660">
      <w:marLeft w:val="480"/>
      <w:marRight w:val="0"/>
      <w:marTop w:val="0"/>
      <w:marBottom w:val="0"/>
      <w:divBdr>
        <w:top w:val="none" w:sz="0" w:space="0" w:color="auto"/>
        <w:left w:val="none" w:sz="0" w:space="0" w:color="auto"/>
        <w:bottom w:val="none" w:sz="0" w:space="0" w:color="auto"/>
        <w:right w:val="none" w:sz="0" w:space="0" w:color="auto"/>
      </w:divBdr>
    </w:div>
    <w:div w:id="321129547">
      <w:marLeft w:val="480"/>
      <w:marRight w:val="0"/>
      <w:marTop w:val="0"/>
      <w:marBottom w:val="0"/>
      <w:divBdr>
        <w:top w:val="none" w:sz="0" w:space="0" w:color="auto"/>
        <w:left w:val="none" w:sz="0" w:space="0" w:color="auto"/>
        <w:bottom w:val="none" w:sz="0" w:space="0" w:color="auto"/>
        <w:right w:val="none" w:sz="0" w:space="0" w:color="auto"/>
      </w:divBdr>
    </w:div>
    <w:div w:id="324819798">
      <w:marLeft w:val="480"/>
      <w:marRight w:val="0"/>
      <w:marTop w:val="0"/>
      <w:marBottom w:val="0"/>
      <w:divBdr>
        <w:top w:val="none" w:sz="0" w:space="0" w:color="auto"/>
        <w:left w:val="none" w:sz="0" w:space="0" w:color="auto"/>
        <w:bottom w:val="none" w:sz="0" w:space="0" w:color="auto"/>
        <w:right w:val="none" w:sz="0" w:space="0" w:color="auto"/>
      </w:divBdr>
    </w:div>
    <w:div w:id="324869082">
      <w:marLeft w:val="480"/>
      <w:marRight w:val="0"/>
      <w:marTop w:val="0"/>
      <w:marBottom w:val="0"/>
      <w:divBdr>
        <w:top w:val="none" w:sz="0" w:space="0" w:color="auto"/>
        <w:left w:val="none" w:sz="0" w:space="0" w:color="auto"/>
        <w:bottom w:val="none" w:sz="0" w:space="0" w:color="auto"/>
        <w:right w:val="none" w:sz="0" w:space="0" w:color="auto"/>
      </w:divBdr>
    </w:div>
    <w:div w:id="325596639">
      <w:marLeft w:val="480"/>
      <w:marRight w:val="0"/>
      <w:marTop w:val="0"/>
      <w:marBottom w:val="0"/>
      <w:divBdr>
        <w:top w:val="none" w:sz="0" w:space="0" w:color="auto"/>
        <w:left w:val="none" w:sz="0" w:space="0" w:color="auto"/>
        <w:bottom w:val="none" w:sz="0" w:space="0" w:color="auto"/>
        <w:right w:val="none" w:sz="0" w:space="0" w:color="auto"/>
      </w:divBdr>
    </w:div>
    <w:div w:id="326054623">
      <w:marLeft w:val="480"/>
      <w:marRight w:val="0"/>
      <w:marTop w:val="0"/>
      <w:marBottom w:val="0"/>
      <w:divBdr>
        <w:top w:val="none" w:sz="0" w:space="0" w:color="auto"/>
        <w:left w:val="none" w:sz="0" w:space="0" w:color="auto"/>
        <w:bottom w:val="none" w:sz="0" w:space="0" w:color="auto"/>
        <w:right w:val="none" w:sz="0" w:space="0" w:color="auto"/>
      </w:divBdr>
    </w:div>
    <w:div w:id="326909573">
      <w:marLeft w:val="480"/>
      <w:marRight w:val="0"/>
      <w:marTop w:val="0"/>
      <w:marBottom w:val="0"/>
      <w:divBdr>
        <w:top w:val="none" w:sz="0" w:space="0" w:color="auto"/>
        <w:left w:val="none" w:sz="0" w:space="0" w:color="auto"/>
        <w:bottom w:val="none" w:sz="0" w:space="0" w:color="auto"/>
        <w:right w:val="none" w:sz="0" w:space="0" w:color="auto"/>
      </w:divBdr>
    </w:div>
    <w:div w:id="327103011">
      <w:marLeft w:val="480"/>
      <w:marRight w:val="0"/>
      <w:marTop w:val="0"/>
      <w:marBottom w:val="0"/>
      <w:divBdr>
        <w:top w:val="none" w:sz="0" w:space="0" w:color="auto"/>
        <w:left w:val="none" w:sz="0" w:space="0" w:color="auto"/>
        <w:bottom w:val="none" w:sz="0" w:space="0" w:color="auto"/>
        <w:right w:val="none" w:sz="0" w:space="0" w:color="auto"/>
      </w:divBdr>
    </w:div>
    <w:div w:id="328101153">
      <w:marLeft w:val="480"/>
      <w:marRight w:val="0"/>
      <w:marTop w:val="0"/>
      <w:marBottom w:val="0"/>
      <w:divBdr>
        <w:top w:val="none" w:sz="0" w:space="0" w:color="auto"/>
        <w:left w:val="none" w:sz="0" w:space="0" w:color="auto"/>
        <w:bottom w:val="none" w:sz="0" w:space="0" w:color="auto"/>
        <w:right w:val="none" w:sz="0" w:space="0" w:color="auto"/>
      </w:divBdr>
    </w:div>
    <w:div w:id="328363001">
      <w:marLeft w:val="480"/>
      <w:marRight w:val="0"/>
      <w:marTop w:val="0"/>
      <w:marBottom w:val="0"/>
      <w:divBdr>
        <w:top w:val="none" w:sz="0" w:space="0" w:color="auto"/>
        <w:left w:val="none" w:sz="0" w:space="0" w:color="auto"/>
        <w:bottom w:val="none" w:sz="0" w:space="0" w:color="auto"/>
        <w:right w:val="none" w:sz="0" w:space="0" w:color="auto"/>
      </w:divBdr>
    </w:div>
    <w:div w:id="330134831">
      <w:marLeft w:val="480"/>
      <w:marRight w:val="0"/>
      <w:marTop w:val="0"/>
      <w:marBottom w:val="0"/>
      <w:divBdr>
        <w:top w:val="none" w:sz="0" w:space="0" w:color="auto"/>
        <w:left w:val="none" w:sz="0" w:space="0" w:color="auto"/>
        <w:bottom w:val="none" w:sz="0" w:space="0" w:color="auto"/>
        <w:right w:val="none" w:sz="0" w:space="0" w:color="auto"/>
      </w:divBdr>
    </w:div>
    <w:div w:id="330765048">
      <w:marLeft w:val="480"/>
      <w:marRight w:val="0"/>
      <w:marTop w:val="0"/>
      <w:marBottom w:val="0"/>
      <w:divBdr>
        <w:top w:val="none" w:sz="0" w:space="0" w:color="auto"/>
        <w:left w:val="none" w:sz="0" w:space="0" w:color="auto"/>
        <w:bottom w:val="none" w:sz="0" w:space="0" w:color="auto"/>
        <w:right w:val="none" w:sz="0" w:space="0" w:color="auto"/>
      </w:divBdr>
    </w:div>
    <w:div w:id="333187148">
      <w:marLeft w:val="480"/>
      <w:marRight w:val="0"/>
      <w:marTop w:val="0"/>
      <w:marBottom w:val="0"/>
      <w:divBdr>
        <w:top w:val="none" w:sz="0" w:space="0" w:color="auto"/>
        <w:left w:val="none" w:sz="0" w:space="0" w:color="auto"/>
        <w:bottom w:val="none" w:sz="0" w:space="0" w:color="auto"/>
        <w:right w:val="none" w:sz="0" w:space="0" w:color="auto"/>
      </w:divBdr>
    </w:div>
    <w:div w:id="334309055">
      <w:marLeft w:val="480"/>
      <w:marRight w:val="0"/>
      <w:marTop w:val="0"/>
      <w:marBottom w:val="0"/>
      <w:divBdr>
        <w:top w:val="none" w:sz="0" w:space="0" w:color="auto"/>
        <w:left w:val="none" w:sz="0" w:space="0" w:color="auto"/>
        <w:bottom w:val="none" w:sz="0" w:space="0" w:color="auto"/>
        <w:right w:val="none" w:sz="0" w:space="0" w:color="auto"/>
      </w:divBdr>
    </w:div>
    <w:div w:id="335379845">
      <w:marLeft w:val="480"/>
      <w:marRight w:val="0"/>
      <w:marTop w:val="0"/>
      <w:marBottom w:val="0"/>
      <w:divBdr>
        <w:top w:val="none" w:sz="0" w:space="0" w:color="auto"/>
        <w:left w:val="none" w:sz="0" w:space="0" w:color="auto"/>
        <w:bottom w:val="none" w:sz="0" w:space="0" w:color="auto"/>
        <w:right w:val="none" w:sz="0" w:space="0" w:color="auto"/>
      </w:divBdr>
    </w:div>
    <w:div w:id="338848384">
      <w:marLeft w:val="480"/>
      <w:marRight w:val="0"/>
      <w:marTop w:val="0"/>
      <w:marBottom w:val="0"/>
      <w:divBdr>
        <w:top w:val="none" w:sz="0" w:space="0" w:color="auto"/>
        <w:left w:val="none" w:sz="0" w:space="0" w:color="auto"/>
        <w:bottom w:val="none" w:sz="0" w:space="0" w:color="auto"/>
        <w:right w:val="none" w:sz="0" w:space="0" w:color="auto"/>
      </w:divBdr>
    </w:div>
    <w:div w:id="339821505">
      <w:marLeft w:val="480"/>
      <w:marRight w:val="0"/>
      <w:marTop w:val="0"/>
      <w:marBottom w:val="0"/>
      <w:divBdr>
        <w:top w:val="none" w:sz="0" w:space="0" w:color="auto"/>
        <w:left w:val="none" w:sz="0" w:space="0" w:color="auto"/>
        <w:bottom w:val="none" w:sz="0" w:space="0" w:color="auto"/>
        <w:right w:val="none" w:sz="0" w:space="0" w:color="auto"/>
      </w:divBdr>
    </w:div>
    <w:div w:id="341664250">
      <w:marLeft w:val="480"/>
      <w:marRight w:val="0"/>
      <w:marTop w:val="0"/>
      <w:marBottom w:val="0"/>
      <w:divBdr>
        <w:top w:val="none" w:sz="0" w:space="0" w:color="auto"/>
        <w:left w:val="none" w:sz="0" w:space="0" w:color="auto"/>
        <w:bottom w:val="none" w:sz="0" w:space="0" w:color="auto"/>
        <w:right w:val="none" w:sz="0" w:space="0" w:color="auto"/>
      </w:divBdr>
    </w:div>
    <w:div w:id="343096723">
      <w:marLeft w:val="480"/>
      <w:marRight w:val="0"/>
      <w:marTop w:val="0"/>
      <w:marBottom w:val="0"/>
      <w:divBdr>
        <w:top w:val="none" w:sz="0" w:space="0" w:color="auto"/>
        <w:left w:val="none" w:sz="0" w:space="0" w:color="auto"/>
        <w:bottom w:val="none" w:sz="0" w:space="0" w:color="auto"/>
        <w:right w:val="none" w:sz="0" w:space="0" w:color="auto"/>
      </w:divBdr>
    </w:div>
    <w:div w:id="345062344">
      <w:marLeft w:val="480"/>
      <w:marRight w:val="0"/>
      <w:marTop w:val="0"/>
      <w:marBottom w:val="0"/>
      <w:divBdr>
        <w:top w:val="none" w:sz="0" w:space="0" w:color="auto"/>
        <w:left w:val="none" w:sz="0" w:space="0" w:color="auto"/>
        <w:bottom w:val="none" w:sz="0" w:space="0" w:color="auto"/>
        <w:right w:val="none" w:sz="0" w:space="0" w:color="auto"/>
      </w:divBdr>
    </w:div>
    <w:div w:id="345598942">
      <w:marLeft w:val="480"/>
      <w:marRight w:val="0"/>
      <w:marTop w:val="0"/>
      <w:marBottom w:val="0"/>
      <w:divBdr>
        <w:top w:val="none" w:sz="0" w:space="0" w:color="auto"/>
        <w:left w:val="none" w:sz="0" w:space="0" w:color="auto"/>
        <w:bottom w:val="none" w:sz="0" w:space="0" w:color="auto"/>
        <w:right w:val="none" w:sz="0" w:space="0" w:color="auto"/>
      </w:divBdr>
    </w:div>
    <w:div w:id="345718070">
      <w:marLeft w:val="480"/>
      <w:marRight w:val="0"/>
      <w:marTop w:val="0"/>
      <w:marBottom w:val="0"/>
      <w:divBdr>
        <w:top w:val="none" w:sz="0" w:space="0" w:color="auto"/>
        <w:left w:val="none" w:sz="0" w:space="0" w:color="auto"/>
        <w:bottom w:val="none" w:sz="0" w:space="0" w:color="auto"/>
        <w:right w:val="none" w:sz="0" w:space="0" w:color="auto"/>
      </w:divBdr>
    </w:div>
    <w:div w:id="348262004">
      <w:marLeft w:val="480"/>
      <w:marRight w:val="0"/>
      <w:marTop w:val="0"/>
      <w:marBottom w:val="0"/>
      <w:divBdr>
        <w:top w:val="none" w:sz="0" w:space="0" w:color="auto"/>
        <w:left w:val="none" w:sz="0" w:space="0" w:color="auto"/>
        <w:bottom w:val="none" w:sz="0" w:space="0" w:color="auto"/>
        <w:right w:val="none" w:sz="0" w:space="0" w:color="auto"/>
      </w:divBdr>
    </w:div>
    <w:div w:id="348987549">
      <w:marLeft w:val="480"/>
      <w:marRight w:val="0"/>
      <w:marTop w:val="0"/>
      <w:marBottom w:val="0"/>
      <w:divBdr>
        <w:top w:val="none" w:sz="0" w:space="0" w:color="auto"/>
        <w:left w:val="none" w:sz="0" w:space="0" w:color="auto"/>
        <w:bottom w:val="none" w:sz="0" w:space="0" w:color="auto"/>
        <w:right w:val="none" w:sz="0" w:space="0" w:color="auto"/>
      </w:divBdr>
    </w:div>
    <w:div w:id="351422764">
      <w:marLeft w:val="480"/>
      <w:marRight w:val="0"/>
      <w:marTop w:val="0"/>
      <w:marBottom w:val="0"/>
      <w:divBdr>
        <w:top w:val="none" w:sz="0" w:space="0" w:color="auto"/>
        <w:left w:val="none" w:sz="0" w:space="0" w:color="auto"/>
        <w:bottom w:val="none" w:sz="0" w:space="0" w:color="auto"/>
        <w:right w:val="none" w:sz="0" w:space="0" w:color="auto"/>
      </w:divBdr>
    </w:div>
    <w:div w:id="355082432">
      <w:marLeft w:val="480"/>
      <w:marRight w:val="0"/>
      <w:marTop w:val="0"/>
      <w:marBottom w:val="0"/>
      <w:divBdr>
        <w:top w:val="none" w:sz="0" w:space="0" w:color="auto"/>
        <w:left w:val="none" w:sz="0" w:space="0" w:color="auto"/>
        <w:bottom w:val="none" w:sz="0" w:space="0" w:color="auto"/>
        <w:right w:val="none" w:sz="0" w:space="0" w:color="auto"/>
      </w:divBdr>
    </w:div>
    <w:div w:id="356926680">
      <w:marLeft w:val="480"/>
      <w:marRight w:val="0"/>
      <w:marTop w:val="0"/>
      <w:marBottom w:val="0"/>
      <w:divBdr>
        <w:top w:val="none" w:sz="0" w:space="0" w:color="auto"/>
        <w:left w:val="none" w:sz="0" w:space="0" w:color="auto"/>
        <w:bottom w:val="none" w:sz="0" w:space="0" w:color="auto"/>
        <w:right w:val="none" w:sz="0" w:space="0" w:color="auto"/>
      </w:divBdr>
    </w:div>
    <w:div w:id="357777353">
      <w:marLeft w:val="480"/>
      <w:marRight w:val="0"/>
      <w:marTop w:val="0"/>
      <w:marBottom w:val="0"/>
      <w:divBdr>
        <w:top w:val="none" w:sz="0" w:space="0" w:color="auto"/>
        <w:left w:val="none" w:sz="0" w:space="0" w:color="auto"/>
        <w:bottom w:val="none" w:sz="0" w:space="0" w:color="auto"/>
        <w:right w:val="none" w:sz="0" w:space="0" w:color="auto"/>
      </w:divBdr>
    </w:div>
    <w:div w:id="357849994">
      <w:marLeft w:val="480"/>
      <w:marRight w:val="0"/>
      <w:marTop w:val="0"/>
      <w:marBottom w:val="0"/>
      <w:divBdr>
        <w:top w:val="none" w:sz="0" w:space="0" w:color="auto"/>
        <w:left w:val="none" w:sz="0" w:space="0" w:color="auto"/>
        <w:bottom w:val="none" w:sz="0" w:space="0" w:color="auto"/>
        <w:right w:val="none" w:sz="0" w:space="0" w:color="auto"/>
      </w:divBdr>
    </w:div>
    <w:div w:id="357974966">
      <w:marLeft w:val="480"/>
      <w:marRight w:val="0"/>
      <w:marTop w:val="0"/>
      <w:marBottom w:val="0"/>
      <w:divBdr>
        <w:top w:val="none" w:sz="0" w:space="0" w:color="auto"/>
        <w:left w:val="none" w:sz="0" w:space="0" w:color="auto"/>
        <w:bottom w:val="none" w:sz="0" w:space="0" w:color="auto"/>
        <w:right w:val="none" w:sz="0" w:space="0" w:color="auto"/>
      </w:divBdr>
    </w:div>
    <w:div w:id="358119686">
      <w:marLeft w:val="480"/>
      <w:marRight w:val="0"/>
      <w:marTop w:val="0"/>
      <w:marBottom w:val="0"/>
      <w:divBdr>
        <w:top w:val="none" w:sz="0" w:space="0" w:color="auto"/>
        <w:left w:val="none" w:sz="0" w:space="0" w:color="auto"/>
        <w:bottom w:val="none" w:sz="0" w:space="0" w:color="auto"/>
        <w:right w:val="none" w:sz="0" w:space="0" w:color="auto"/>
      </w:divBdr>
    </w:div>
    <w:div w:id="359168201">
      <w:marLeft w:val="480"/>
      <w:marRight w:val="0"/>
      <w:marTop w:val="0"/>
      <w:marBottom w:val="0"/>
      <w:divBdr>
        <w:top w:val="none" w:sz="0" w:space="0" w:color="auto"/>
        <w:left w:val="none" w:sz="0" w:space="0" w:color="auto"/>
        <w:bottom w:val="none" w:sz="0" w:space="0" w:color="auto"/>
        <w:right w:val="none" w:sz="0" w:space="0" w:color="auto"/>
      </w:divBdr>
    </w:div>
    <w:div w:id="359859785">
      <w:marLeft w:val="480"/>
      <w:marRight w:val="0"/>
      <w:marTop w:val="0"/>
      <w:marBottom w:val="0"/>
      <w:divBdr>
        <w:top w:val="none" w:sz="0" w:space="0" w:color="auto"/>
        <w:left w:val="none" w:sz="0" w:space="0" w:color="auto"/>
        <w:bottom w:val="none" w:sz="0" w:space="0" w:color="auto"/>
        <w:right w:val="none" w:sz="0" w:space="0" w:color="auto"/>
      </w:divBdr>
    </w:div>
    <w:div w:id="360477188">
      <w:marLeft w:val="480"/>
      <w:marRight w:val="0"/>
      <w:marTop w:val="0"/>
      <w:marBottom w:val="0"/>
      <w:divBdr>
        <w:top w:val="none" w:sz="0" w:space="0" w:color="auto"/>
        <w:left w:val="none" w:sz="0" w:space="0" w:color="auto"/>
        <w:bottom w:val="none" w:sz="0" w:space="0" w:color="auto"/>
        <w:right w:val="none" w:sz="0" w:space="0" w:color="auto"/>
      </w:divBdr>
    </w:div>
    <w:div w:id="364982820">
      <w:marLeft w:val="480"/>
      <w:marRight w:val="0"/>
      <w:marTop w:val="0"/>
      <w:marBottom w:val="0"/>
      <w:divBdr>
        <w:top w:val="none" w:sz="0" w:space="0" w:color="auto"/>
        <w:left w:val="none" w:sz="0" w:space="0" w:color="auto"/>
        <w:bottom w:val="none" w:sz="0" w:space="0" w:color="auto"/>
        <w:right w:val="none" w:sz="0" w:space="0" w:color="auto"/>
      </w:divBdr>
    </w:div>
    <w:div w:id="366106266">
      <w:marLeft w:val="480"/>
      <w:marRight w:val="0"/>
      <w:marTop w:val="0"/>
      <w:marBottom w:val="0"/>
      <w:divBdr>
        <w:top w:val="none" w:sz="0" w:space="0" w:color="auto"/>
        <w:left w:val="none" w:sz="0" w:space="0" w:color="auto"/>
        <w:bottom w:val="none" w:sz="0" w:space="0" w:color="auto"/>
        <w:right w:val="none" w:sz="0" w:space="0" w:color="auto"/>
      </w:divBdr>
    </w:div>
    <w:div w:id="367533891">
      <w:marLeft w:val="480"/>
      <w:marRight w:val="0"/>
      <w:marTop w:val="0"/>
      <w:marBottom w:val="0"/>
      <w:divBdr>
        <w:top w:val="none" w:sz="0" w:space="0" w:color="auto"/>
        <w:left w:val="none" w:sz="0" w:space="0" w:color="auto"/>
        <w:bottom w:val="none" w:sz="0" w:space="0" w:color="auto"/>
        <w:right w:val="none" w:sz="0" w:space="0" w:color="auto"/>
      </w:divBdr>
    </w:div>
    <w:div w:id="368801022">
      <w:marLeft w:val="480"/>
      <w:marRight w:val="0"/>
      <w:marTop w:val="0"/>
      <w:marBottom w:val="0"/>
      <w:divBdr>
        <w:top w:val="none" w:sz="0" w:space="0" w:color="auto"/>
        <w:left w:val="none" w:sz="0" w:space="0" w:color="auto"/>
        <w:bottom w:val="none" w:sz="0" w:space="0" w:color="auto"/>
        <w:right w:val="none" w:sz="0" w:space="0" w:color="auto"/>
      </w:divBdr>
    </w:div>
    <w:div w:id="368995216">
      <w:marLeft w:val="480"/>
      <w:marRight w:val="0"/>
      <w:marTop w:val="0"/>
      <w:marBottom w:val="0"/>
      <w:divBdr>
        <w:top w:val="none" w:sz="0" w:space="0" w:color="auto"/>
        <w:left w:val="none" w:sz="0" w:space="0" w:color="auto"/>
        <w:bottom w:val="none" w:sz="0" w:space="0" w:color="auto"/>
        <w:right w:val="none" w:sz="0" w:space="0" w:color="auto"/>
      </w:divBdr>
    </w:div>
    <w:div w:id="369040704">
      <w:marLeft w:val="480"/>
      <w:marRight w:val="0"/>
      <w:marTop w:val="0"/>
      <w:marBottom w:val="0"/>
      <w:divBdr>
        <w:top w:val="none" w:sz="0" w:space="0" w:color="auto"/>
        <w:left w:val="none" w:sz="0" w:space="0" w:color="auto"/>
        <w:bottom w:val="none" w:sz="0" w:space="0" w:color="auto"/>
        <w:right w:val="none" w:sz="0" w:space="0" w:color="auto"/>
      </w:divBdr>
    </w:div>
    <w:div w:id="370999785">
      <w:marLeft w:val="480"/>
      <w:marRight w:val="0"/>
      <w:marTop w:val="0"/>
      <w:marBottom w:val="0"/>
      <w:divBdr>
        <w:top w:val="none" w:sz="0" w:space="0" w:color="auto"/>
        <w:left w:val="none" w:sz="0" w:space="0" w:color="auto"/>
        <w:bottom w:val="none" w:sz="0" w:space="0" w:color="auto"/>
        <w:right w:val="none" w:sz="0" w:space="0" w:color="auto"/>
      </w:divBdr>
    </w:div>
    <w:div w:id="371275263">
      <w:marLeft w:val="480"/>
      <w:marRight w:val="0"/>
      <w:marTop w:val="0"/>
      <w:marBottom w:val="0"/>
      <w:divBdr>
        <w:top w:val="none" w:sz="0" w:space="0" w:color="auto"/>
        <w:left w:val="none" w:sz="0" w:space="0" w:color="auto"/>
        <w:bottom w:val="none" w:sz="0" w:space="0" w:color="auto"/>
        <w:right w:val="none" w:sz="0" w:space="0" w:color="auto"/>
      </w:divBdr>
    </w:div>
    <w:div w:id="372732700">
      <w:marLeft w:val="480"/>
      <w:marRight w:val="0"/>
      <w:marTop w:val="0"/>
      <w:marBottom w:val="0"/>
      <w:divBdr>
        <w:top w:val="none" w:sz="0" w:space="0" w:color="auto"/>
        <w:left w:val="none" w:sz="0" w:space="0" w:color="auto"/>
        <w:bottom w:val="none" w:sz="0" w:space="0" w:color="auto"/>
        <w:right w:val="none" w:sz="0" w:space="0" w:color="auto"/>
      </w:divBdr>
    </w:div>
    <w:div w:id="374237089">
      <w:marLeft w:val="480"/>
      <w:marRight w:val="0"/>
      <w:marTop w:val="0"/>
      <w:marBottom w:val="0"/>
      <w:divBdr>
        <w:top w:val="none" w:sz="0" w:space="0" w:color="auto"/>
        <w:left w:val="none" w:sz="0" w:space="0" w:color="auto"/>
        <w:bottom w:val="none" w:sz="0" w:space="0" w:color="auto"/>
        <w:right w:val="none" w:sz="0" w:space="0" w:color="auto"/>
      </w:divBdr>
    </w:div>
    <w:div w:id="379214220">
      <w:marLeft w:val="480"/>
      <w:marRight w:val="0"/>
      <w:marTop w:val="0"/>
      <w:marBottom w:val="0"/>
      <w:divBdr>
        <w:top w:val="none" w:sz="0" w:space="0" w:color="auto"/>
        <w:left w:val="none" w:sz="0" w:space="0" w:color="auto"/>
        <w:bottom w:val="none" w:sz="0" w:space="0" w:color="auto"/>
        <w:right w:val="none" w:sz="0" w:space="0" w:color="auto"/>
      </w:divBdr>
    </w:div>
    <w:div w:id="383412933">
      <w:marLeft w:val="480"/>
      <w:marRight w:val="0"/>
      <w:marTop w:val="0"/>
      <w:marBottom w:val="0"/>
      <w:divBdr>
        <w:top w:val="none" w:sz="0" w:space="0" w:color="auto"/>
        <w:left w:val="none" w:sz="0" w:space="0" w:color="auto"/>
        <w:bottom w:val="none" w:sz="0" w:space="0" w:color="auto"/>
        <w:right w:val="none" w:sz="0" w:space="0" w:color="auto"/>
      </w:divBdr>
    </w:div>
    <w:div w:id="383871388">
      <w:marLeft w:val="480"/>
      <w:marRight w:val="0"/>
      <w:marTop w:val="0"/>
      <w:marBottom w:val="0"/>
      <w:divBdr>
        <w:top w:val="none" w:sz="0" w:space="0" w:color="auto"/>
        <w:left w:val="none" w:sz="0" w:space="0" w:color="auto"/>
        <w:bottom w:val="none" w:sz="0" w:space="0" w:color="auto"/>
        <w:right w:val="none" w:sz="0" w:space="0" w:color="auto"/>
      </w:divBdr>
    </w:div>
    <w:div w:id="387609317">
      <w:marLeft w:val="480"/>
      <w:marRight w:val="0"/>
      <w:marTop w:val="0"/>
      <w:marBottom w:val="0"/>
      <w:divBdr>
        <w:top w:val="none" w:sz="0" w:space="0" w:color="auto"/>
        <w:left w:val="none" w:sz="0" w:space="0" w:color="auto"/>
        <w:bottom w:val="none" w:sz="0" w:space="0" w:color="auto"/>
        <w:right w:val="none" w:sz="0" w:space="0" w:color="auto"/>
      </w:divBdr>
    </w:div>
    <w:div w:id="389381326">
      <w:marLeft w:val="480"/>
      <w:marRight w:val="0"/>
      <w:marTop w:val="0"/>
      <w:marBottom w:val="0"/>
      <w:divBdr>
        <w:top w:val="none" w:sz="0" w:space="0" w:color="auto"/>
        <w:left w:val="none" w:sz="0" w:space="0" w:color="auto"/>
        <w:bottom w:val="none" w:sz="0" w:space="0" w:color="auto"/>
        <w:right w:val="none" w:sz="0" w:space="0" w:color="auto"/>
      </w:divBdr>
    </w:div>
    <w:div w:id="390345016">
      <w:marLeft w:val="480"/>
      <w:marRight w:val="0"/>
      <w:marTop w:val="0"/>
      <w:marBottom w:val="0"/>
      <w:divBdr>
        <w:top w:val="none" w:sz="0" w:space="0" w:color="auto"/>
        <w:left w:val="none" w:sz="0" w:space="0" w:color="auto"/>
        <w:bottom w:val="none" w:sz="0" w:space="0" w:color="auto"/>
        <w:right w:val="none" w:sz="0" w:space="0" w:color="auto"/>
      </w:divBdr>
    </w:div>
    <w:div w:id="393047601">
      <w:marLeft w:val="480"/>
      <w:marRight w:val="0"/>
      <w:marTop w:val="0"/>
      <w:marBottom w:val="0"/>
      <w:divBdr>
        <w:top w:val="none" w:sz="0" w:space="0" w:color="auto"/>
        <w:left w:val="none" w:sz="0" w:space="0" w:color="auto"/>
        <w:bottom w:val="none" w:sz="0" w:space="0" w:color="auto"/>
        <w:right w:val="none" w:sz="0" w:space="0" w:color="auto"/>
      </w:divBdr>
    </w:div>
    <w:div w:id="393159674">
      <w:marLeft w:val="480"/>
      <w:marRight w:val="0"/>
      <w:marTop w:val="0"/>
      <w:marBottom w:val="0"/>
      <w:divBdr>
        <w:top w:val="none" w:sz="0" w:space="0" w:color="auto"/>
        <w:left w:val="none" w:sz="0" w:space="0" w:color="auto"/>
        <w:bottom w:val="none" w:sz="0" w:space="0" w:color="auto"/>
        <w:right w:val="none" w:sz="0" w:space="0" w:color="auto"/>
      </w:divBdr>
    </w:div>
    <w:div w:id="393354797">
      <w:marLeft w:val="480"/>
      <w:marRight w:val="0"/>
      <w:marTop w:val="0"/>
      <w:marBottom w:val="0"/>
      <w:divBdr>
        <w:top w:val="none" w:sz="0" w:space="0" w:color="auto"/>
        <w:left w:val="none" w:sz="0" w:space="0" w:color="auto"/>
        <w:bottom w:val="none" w:sz="0" w:space="0" w:color="auto"/>
        <w:right w:val="none" w:sz="0" w:space="0" w:color="auto"/>
      </w:divBdr>
    </w:div>
    <w:div w:id="395057912">
      <w:marLeft w:val="480"/>
      <w:marRight w:val="0"/>
      <w:marTop w:val="0"/>
      <w:marBottom w:val="0"/>
      <w:divBdr>
        <w:top w:val="none" w:sz="0" w:space="0" w:color="auto"/>
        <w:left w:val="none" w:sz="0" w:space="0" w:color="auto"/>
        <w:bottom w:val="none" w:sz="0" w:space="0" w:color="auto"/>
        <w:right w:val="none" w:sz="0" w:space="0" w:color="auto"/>
      </w:divBdr>
    </w:div>
    <w:div w:id="397561496">
      <w:marLeft w:val="480"/>
      <w:marRight w:val="0"/>
      <w:marTop w:val="0"/>
      <w:marBottom w:val="0"/>
      <w:divBdr>
        <w:top w:val="none" w:sz="0" w:space="0" w:color="auto"/>
        <w:left w:val="none" w:sz="0" w:space="0" w:color="auto"/>
        <w:bottom w:val="none" w:sz="0" w:space="0" w:color="auto"/>
        <w:right w:val="none" w:sz="0" w:space="0" w:color="auto"/>
      </w:divBdr>
    </w:div>
    <w:div w:id="399133042">
      <w:marLeft w:val="480"/>
      <w:marRight w:val="0"/>
      <w:marTop w:val="0"/>
      <w:marBottom w:val="0"/>
      <w:divBdr>
        <w:top w:val="none" w:sz="0" w:space="0" w:color="auto"/>
        <w:left w:val="none" w:sz="0" w:space="0" w:color="auto"/>
        <w:bottom w:val="none" w:sz="0" w:space="0" w:color="auto"/>
        <w:right w:val="none" w:sz="0" w:space="0" w:color="auto"/>
      </w:divBdr>
    </w:div>
    <w:div w:id="401029524">
      <w:marLeft w:val="480"/>
      <w:marRight w:val="0"/>
      <w:marTop w:val="0"/>
      <w:marBottom w:val="0"/>
      <w:divBdr>
        <w:top w:val="none" w:sz="0" w:space="0" w:color="auto"/>
        <w:left w:val="none" w:sz="0" w:space="0" w:color="auto"/>
        <w:bottom w:val="none" w:sz="0" w:space="0" w:color="auto"/>
        <w:right w:val="none" w:sz="0" w:space="0" w:color="auto"/>
      </w:divBdr>
    </w:div>
    <w:div w:id="401146484">
      <w:marLeft w:val="480"/>
      <w:marRight w:val="0"/>
      <w:marTop w:val="0"/>
      <w:marBottom w:val="0"/>
      <w:divBdr>
        <w:top w:val="none" w:sz="0" w:space="0" w:color="auto"/>
        <w:left w:val="none" w:sz="0" w:space="0" w:color="auto"/>
        <w:bottom w:val="none" w:sz="0" w:space="0" w:color="auto"/>
        <w:right w:val="none" w:sz="0" w:space="0" w:color="auto"/>
      </w:divBdr>
    </w:div>
    <w:div w:id="401756601">
      <w:marLeft w:val="480"/>
      <w:marRight w:val="0"/>
      <w:marTop w:val="0"/>
      <w:marBottom w:val="0"/>
      <w:divBdr>
        <w:top w:val="none" w:sz="0" w:space="0" w:color="auto"/>
        <w:left w:val="none" w:sz="0" w:space="0" w:color="auto"/>
        <w:bottom w:val="none" w:sz="0" w:space="0" w:color="auto"/>
        <w:right w:val="none" w:sz="0" w:space="0" w:color="auto"/>
      </w:divBdr>
    </w:div>
    <w:div w:id="401872966">
      <w:marLeft w:val="480"/>
      <w:marRight w:val="0"/>
      <w:marTop w:val="0"/>
      <w:marBottom w:val="0"/>
      <w:divBdr>
        <w:top w:val="none" w:sz="0" w:space="0" w:color="auto"/>
        <w:left w:val="none" w:sz="0" w:space="0" w:color="auto"/>
        <w:bottom w:val="none" w:sz="0" w:space="0" w:color="auto"/>
        <w:right w:val="none" w:sz="0" w:space="0" w:color="auto"/>
      </w:divBdr>
    </w:div>
    <w:div w:id="402800021">
      <w:marLeft w:val="480"/>
      <w:marRight w:val="0"/>
      <w:marTop w:val="0"/>
      <w:marBottom w:val="0"/>
      <w:divBdr>
        <w:top w:val="none" w:sz="0" w:space="0" w:color="auto"/>
        <w:left w:val="none" w:sz="0" w:space="0" w:color="auto"/>
        <w:bottom w:val="none" w:sz="0" w:space="0" w:color="auto"/>
        <w:right w:val="none" w:sz="0" w:space="0" w:color="auto"/>
      </w:divBdr>
    </w:div>
    <w:div w:id="402920148">
      <w:marLeft w:val="480"/>
      <w:marRight w:val="0"/>
      <w:marTop w:val="0"/>
      <w:marBottom w:val="0"/>
      <w:divBdr>
        <w:top w:val="none" w:sz="0" w:space="0" w:color="auto"/>
        <w:left w:val="none" w:sz="0" w:space="0" w:color="auto"/>
        <w:bottom w:val="none" w:sz="0" w:space="0" w:color="auto"/>
        <w:right w:val="none" w:sz="0" w:space="0" w:color="auto"/>
      </w:divBdr>
    </w:div>
    <w:div w:id="403644502">
      <w:marLeft w:val="480"/>
      <w:marRight w:val="0"/>
      <w:marTop w:val="0"/>
      <w:marBottom w:val="0"/>
      <w:divBdr>
        <w:top w:val="none" w:sz="0" w:space="0" w:color="auto"/>
        <w:left w:val="none" w:sz="0" w:space="0" w:color="auto"/>
        <w:bottom w:val="none" w:sz="0" w:space="0" w:color="auto"/>
        <w:right w:val="none" w:sz="0" w:space="0" w:color="auto"/>
      </w:divBdr>
    </w:div>
    <w:div w:id="407460704">
      <w:marLeft w:val="480"/>
      <w:marRight w:val="0"/>
      <w:marTop w:val="0"/>
      <w:marBottom w:val="0"/>
      <w:divBdr>
        <w:top w:val="none" w:sz="0" w:space="0" w:color="auto"/>
        <w:left w:val="none" w:sz="0" w:space="0" w:color="auto"/>
        <w:bottom w:val="none" w:sz="0" w:space="0" w:color="auto"/>
        <w:right w:val="none" w:sz="0" w:space="0" w:color="auto"/>
      </w:divBdr>
    </w:div>
    <w:div w:id="407504287">
      <w:marLeft w:val="480"/>
      <w:marRight w:val="0"/>
      <w:marTop w:val="0"/>
      <w:marBottom w:val="0"/>
      <w:divBdr>
        <w:top w:val="none" w:sz="0" w:space="0" w:color="auto"/>
        <w:left w:val="none" w:sz="0" w:space="0" w:color="auto"/>
        <w:bottom w:val="none" w:sz="0" w:space="0" w:color="auto"/>
        <w:right w:val="none" w:sz="0" w:space="0" w:color="auto"/>
      </w:divBdr>
    </w:div>
    <w:div w:id="408311170">
      <w:marLeft w:val="480"/>
      <w:marRight w:val="0"/>
      <w:marTop w:val="0"/>
      <w:marBottom w:val="0"/>
      <w:divBdr>
        <w:top w:val="none" w:sz="0" w:space="0" w:color="auto"/>
        <w:left w:val="none" w:sz="0" w:space="0" w:color="auto"/>
        <w:bottom w:val="none" w:sz="0" w:space="0" w:color="auto"/>
        <w:right w:val="none" w:sz="0" w:space="0" w:color="auto"/>
      </w:divBdr>
    </w:div>
    <w:div w:id="409040178">
      <w:marLeft w:val="480"/>
      <w:marRight w:val="0"/>
      <w:marTop w:val="0"/>
      <w:marBottom w:val="0"/>
      <w:divBdr>
        <w:top w:val="none" w:sz="0" w:space="0" w:color="auto"/>
        <w:left w:val="none" w:sz="0" w:space="0" w:color="auto"/>
        <w:bottom w:val="none" w:sz="0" w:space="0" w:color="auto"/>
        <w:right w:val="none" w:sz="0" w:space="0" w:color="auto"/>
      </w:divBdr>
    </w:div>
    <w:div w:id="409695488">
      <w:marLeft w:val="480"/>
      <w:marRight w:val="0"/>
      <w:marTop w:val="0"/>
      <w:marBottom w:val="0"/>
      <w:divBdr>
        <w:top w:val="none" w:sz="0" w:space="0" w:color="auto"/>
        <w:left w:val="none" w:sz="0" w:space="0" w:color="auto"/>
        <w:bottom w:val="none" w:sz="0" w:space="0" w:color="auto"/>
        <w:right w:val="none" w:sz="0" w:space="0" w:color="auto"/>
      </w:divBdr>
    </w:div>
    <w:div w:id="410658811">
      <w:marLeft w:val="480"/>
      <w:marRight w:val="0"/>
      <w:marTop w:val="0"/>
      <w:marBottom w:val="0"/>
      <w:divBdr>
        <w:top w:val="none" w:sz="0" w:space="0" w:color="auto"/>
        <w:left w:val="none" w:sz="0" w:space="0" w:color="auto"/>
        <w:bottom w:val="none" w:sz="0" w:space="0" w:color="auto"/>
        <w:right w:val="none" w:sz="0" w:space="0" w:color="auto"/>
      </w:divBdr>
    </w:div>
    <w:div w:id="411388893">
      <w:marLeft w:val="480"/>
      <w:marRight w:val="0"/>
      <w:marTop w:val="0"/>
      <w:marBottom w:val="0"/>
      <w:divBdr>
        <w:top w:val="none" w:sz="0" w:space="0" w:color="auto"/>
        <w:left w:val="none" w:sz="0" w:space="0" w:color="auto"/>
        <w:bottom w:val="none" w:sz="0" w:space="0" w:color="auto"/>
        <w:right w:val="none" w:sz="0" w:space="0" w:color="auto"/>
      </w:divBdr>
    </w:div>
    <w:div w:id="411972498">
      <w:marLeft w:val="480"/>
      <w:marRight w:val="0"/>
      <w:marTop w:val="0"/>
      <w:marBottom w:val="0"/>
      <w:divBdr>
        <w:top w:val="none" w:sz="0" w:space="0" w:color="auto"/>
        <w:left w:val="none" w:sz="0" w:space="0" w:color="auto"/>
        <w:bottom w:val="none" w:sz="0" w:space="0" w:color="auto"/>
        <w:right w:val="none" w:sz="0" w:space="0" w:color="auto"/>
      </w:divBdr>
    </w:div>
    <w:div w:id="413429776">
      <w:marLeft w:val="480"/>
      <w:marRight w:val="0"/>
      <w:marTop w:val="0"/>
      <w:marBottom w:val="0"/>
      <w:divBdr>
        <w:top w:val="none" w:sz="0" w:space="0" w:color="auto"/>
        <w:left w:val="none" w:sz="0" w:space="0" w:color="auto"/>
        <w:bottom w:val="none" w:sz="0" w:space="0" w:color="auto"/>
        <w:right w:val="none" w:sz="0" w:space="0" w:color="auto"/>
      </w:divBdr>
    </w:div>
    <w:div w:id="413864736">
      <w:marLeft w:val="480"/>
      <w:marRight w:val="0"/>
      <w:marTop w:val="0"/>
      <w:marBottom w:val="0"/>
      <w:divBdr>
        <w:top w:val="none" w:sz="0" w:space="0" w:color="auto"/>
        <w:left w:val="none" w:sz="0" w:space="0" w:color="auto"/>
        <w:bottom w:val="none" w:sz="0" w:space="0" w:color="auto"/>
        <w:right w:val="none" w:sz="0" w:space="0" w:color="auto"/>
      </w:divBdr>
    </w:div>
    <w:div w:id="414016103">
      <w:marLeft w:val="480"/>
      <w:marRight w:val="0"/>
      <w:marTop w:val="0"/>
      <w:marBottom w:val="0"/>
      <w:divBdr>
        <w:top w:val="none" w:sz="0" w:space="0" w:color="auto"/>
        <w:left w:val="none" w:sz="0" w:space="0" w:color="auto"/>
        <w:bottom w:val="none" w:sz="0" w:space="0" w:color="auto"/>
        <w:right w:val="none" w:sz="0" w:space="0" w:color="auto"/>
      </w:divBdr>
    </w:div>
    <w:div w:id="414060077">
      <w:marLeft w:val="480"/>
      <w:marRight w:val="0"/>
      <w:marTop w:val="0"/>
      <w:marBottom w:val="0"/>
      <w:divBdr>
        <w:top w:val="none" w:sz="0" w:space="0" w:color="auto"/>
        <w:left w:val="none" w:sz="0" w:space="0" w:color="auto"/>
        <w:bottom w:val="none" w:sz="0" w:space="0" w:color="auto"/>
        <w:right w:val="none" w:sz="0" w:space="0" w:color="auto"/>
      </w:divBdr>
    </w:div>
    <w:div w:id="415249745">
      <w:marLeft w:val="480"/>
      <w:marRight w:val="0"/>
      <w:marTop w:val="0"/>
      <w:marBottom w:val="0"/>
      <w:divBdr>
        <w:top w:val="none" w:sz="0" w:space="0" w:color="auto"/>
        <w:left w:val="none" w:sz="0" w:space="0" w:color="auto"/>
        <w:bottom w:val="none" w:sz="0" w:space="0" w:color="auto"/>
        <w:right w:val="none" w:sz="0" w:space="0" w:color="auto"/>
      </w:divBdr>
    </w:div>
    <w:div w:id="416288311">
      <w:marLeft w:val="480"/>
      <w:marRight w:val="0"/>
      <w:marTop w:val="0"/>
      <w:marBottom w:val="0"/>
      <w:divBdr>
        <w:top w:val="none" w:sz="0" w:space="0" w:color="auto"/>
        <w:left w:val="none" w:sz="0" w:space="0" w:color="auto"/>
        <w:bottom w:val="none" w:sz="0" w:space="0" w:color="auto"/>
        <w:right w:val="none" w:sz="0" w:space="0" w:color="auto"/>
      </w:divBdr>
    </w:div>
    <w:div w:id="418141287">
      <w:marLeft w:val="480"/>
      <w:marRight w:val="0"/>
      <w:marTop w:val="0"/>
      <w:marBottom w:val="0"/>
      <w:divBdr>
        <w:top w:val="none" w:sz="0" w:space="0" w:color="auto"/>
        <w:left w:val="none" w:sz="0" w:space="0" w:color="auto"/>
        <w:bottom w:val="none" w:sz="0" w:space="0" w:color="auto"/>
        <w:right w:val="none" w:sz="0" w:space="0" w:color="auto"/>
      </w:divBdr>
    </w:div>
    <w:div w:id="418330328">
      <w:marLeft w:val="480"/>
      <w:marRight w:val="0"/>
      <w:marTop w:val="0"/>
      <w:marBottom w:val="0"/>
      <w:divBdr>
        <w:top w:val="none" w:sz="0" w:space="0" w:color="auto"/>
        <w:left w:val="none" w:sz="0" w:space="0" w:color="auto"/>
        <w:bottom w:val="none" w:sz="0" w:space="0" w:color="auto"/>
        <w:right w:val="none" w:sz="0" w:space="0" w:color="auto"/>
      </w:divBdr>
    </w:div>
    <w:div w:id="418910161">
      <w:marLeft w:val="480"/>
      <w:marRight w:val="0"/>
      <w:marTop w:val="0"/>
      <w:marBottom w:val="0"/>
      <w:divBdr>
        <w:top w:val="none" w:sz="0" w:space="0" w:color="auto"/>
        <w:left w:val="none" w:sz="0" w:space="0" w:color="auto"/>
        <w:bottom w:val="none" w:sz="0" w:space="0" w:color="auto"/>
        <w:right w:val="none" w:sz="0" w:space="0" w:color="auto"/>
      </w:divBdr>
    </w:div>
    <w:div w:id="419108040">
      <w:marLeft w:val="480"/>
      <w:marRight w:val="0"/>
      <w:marTop w:val="0"/>
      <w:marBottom w:val="0"/>
      <w:divBdr>
        <w:top w:val="none" w:sz="0" w:space="0" w:color="auto"/>
        <w:left w:val="none" w:sz="0" w:space="0" w:color="auto"/>
        <w:bottom w:val="none" w:sz="0" w:space="0" w:color="auto"/>
        <w:right w:val="none" w:sz="0" w:space="0" w:color="auto"/>
      </w:divBdr>
    </w:div>
    <w:div w:id="421413670">
      <w:marLeft w:val="480"/>
      <w:marRight w:val="0"/>
      <w:marTop w:val="0"/>
      <w:marBottom w:val="0"/>
      <w:divBdr>
        <w:top w:val="none" w:sz="0" w:space="0" w:color="auto"/>
        <w:left w:val="none" w:sz="0" w:space="0" w:color="auto"/>
        <w:bottom w:val="none" w:sz="0" w:space="0" w:color="auto"/>
        <w:right w:val="none" w:sz="0" w:space="0" w:color="auto"/>
      </w:divBdr>
    </w:div>
    <w:div w:id="423494794">
      <w:marLeft w:val="480"/>
      <w:marRight w:val="0"/>
      <w:marTop w:val="0"/>
      <w:marBottom w:val="0"/>
      <w:divBdr>
        <w:top w:val="none" w:sz="0" w:space="0" w:color="auto"/>
        <w:left w:val="none" w:sz="0" w:space="0" w:color="auto"/>
        <w:bottom w:val="none" w:sz="0" w:space="0" w:color="auto"/>
        <w:right w:val="none" w:sz="0" w:space="0" w:color="auto"/>
      </w:divBdr>
    </w:div>
    <w:div w:id="423496240">
      <w:marLeft w:val="480"/>
      <w:marRight w:val="0"/>
      <w:marTop w:val="0"/>
      <w:marBottom w:val="0"/>
      <w:divBdr>
        <w:top w:val="none" w:sz="0" w:space="0" w:color="auto"/>
        <w:left w:val="none" w:sz="0" w:space="0" w:color="auto"/>
        <w:bottom w:val="none" w:sz="0" w:space="0" w:color="auto"/>
        <w:right w:val="none" w:sz="0" w:space="0" w:color="auto"/>
      </w:divBdr>
    </w:div>
    <w:div w:id="425032929">
      <w:marLeft w:val="480"/>
      <w:marRight w:val="0"/>
      <w:marTop w:val="0"/>
      <w:marBottom w:val="0"/>
      <w:divBdr>
        <w:top w:val="none" w:sz="0" w:space="0" w:color="auto"/>
        <w:left w:val="none" w:sz="0" w:space="0" w:color="auto"/>
        <w:bottom w:val="none" w:sz="0" w:space="0" w:color="auto"/>
        <w:right w:val="none" w:sz="0" w:space="0" w:color="auto"/>
      </w:divBdr>
    </w:div>
    <w:div w:id="427851616">
      <w:marLeft w:val="480"/>
      <w:marRight w:val="0"/>
      <w:marTop w:val="0"/>
      <w:marBottom w:val="0"/>
      <w:divBdr>
        <w:top w:val="none" w:sz="0" w:space="0" w:color="auto"/>
        <w:left w:val="none" w:sz="0" w:space="0" w:color="auto"/>
        <w:bottom w:val="none" w:sz="0" w:space="0" w:color="auto"/>
        <w:right w:val="none" w:sz="0" w:space="0" w:color="auto"/>
      </w:divBdr>
    </w:div>
    <w:div w:id="429469672">
      <w:marLeft w:val="480"/>
      <w:marRight w:val="0"/>
      <w:marTop w:val="0"/>
      <w:marBottom w:val="0"/>
      <w:divBdr>
        <w:top w:val="none" w:sz="0" w:space="0" w:color="auto"/>
        <w:left w:val="none" w:sz="0" w:space="0" w:color="auto"/>
        <w:bottom w:val="none" w:sz="0" w:space="0" w:color="auto"/>
        <w:right w:val="none" w:sz="0" w:space="0" w:color="auto"/>
      </w:divBdr>
    </w:div>
    <w:div w:id="432478535">
      <w:marLeft w:val="480"/>
      <w:marRight w:val="0"/>
      <w:marTop w:val="0"/>
      <w:marBottom w:val="0"/>
      <w:divBdr>
        <w:top w:val="none" w:sz="0" w:space="0" w:color="auto"/>
        <w:left w:val="none" w:sz="0" w:space="0" w:color="auto"/>
        <w:bottom w:val="none" w:sz="0" w:space="0" w:color="auto"/>
        <w:right w:val="none" w:sz="0" w:space="0" w:color="auto"/>
      </w:divBdr>
    </w:div>
    <w:div w:id="432897446">
      <w:marLeft w:val="480"/>
      <w:marRight w:val="0"/>
      <w:marTop w:val="0"/>
      <w:marBottom w:val="0"/>
      <w:divBdr>
        <w:top w:val="none" w:sz="0" w:space="0" w:color="auto"/>
        <w:left w:val="none" w:sz="0" w:space="0" w:color="auto"/>
        <w:bottom w:val="none" w:sz="0" w:space="0" w:color="auto"/>
        <w:right w:val="none" w:sz="0" w:space="0" w:color="auto"/>
      </w:divBdr>
    </w:div>
    <w:div w:id="439300968">
      <w:marLeft w:val="480"/>
      <w:marRight w:val="0"/>
      <w:marTop w:val="0"/>
      <w:marBottom w:val="0"/>
      <w:divBdr>
        <w:top w:val="none" w:sz="0" w:space="0" w:color="auto"/>
        <w:left w:val="none" w:sz="0" w:space="0" w:color="auto"/>
        <w:bottom w:val="none" w:sz="0" w:space="0" w:color="auto"/>
        <w:right w:val="none" w:sz="0" w:space="0" w:color="auto"/>
      </w:divBdr>
    </w:div>
    <w:div w:id="439684511">
      <w:marLeft w:val="480"/>
      <w:marRight w:val="0"/>
      <w:marTop w:val="0"/>
      <w:marBottom w:val="0"/>
      <w:divBdr>
        <w:top w:val="none" w:sz="0" w:space="0" w:color="auto"/>
        <w:left w:val="none" w:sz="0" w:space="0" w:color="auto"/>
        <w:bottom w:val="none" w:sz="0" w:space="0" w:color="auto"/>
        <w:right w:val="none" w:sz="0" w:space="0" w:color="auto"/>
      </w:divBdr>
    </w:div>
    <w:div w:id="442267042">
      <w:marLeft w:val="480"/>
      <w:marRight w:val="0"/>
      <w:marTop w:val="0"/>
      <w:marBottom w:val="0"/>
      <w:divBdr>
        <w:top w:val="none" w:sz="0" w:space="0" w:color="auto"/>
        <w:left w:val="none" w:sz="0" w:space="0" w:color="auto"/>
        <w:bottom w:val="none" w:sz="0" w:space="0" w:color="auto"/>
        <w:right w:val="none" w:sz="0" w:space="0" w:color="auto"/>
      </w:divBdr>
    </w:div>
    <w:div w:id="442968561">
      <w:marLeft w:val="480"/>
      <w:marRight w:val="0"/>
      <w:marTop w:val="0"/>
      <w:marBottom w:val="0"/>
      <w:divBdr>
        <w:top w:val="none" w:sz="0" w:space="0" w:color="auto"/>
        <w:left w:val="none" w:sz="0" w:space="0" w:color="auto"/>
        <w:bottom w:val="none" w:sz="0" w:space="0" w:color="auto"/>
        <w:right w:val="none" w:sz="0" w:space="0" w:color="auto"/>
      </w:divBdr>
    </w:div>
    <w:div w:id="444425360">
      <w:marLeft w:val="480"/>
      <w:marRight w:val="0"/>
      <w:marTop w:val="0"/>
      <w:marBottom w:val="0"/>
      <w:divBdr>
        <w:top w:val="none" w:sz="0" w:space="0" w:color="auto"/>
        <w:left w:val="none" w:sz="0" w:space="0" w:color="auto"/>
        <w:bottom w:val="none" w:sz="0" w:space="0" w:color="auto"/>
        <w:right w:val="none" w:sz="0" w:space="0" w:color="auto"/>
      </w:divBdr>
    </w:div>
    <w:div w:id="444615391">
      <w:marLeft w:val="480"/>
      <w:marRight w:val="0"/>
      <w:marTop w:val="0"/>
      <w:marBottom w:val="0"/>
      <w:divBdr>
        <w:top w:val="none" w:sz="0" w:space="0" w:color="auto"/>
        <w:left w:val="none" w:sz="0" w:space="0" w:color="auto"/>
        <w:bottom w:val="none" w:sz="0" w:space="0" w:color="auto"/>
        <w:right w:val="none" w:sz="0" w:space="0" w:color="auto"/>
      </w:divBdr>
    </w:div>
    <w:div w:id="448087422">
      <w:marLeft w:val="480"/>
      <w:marRight w:val="0"/>
      <w:marTop w:val="0"/>
      <w:marBottom w:val="0"/>
      <w:divBdr>
        <w:top w:val="none" w:sz="0" w:space="0" w:color="auto"/>
        <w:left w:val="none" w:sz="0" w:space="0" w:color="auto"/>
        <w:bottom w:val="none" w:sz="0" w:space="0" w:color="auto"/>
        <w:right w:val="none" w:sz="0" w:space="0" w:color="auto"/>
      </w:divBdr>
    </w:div>
    <w:div w:id="448475409">
      <w:marLeft w:val="480"/>
      <w:marRight w:val="0"/>
      <w:marTop w:val="0"/>
      <w:marBottom w:val="0"/>
      <w:divBdr>
        <w:top w:val="none" w:sz="0" w:space="0" w:color="auto"/>
        <w:left w:val="none" w:sz="0" w:space="0" w:color="auto"/>
        <w:bottom w:val="none" w:sz="0" w:space="0" w:color="auto"/>
        <w:right w:val="none" w:sz="0" w:space="0" w:color="auto"/>
      </w:divBdr>
    </w:div>
    <w:div w:id="448856763">
      <w:marLeft w:val="480"/>
      <w:marRight w:val="0"/>
      <w:marTop w:val="0"/>
      <w:marBottom w:val="0"/>
      <w:divBdr>
        <w:top w:val="none" w:sz="0" w:space="0" w:color="auto"/>
        <w:left w:val="none" w:sz="0" w:space="0" w:color="auto"/>
        <w:bottom w:val="none" w:sz="0" w:space="0" w:color="auto"/>
        <w:right w:val="none" w:sz="0" w:space="0" w:color="auto"/>
      </w:divBdr>
    </w:div>
    <w:div w:id="449321810">
      <w:bodyDiv w:val="1"/>
      <w:marLeft w:val="0"/>
      <w:marRight w:val="0"/>
      <w:marTop w:val="0"/>
      <w:marBottom w:val="0"/>
      <w:divBdr>
        <w:top w:val="none" w:sz="0" w:space="0" w:color="auto"/>
        <w:left w:val="none" w:sz="0" w:space="0" w:color="auto"/>
        <w:bottom w:val="none" w:sz="0" w:space="0" w:color="auto"/>
        <w:right w:val="none" w:sz="0" w:space="0" w:color="auto"/>
      </w:divBdr>
    </w:div>
    <w:div w:id="451439987">
      <w:marLeft w:val="480"/>
      <w:marRight w:val="0"/>
      <w:marTop w:val="0"/>
      <w:marBottom w:val="0"/>
      <w:divBdr>
        <w:top w:val="none" w:sz="0" w:space="0" w:color="auto"/>
        <w:left w:val="none" w:sz="0" w:space="0" w:color="auto"/>
        <w:bottom w:val="none" w:sz="0" w:space="0" w:color="auto"/>
        <w:right w:val="none" w:sz="0" w:space="0" w:color="auto"/>
      </w:divBdr>
    </w:div>
    <w:div w:id="451871587">
      <w:marLeft w:val="480"/>
      <w:marRight w:val="0"/>
      <w:marTop w:val="0"/>
      <w:marBottom w:val="0"/>
      <w:divBdr>
        <w:top w:val="none" w:sz="0" w:space="0" w:color="auto"/>
        <w:left w:val="none" w:sz="0" w:space="0" w:color="auto"/>
        <w:bottom w:val="none" w:sz="0" w:space="0" w:color="auto"/>
        <w:right w:val="none" w:sz="0" w:space="0" w:color="auto"/>
      </w:divBdr>
    </w:div>
    <w:div w:id="453213367">
      <w:marLeft w:val="480"/>
      <w:marRight w:val="0"/>
      <w:marTop w:val="0"/>
      <w:marBottom w:val="0"/>
      <w:divBdr>
        <w:top w:val="none" w:sz="0" w:space="0" w:color="auto"/>
        <w:left w:val="none" w:sz="0" w:space="0" w:color="auto"/>
        <w:bottom w:val="none" w:sz="0" w:space="0" w:color="auto"/>
        <w:right w:val="none" w:sz="0" w:space="0" w:color="auto"/>
      </w:divBdr>
    </w:div>
    <w:div w:id="453452848">
      <w:marLeft w:val="480"/>
      <w:marRight w:val="0"/>
      <w:marTop w:val="0"/>
      <w:marBottom w:val="0"/>
      <w:divBdr>
        <w:top w:val="none" w:sz="0" w:space="0" w:color="auto"/>
        <w:left w:val="none" w:sz="0" w:space="0" w:color="auto"/>
        <w:bottom w:val="none" w:sz="0" w:space="0" w:color="auto"/>
        <w:right w:val="none" w:sz="0" w:space="0" w:color="auto"/>
      </w:divBdr>
    </w:div>
    <w:div w:id="454829422">
      <w:marLeft w:val="480"/>
      <w:marRight w:val="0"/>
      <w:marTop w:val="0"/>
      <w:marBottom w:val="0"/>
      <w:divBdr>
        <w:top w:val="none" w:sz="0" w:space="0" w:color="auto"/>
        <w:left w:val="none" w:sz="0" w:space="0" w:color="auto"/>
        <w:bottom w:val="none" w:sz="0" w:space="0" w:color="auto"/>
        <w:right w:val="none" w:sz="0" w:space="0" w:color="auto"/>
      </w:divBdr>
    </w:div>
    <w:div w:id="455611827">
      <w:marLeft w:val="480"/>
      <w:marRight w:val="0"/>
      <w:marTop w:val="0"/>
      <w:marBottom w:val="0"/>
      <w:divBdr>
        <w:top w:val="none" w:sz="0" w:space="0" w:color="auto"/>
        <w:left w:val="none" w:sz="0" w:space="0" w:color="auto"/>
        <w:bottom w:val="none" w:sz="0" w:space="0" w:color="auto"/>
        <w:right w:val="none" w:sz="0" w:space="0" w:color="auto"/>
      </w:divBdr>
    </w:div>
    <w:div w:id="458378595">
      <w:marLeft w:val="480"/>
      <w:marRight w:val="0"/>
      <w:marTop w:val="0"/>
      <w:marBottom w:val="0"/>
      <w:divBdr>
        <w:top w:val="none" w:sz="0" w:space="0" w:color="auto"/>
        <w:left w:val="none" w:sz="0" w:space="0" w:color="auto"/>
        <w:bottom w:val="none" w:sz="0" w:space="0" w:color="auto"/>
        <w:right w:val="none" w:sz="0" w:space="0" w:color="auto"/>
      </w:divBdr>
    </w:div>
    <w:div w:id="458687634">
      <w:marLeft w:val="480"/>
      <w:marRight w:val="0"/>
      <w:marTop w:val="0"/>
      <w:marBottom w:val="0"/>
      <w:divBdr>
        <w:top w:val="none" w:sz="0" w:space="0" w:color="auto"/>
        <w:left w:val="none" w:sz="0" w:space="0" w:color="auto"/>
        <w:bottom w:val="none" w:sz="0" w:space="0" w:color="auto"/>
        <w:right w:val="none" w:sz="0" w:space="0" w:color="auto"/>
      </w:divBdr>
    </w:div>
    <w:div w:id="460652997">
      <w:marLeft w:val="480"/>
      <w:marRight w:val="0"/>
      <w:marTop w:val="0"/>
      <w:marBottom w:val="0"/>
      <w:divBdr>
        <w:top w:val="none" w:sz="0" w:space="0" w:color="auto"/>
        <w:left w:val="none" w:sz="0" w:space="0" w:color="auto"/>
        <w:bottom w:val="none" w:sz="0" w:space="0" w:color="auto"/>
        <w:right w:val="none" w:sz="0" w:space="0" w:color="auto"/>
      </w:divBdr>
    </w:div>
    <w:div w:id="461387094">
      <w:marLeft w:val="480"/>
      <w:marRight w:val="0"/>
      <w:marTop w:val="0"/>
      <w:marBottom w:val="0"/>
      <w:divBdr>
        <w:top w:val="none" w:sz="0" w:space="0" w:color="auto"/>
        <w:left w:val="none" w:sz="0" w:space="0" w:color="auto"/>
        <w:bottom w:val="none" w:sz="0" w:space="0" w:color="auto"/>
        <w:right w:val="none" w:sz="0" w:space="0" w:color="auto"/>
      </w:divBdr>
    </w:div>
    <w:div w:id="461535717">
      <w:marLeft w:val="480"/>
      <w:marRight w:val="0"/>
      <w:marTop w:val="0"/>
      <w:marBottom w:val="0"/>
      <w:divBdr>
        <w:top w:val="none" w:sz="0" w:space="0" w:color="auto"/>
        <w:left w:val="none" w:sz="0" w:space="0" w:color="auto"/>
        <w:bottom w:val="none" w:sz="0" w:space="0" w:color="auto"/>
        <w:right w:val="none" w:sz="0" w:space="0" w:color="auto"/>
      </w:divBdr>
    </w:div>
    <w:div w:id="466170361">
      <w:marLeft w:val="480"/>
      <w:marRight w:val="0"/>
      <w:marTop w:val="0"/>
      <w:marBottom w:val="0"/>
      <w:divBdr>
        <w:top w:val="none" w:sz="0" w:space="0" w:color="auto"/>
        <w:left w:val="none" w:sz="0" w:space="0" w:color="auto"/>
        <w:bottom w:val="none" w:sz="0" w:space="0" w:color="auto"/>
        <w:right w:val="none" w:sz="0" w:space="0" w:color="auto"/>
      </w:divBdr>
    </w:div>
    <w:div w:id="466626167">
      <w:marLeft w:val="480"/>
      <w:marRight w:val="0"/>
      <w:marTop w:val="0"/>
      <w:marBottom w:val="0"/>
      <w:divBdr>
        <w:top w:val="none" w:sz="0" w:space="0" w:color="auto"/>
        <w:left w:val="none" w:sz="0" w:space="0" w:color="auto"/>
        <w:bottom w:val="none" w:sz="0" w:space="0" w:color="auto"/>
        <w:right w:val="none" w:sz="0" w:space="0" w:color="auto"/>
      </w:divBdr>
    </w:div>
    <w:div w:id="469594926">
      <w:marLeft w:val="480"/>
      <w:marRight w:val="0"/>
      <w:marTop w:val="0"/>
      <w:marBottom w:val="0"/>
      <w:divBdr>
        <w:top w:val="none" w:sz="0" w:space="0" w:color="auto"/>
        <w:left w:val="none" w:sz="0" w:space="0" w:color="auto"/>
        <w:bottom w:val="none" w:sz="0" w:space="0" w:color="auto"/>
        <w:right w:val="none" w:sz="0" w:space="0" w:color="auto"/>
      </w:divBdr>
    </w:div>
    <w:div w:id="471211924">
      <w:marLeft w:val="480"/>
      <w:marRight w:val="0"/>
      <w:marTop w:val="0"/>
      <w:marBottom w:val="0"/>
      <w:divBdr>
        <w:top w:val="none" w:sz="0" w:space="0" w:color="auto"/>
        <w:left w:val="none" w:sz="0" w:space="0" w:color="auto"/>
        <w:bottom w:val="none" w:sz="0" w:space="0" w:color="auto"/>
        <w:right w:val="none" w:sz="0" w:space="0" w:color="auto"/>
      </w:divBdr>
    </w:div>
    <w:div w:id="472404126">
      <w:marLeft w:val="480"/>
      <w:marRight w:val="0"/>
      <w:marTop w:val="0"/>
      <w:marBottom w:val="0"/>
      <w:divBdr>
        <w:top w:val="none" w:sz="0" w:space="0" w:color="auto"/>
        <w:left w:val="none" w:sz="0" w:space="0" w:color="auto"/>
        <w:bottom w:val="none" w:sz="0" w:space="0" w:color="auto"/>
        <w:right w:val="none" w:sz="0" w:space="0" w:color="auto"/>
      </w:divBdr>
    </w:div>
    <w:div w:id="472606437">
      <w:marLeft w:val="480"/>
      <w:marRight w:val="0"/>
      <w:marTop w:val="0"/>
      <w:marBottom w:val="0"/>
      <w:divBdr>
        <w:top w:val="none" w:sz="0" w:space="0" w:color="auto"/>
        <w:left w:val="none" w:sz="0" w:space="0" w:color="auto"/>
        <w:bottom w:val="none" w:sz="0" w:space="0" w:color="auto"/>
        <w:right w:val="none" w:sz="0" w:space="0" w:color="auto"/>
      </w:divBdr>
    </w:div>
    <w:div w:id="473449949">
      <w:marLeft w:val="480"/>
      <w:marRight w:val="0"/>
      <w:marTop w:val="0"/>
      <w:marBottom w:val="0"/>
      <w:divBdr>
        <w:top w:val="none" w:sz="0" w:space="0" w:color="auto"/>
        <w:left w:val="none" w:sz="0" w:space="0" w:color="auto"/>
        <w:bottom w:val="none" w:sz="0" w:space="0" w:color="auto"/>
        <w:right w:val="none" w:sz="0" w:space="0" w:color="auto"/>
      </w:divBdr>
    </w:div>
    <w:div w:id="475100084">
      <w:marLeft w:val="480"/>
      <w:marRight w:val="0"/>
      <w:marTop w:val="0"/>
      <w:marBottom w:val="0"/>
      <w:divBdr>
        <w:top w:val="none" w:sz="0" w:space="0" w:color="auto"/>
        <w:left w:val="none" w:sz="0" w:space="0" w:color="auto"/>
        <w:bottom w:val="none" w:sz="0" w:space="0" w:color="auto"/>
        <w:right w:val="none" w:sz="0" w:space="0" w:color="auto"/>
      </w:divBdr>
    </w:div>
    <w:div w:id="475731446">
      <w:marLeft w:val="480"/>
      <w:marRight w:val="0"/>
      <w:marTop w:val="0"/>
      <w:marBottom w:val="0"/>
      <w:divBdr>
        <w:top w:val="none" w:sz="0" w:space="0" w:color="auto"/>
        <w:left w:val="none" w:sz="0" w:space="0" w:color="auto"/>
        <w:bottom w:val="none" w:sz="0" w:space="0" w:color="auto"/>
        <w:right w:val="none" w:sz="0" w:space="0" w:color="auto"/>
      </w:divBdr>
    </w:div>
    <w:div w:id="476650559">
      <w:marLeft w:val="480"/>
      <w:marRight w:val="0"/>
      <w:marTop w:val="0"/>
      <w:marBottom w:val="0"/>
      <w:divBdr>
        <w:top w:val="none" w:sz="0" w:space="0" w:color="auto"/>
        <w:left w:val="none" w:sz="0" w:space="0" w:color="auto"/>
        <w:bottom w:val="none" w:sz="0" w:space="0" w:color="auto"/>
        <w:right w:val="none" w:sz="0" w:space="0" w:color="auto"/>
      </w:divBdr>
    </w:div>
    <w:div w:id="479925769">
      <w:marLeft w:val="480"/>
      <w:marRight w:val="0"/>
      <w:marTop w:val="0"/>
      <w:marBottom w:val="0"/>
      <w:divBdr>
        <w:top w:val="none" w:sz="0" w:space="0" w:color="auto"/>
        <w:left w:val="none" w:sz="0" w:space="0" w:color="auto"/>
        <w:bottom w:val="none" w:sz="0" w:space="0" w:color="auto"/>
        <w:right w:val="none" w:sz="0" w:space="0" w:color="auto"/>
      </w:divBdr>
    </w:div>
    <w:div w:id="480973173">
      <w:marLeft w:val="480"/>
      <w:marRight w:val="0"/>
      <w:marTop w:val="0"/>
      <w:marBottom w:val="0"/>
      <w:divBdr>
        <w:top w:val="none" w:sz="0" w:space="0" w:color="auto"/>
        <w:left w:val="none" w:sz="0" w:space="0" w:color="auto"/>
        <w:bottom w:val="none" w:sz="0" w:space="0" w:color="auto"/>
        <w:right w:val="none" w:sz="0" w:space="0" w:color="auto"/>
      </w:divBdr>
    </w:div>
    <w:div w:id="483814126">
      <w:marLeft w:val="480"/>
      <w:marRight w:val="0"/>
      <w:marTop w:val="0"/>
      <w:marBottom w:val="0"/>
      <w:divBdr>
        <w:top w:val="none" w:sz="0" w:space="0" w:color="auto"/>
        <w:left w:val="none" w:sz="0" w:space="0" w:color="auto"/>
        <w:bottom w:val="none" w:sz="0" w:space="0" w:color="auto"/>
        <w:right w:val="none" w:sz="0" w:space="0" w:color="auto"/>
      </w:divBdr>
    </w:div>
    <w:div w:id="484395674">
      <w:marLeft w:val="480"/>
      <w:marRight w:val="0"/>
      <w:marTop w:val="0"/>
      <w:marBottom w:val="0"/>
      <w:divBdr>
        <w:top w:val="none" w:sz="0" w:space="0" w:color="auto"/>
        <w:left w:val="none" w:sz="0" w:space="0" w:color="auto"/>
        <w:bottom w:val="none" w:sz="0" w:space="0" w:color="auto"/>
        <w:right w:val="none" w:sz="0" w:space="0" w:color="auto"/>
      </w:divBdr>
    </w:div>
    <w:div w:id="485904883">
      <w:marLeft w:val="480"/>
      <w:marRight w:val="0"/>
      <w:marTop w:val="0"/>
      <w:marBottom w:val="0"/>
      <w:divBdr>
        <w:top w:val="none" w:sz="0" w:space="0" w:color="auto"/>
        <w:left w:val="none" w:sz="0" w:space="0" w:color="auto"/>
        <w:bottom w:val="none" w:sz="0" w:space="0" w:color="auto"/>
        <w:right w:val="none" w:sz="0" w:space="0" w:color="auto"/>
      </w:divBdr>
    </w:div>
    <w:div w:id="490829195">
      <w:marLeft w:val="480"/>
      <w:marRight w:val="0"/>
      <w:marTop w:val="0"/>
      <w:marBottom w:val="0"/>
      <w:divBdr>
        <w:top w:val="none" w:sz="0" w:space="0" w:color="auto"/>
        <w:left w:val="none" w:sz="0" w:space="0" w:color="auto"/>
        <w:bottom w:val="none" w:sz="0" w:space="0" w:color="auto"/>
        <w:right w:val="none" w:sz="0" w:space="0" w:color="auto"/>
      </w:divBdr>
    </w:div>
    <w:div w:id="491794693">
      <w:marLeft w:val="480"/>
      <w:marRight w:val="0"/>
      <w:marTop w:val="0"/>
      <w:marBottom w:val="0"/>
      <w:divBdr>
        <w:top w:val="none" w:sz="0" w:space="0" w:color="auto"/>
        <w:left w:val="none" w:sz="0" w:space="0" w:color="auto"/>
        <w:bottom w:val="none" w:sz="0" w:space="0" w:color="auto"/>
        <w:right w:val="none" w:sz="0" w:space="0" w:color="auto"/>
      </w:divBdr>
    </w:div>
    <w:div w:id="495344617">
      <w:marLeft w:val="480"/>
      <w:marRight w:val="0"/>
      <w:marTop w:val="0"/>
      <w:marBottom w:val="0"/>
      <w:divBdr>
        <w:top w:val="none" w:sz="0" w:space="0" w:color="auto"/>
        <w:left w:val="none" w:sz="0" w:space="0" w:color="auto"/>
        <w:bottom w:val="none" w:sz="0" w:space="0" w:color="auto"/>
        <w:right w:val="none" w:sz="0" w:space="0" w:color="auto"/>
      </w:divBdr>
    </w:div>
    <w:div w:id="496268920">
      <w:marLeft w:val="480"/>
      <w:marRight w:val="0"/>
      <w:marTop w:val="0"/>
      <w:marBottom w:val="0"/>
      <w:divBdr>
        <w:top w:val="none" w:sz="0" w:space="0" w:color="auto"/>
        <w:left w:val="none" w:sz="0" w:space="0" w:color="auto"/>
        <w:bottom w:val="none" w:sz="0" w:space="0" w:color="auto"/>
        <w:right w:val="none" w:sz="0" w:space="0" w:color="auto"/>
      </w:divBdr>
    </w:div>
    <w:div w:id="497042039">
      <w:marLeft w:val="480"/>
      <w:marRight w:val="0"/>
      <w:marTop w:val="0"/>
      <w:marBottom w:val="0"/>
      <w:divBdr>
        <w:top w:val="none" w:sz="0" w:space="0" w:color="auto"/>
        <w:left w:val="none" w:sz="0" w:space="0" w:color="auto"/>
        <w:bottom w:val="none" w:sz="0" w:space="0" w:color="auto"/>
        <w:right w:val="none" w:sz="0" w:space="0" w:color="auto"/>
      </w:divBdr>
    </w:div>
    <w:div w:id="497431294">
      <w:marLeft w:val="480"/>
      <w:marRight w:val="0"/>
      <w:marTop w:val="0"/>
      <w:marBottom w:val="0"/>
      <w:divBdr>
        <w:top w:val="none" w:sz="0" w:space="0" w:color="auto"/>
        <w:left w:val="none" w:sz="0" w:space="0" w:color="auto"/>
        <w:bottom w:val="none" w:sz="0" w:space="0" w:color="auto"/>
        <w:right w:val="none" w:sz="0" w:space="0" w:color="auto"/>
      </w:divBdr>
    </w:div>
    <w:div w:id="498615642">
      <w:marLeft w:val="480"/>
      <w:marRight w:val="0"/>
      <w:marTop w:val="0"/>
      <w:marBottom w:val="0"/>
      <w:divBdr>
        <w:top w:val="none" w:sz="0" w:space="0" w:color="auto"/>
        <w:left w:val="none" w:sz="0" w:space="0" w:color="auto"/>
        <w:bottom w:val="none" w:sz="0" w:space="0" w:color="auto"/>
        <w:right w:val="none" w:sz="0" w:space="0" w:color="auto"/>
      </w:divBdr>
    </w:div>
    <w:div w:id="498734234">
      <w:marLeft w:val="480"/>
      <w:marRight w:val="0"/>
      <w:marTop w:val="0"/>
      <w:marBottom w:val="0"/>
      <w:divBdr>
        <w:top w:val="none" w:sz="0" w:space="0" w:color="auto"/>
        <w:left w:val="none" w:sz="0" w:space="0" w:color="auto"/>
        <w:bottom w:val="none" w:sz="0" w:space="0" w:color="auto"/>
        <w:right w:val="none" w:sz="0" w:space="0" w:color="auto"/>
      </w:divBdr>
    </w:div>
    <w:div w:id="499127753">
      <w:marLeft w:val="480"/>
      <w:marRight w:val="0"/>
      <w:marTop w:val="0"/>
      <w:marBottom w:val="0"/>
      <w:divBdr>
        <w:top w:val="none" w:sz="0" w:space="0" w:color="auto"/>
        <w:left w:val="none" w:sz="0" w:space="0" w:color="auto"/>
        <w:bottom w:val="none" w:sz="0" w:space="0" w:color="auto"/>
        <w:right w:val="none" w:sz="0" w:space="0" w:color="auto"/>
      </w:divBdr>
    </w:div>
    <w:div w:id="499272162">
      <w:marLeft w:val="480"/>
      <w:marRight w:val="0"/>
      <w:marTop w:val="0"/>
      <w:marBottom w:val="0"/>
      <w:divBdr>
        <w:top w:val="none" w:sz="0" w:space="0" w:color="auto"/>
        <w:left w:val="none" w:sz="0" w:space="0" w:color="auto"/>
        <w:bottom w:val="none" w:sz="0" w:space="0" w:color="auto"/>
        <w:right w:val="none" w:sz="0" w:space="0" w:color="auto"/>
      </w:divBdr>
    </w:div>
    <w:div w:id="499350387">
      <w:marLeft w:val="480"/>
      <w:marRight w:val="0"/>
      <w:marTop w:val="0"/>
      <w:marBottom w:val="0"/>
      <w:divBdr>
        <w:top w:val="none" w:sz="0" w:space="0" w:color="auto"/>
        <w:left w:val="none" w:sz="0" w:space="0" w:color="auto"/>
        <w:bottom w:val="none" w:sz="0" w:space="0" w:color="auto"/>
        <w:right w:val="none" w:sz="0" w:space="0" w:color="auto"/>
      </w:divBdr>
    </w:div>
    <w:div w:id="499540757">
      <w:marLeft w:val="480"/>
      <w:marRight w:val="0"/>
      <w:marTop w:val="0"/>
      <w:marBottom w:val="0"/>
      <w:divBdr>
        <w:top w:val="none" w:sz="0" w:space="0" w:color="auto"/>
        <w:left w:val="none" w:sz="0" w:space="0" w:color="auto"/>
        <w:bottom w:val="none" w:sz="0" w:space="0" w:color="auto"/>
        <w:right w:val="none" w:sz="0" w:space="0" w:color="auto"/>
      </w:divBdr>
    </w:div>
    <w:div w:id="499662000">
      <w:marLeft w:val="480"/>
      <w:marRight w:val="0"/>
      <w:marTop w:val="0"/>
      <w:marBottom w:val="0"/>
      <w:divBdr>
        <w:top w:val="none" w:sz="0" w:space="0" w:color="auto"/>
        <w:left w:val="none" w:sz="0" w:space="0" w:color="auto"/>
        <w:bottom w:val="none" w:sz="0" w:space="0" w:color="auto"/>
        <w:right w:val="none" w:sz="0" w:space="0" w:color="auto"/>
      </w:divBdr>
    </w:div>
    <w:div w:id="499933614">
      <w:marLeft w:val="480"/>
      <w:marRight w:val="0"/>
      <w:marTop w:val="0"/>
      <w:marBottom w:val="0"/>
      <w:divBdr>
        <w:top w:val="none" w:sz="0" w:space="0" w:color="auto"/>
        <w:left w:val="none" w:sz="0" w:space="0" w:color="auto"/>
        <w:bottom w:val="none" w:sz="0" w:space="0" w:color="auto"/>
        <w:right w:val="none" w:sz="0" w:space="0" w:color="auto"/>
      </w:divBdr>
    </w:div>
    <w:div w:id="500974785">
      <w:marLeft w:val="480"/>
      <w:marRight w:val="0"/>
      <w:marTop w:val="0"/>
      <w:marBottom w:val="0"/>
      <w:divBdr>
        <w:top w:val="none" w:sz="0" w:space="0" w:color="auto"/>
        <w:left w:val="none" w:sz="0" w:space="0" w:color="auto"/>
        <w:bottom w:val="none" w:sz="0" w:space="0" w:color="auto"/>
        <w:right w:val="none" w:sz="0" w:space="0" w:color="auto"/>
      </w:divBdr>
    </w:div>
    <w:div w:id="501556235">
      <w:marLeft w:val="480"/>
      <w:marRight w:val="0"/>
      <w:marTop w:val="0"/>
      <w:marBottom w:val="0"/>
      <w:divBdr>
        <w:top w:val="none" w:sz="0" w:space="0" w:color="auto"/>
        <w:left w:val="none" w:sz="0" w:space="0" w:color="auto"/>
        <w:bottom w:val="none" w:sz="0" w:space="0" w:color="auto"/>
        <w:right w:val="none" w:sz="0" w:space="0" w:color="auto"/>
      </w:divBdr>
    </w:div>
    <w:div w:id="501972516">
      <w:marLeft w:val="480"/>
      <w:marRight w:val="0"/>
      <w:marTop w:val="0"/>
      <w:marBottom w:val="0"/>
      <w:divBdr>
        <w:top w:val="none" w:sz="0" w:space="0" w:color="auto"/>
        <w:left w:val="none" w:sz="0" w:space="0" w:color="auto"/>
        <w:bottom w:val="none" w:sz="0" w:space="0" w:color="auto"/>
        <w:right w:val="none" w:sz="0" w:space="0" w:color="auto"/>
      </w:divBdr>
    </w:div>
    <w:div w:id="502356563">
      <w:marLeft w:val="480"/>
      <w:marRight w:val="0"/>
      <w:marTop w:val="0"/>
      <w:marBottom w:val="0"/>
      <w:divBdr>
        <w:top w:val="none" w:sz="0" w:space="0" w:color="auto"/>
        <w:left w:val="none" w:sz="0" w:space="0" w:color="auto"/>
        <w:bottom w:val="none" w:sz="0" w:space="0" w:color="auto"/>
        <w:right w:val="none" w:sz="0" w:space="0" w:color="auto"/>
      </w:divBdr>
    </w:div>
    <w:div w:id="504438433">
      <w:marLeft w:val="480"/>
      <w:marRight w:val="0"/>
      <w:marTop w:val="0"/>
      <w:marBottom w:val="0"/>
      <w:divBdr>
        <w:top w:val="none" w:sz="0" w:space="0" w:color="auto"/>
        <w:left w:val="none" w:sz="0" w:space="0" w:color="auto"/>
        <w:bottom w:val="none" w:sz="0" w:space="0" w:color="auto"/>
        <w:right w:val="none" w:sz="0" w:space="0" w:color="auto"/>
      </w:divBdr>
    </w:div>
    <w:div w:id="504633124">
      <w:marLeft w:val="480"/>
      <w:marRight w:val="0"/>
      <w:marTop w:val="0"/>
      <w:marBottom w:val="0"/>
      <w:divBdr>
        <w:top w:val="none" w:sz="0" w:space="0" w:color="auto"/>
        <w:left w:val="none" w:sz="0" w:space="0" w:color="auto"/>
        <w:bottom w:val="none" w:sz="0" w:space="0" w:color="auto"/>
        <w:right w:val="none" w:sz="0" w:space="0" w:color="auto"/>
      </w:divBdr>
    </w:div>
    <w:div w:id="504829198">
      <w:marLeft w:val="480"/>
      <w:marRight w:val="0"/>
      <w:marTop w:val="0"/>
      <w:marBottom w:val="0"/>
      <w:divBdr>
        <w:top w:val="none" w:sz="0" w:space="0" w:color="auto"/>
        <w:left w:val="none" w:sz="0" w:space="0" w:color="auto"/>
        <w:bottom w:val="none" w:sz="0" w:space="0" w:color="auto"/>
        <w:right w:val="none" w:sz="0" w:space="0" w:color="auto"/>
      </w:divBdr>
    </w:div>
    <w:div w:id="505756087">
      <w:marLeft w:val="480"/>
      <w:marRight w:val="0"/>
      <w:marTop w:val="0"/>
      <w:marBottom w:val="0"/>
      <w:divBdr>
        <w:top w:val="none" w:sz="0" w:space="0" w:color="auto"/>
        <w:left w:val="none" w:sz="0" w:space="0" w:color="auto"/>
        <w:bottom w:val="none" w:sz="0" w:space="0" w:color="auto"/>
        <w:right w:val="none" w:sz="0" w:space="0" w:color="auto"/>
      </w:divBdr>
    </w:div>
    <w:div w:id="505900960">
      <w:marLeft w:val="480"/>
      <w:marRight w:val="0"/>
      <w:marTop w:val="0"/>
      <w:marBottom w:val="0"/>
      <w:divBdr>
        <w:top w:val="none" w:sz="0" w:space="0" w:color="auto"/>
        <w:left w:val="none" w:sz="0" w:space="0" w:color="auto"/>
        <w:bottom w:val="none" w:sz="0" w:space="0" w:color="auto"/>
        <w:right w:val="none" w:sz="0" w:space="0" w:color="auto"/>
      </w:divBdr>
    </w:div>
    <w:div w:id="508720967">
      <w:marLeft w:val="480"/>
      <w:marRight w:val="0"/>
      <w:marTop w:val="0"/>
      <w:marBottom w:val="0"/>
      <w:divBdr>
        <w:top w:val="none" w:sz="0" w:space="0" w:color="auto"/>
        <w:left w:val="none" w:sz="0" w:space="0" w:color="auto"/>
        <w:bottom w:val="none" w:sz="0" w:space="0" w:color="auto"/>
        <w:right w:val="none" w:sz="0" w:space="0" w:color="auto"/>
      </w:divBdr>
    </w:div>
    <w:div w:id="508955831">
      <w:marLeft w:val="480"/>
      <w:marRight w:val="0"/>
      <w:marTop w:val="0"/>
      <w:marBottom w:val="0"/>
      <w:divBdr>
        <w:top w:val="none" w:sz="0" w:space="0" w:color="auto"/>
        <w:left w:val="none" w:sz="0" w:space="0" w:color="auto"/>
        <w:bottom w:val="none" w:sz="0" w:space="0" w:color="auto"/>
        <w:right w:val="none" w:sz="0" w:space="0" w:color="auto"/>
      </w:divBdr>
    </w:div>
    <w:div w:id="511141886">
      <w:marLeft w:val="480"/>
      <w:marRight w:val="0"/>
      <w:marTop w:val="0"/>
      <w:marBottom w:val="0"/>
      <w:divBdr>
        <w:top w:val="none" w:sz="0" w:space="0" w:color="auto"/>
        <w:left w:val="none" w:sz="0" w:space="0" w:color="auto"/>
        <w:bottom w:val="none" w:sz="0" w:space="0" w:color="auto"/>
        <w:right w:val="none" w:sz="0" w:space="0" w:color="auto"/>
      </w:divBdr>
    </w:div>
    <w:div w:id="514808431">
      <w:marLeft w:val="480"/>
      <w:marRight w:val="0"/>
      <w:marTop w:val="0"/>
      <w:marBottom w:val="0"/>
      <w:divBdr>
        <w:top w:val="none" w:sz="0" w:space="0" w:color="auto"/>
        <w:left w:val="none" w:sz="0" w:space="0" w:color="auto"/>
        <w:bottom w:val="none" w:sz="0" w:space="0" w:color="auto"/>
        <w:right w:val="none" w:sz="0" w:space="0" w:color="auto"/>
      </w:divBdr>
    </w:div>
    <w:div w:id="515118441">
      <w:marLeft w:val="480"/>
      <w:marRight w:val="0"/>
      <w:marTop w:val="0"/>
      <w:marBottom w:val="0"/>
      <w:divBdr>
        <w:top w:val="none" w:sz="0" w:space="0" w:color="auto"/>
        <w:left w:val="none" w:sz="0" w:space="0" w:color="auto"/>
        <w:bottom w:val="none" w:sz="0" w:space="0" w:color="auto"/>
        <w:right w:val="none" w:sz="0" w:space="0" w:color="auto"/>
      </w:divBdr>
    </w:div>
    <w:div w:id="515730430">
      <w:marLeft w:val="480"/>
      <w:marRight w:val="0"/>
      <w:marTop w:val="0"/>
      <w:marBottom w:val="0"/>
      <w:divBdr>
        <w:top w:val="none" w:sz="0" w:space="0" w:color="auto"/>
        <w:left w:val="none" w:sz="0" w:space="0" w:color="auto"/>
        <w:bottom w:val="none" w:sz="0" w:space="0" w:color="auto"/>
        <w:right w:val="none" w:sz="0" w:space="0" w:color="auto"/>
      </w:divBdr>
    </w:div>
    <w:div w:id="515770883">
      <w:marLeft w:val="480"/>
      <w:marRight w:val="0"/>
      <w:marTop w:val="0"/>
      <w:marBottom w:val="0"/>
      <w:divBdr>
        <w:top w:val="none" w:sz="0" w:space="0" w:color="auto"/>
        <w:left w:val="none" w:sz="0" w:space="0" w:color="auto"/>
        <w:bottom w:val="none" w:sz="0" w:space="0" w:color="auto"/>
        <w:right w:val="none" w:sz="0" w:space="0" w:color="auto"/>
      </w:divBdr>
    </w:div>
    <w:div w:id="516624584">
      <w:marLeft w:val="480"/>
      <w:marRight w:val="0"/>
      <w:marTop w:val="0"/>
      <w:marBottom w:val="0"/>
      <w:divBdr>
        <w:top w:val="none" w:sz="0" w:space="0" w:color="auto"/>
        <w:left w:val="none" w:sz="0" w:space="0" w:color="auto"/>
        <w:bottom w:val="none" w:sz="0" w:space="0" w:color="auto"/>
        <w:right w:val="none" w:sz="0" w:space="0" w:color="auto"/>
      </w:divBdr>
    </w:div>
    <w:div w:id="516967679">
      <w:marLeft w:val="480"/>
      <w:marRight w:val="0"/>
      <w:marTop w:val="0"/>
      <w:marBottom w:val="0"/>
      <w:divBdr>
        <w:top w:val="none" w:sz="0" w:space="0" w:color="auto"/>
        <w:left w:val="none" w:sz="0" w:space="0" w:color="auto"/>
        <w:bottom w:val="none" w:sz="0" w:space="0" w:color="auto"/>
        <w:right w:val="none" w:sz="0" w:space="0" w:color="auto"/>
      </w:divBdr>
    </w:div>
    <w:div w:id="517278054">
      <w:marLeft w:val="480"/>
      <w:marRight w:val="0"/>
      <w:marTop w:val="0"/>
      <w:marBottom w:val="0"/>
      <w:divBdr>
        <w:top w:val="none" w:sz="0" w:space="0" w:color="auto"/>
        <w:left w:val="none" w:sz="0" w:space="0" w:color="auto"/>
        <w:bottom w:val="none" w:sz="0" w:space="0" w:color="auto"/>
        <w:right w:val="none" w:sz="0" w:space="0" w:color="auto"/>
      </w:divBdr>
    </w:div>
    <w:div w:id="517698154">
      <w:marLeft w:val="480"/>
      <w:marRight w:val="0"/>
      <w:marTop w:val="0"/>
      <w:marBottom w:val="0"/>
      <w:divBdr>
        <w:top w:val="none" w:sz="0" w:space="0" w:color="auto"/>
        <w:left w:val="none" w:sz="0" w:space="0" w:color="auto"/>
        <w:bottom w:val="none" w:sz="0" w:space="0" w:color="auto"/>
        <w:right w:val="none" w:sz="0" w:space="0" w:color="auto"/>
      </w:divBdr>
    </w:div>
    <w:div w:id="519703723">
      <w:marLeft w:val="480"/>
      <w:marRight w:val="0"/>
      <w:marTop w:val="0"/>
      <w:marBottom w:val="0"/>
      <w:divBdr>
        <w:top w:val="none" w:sz="0" w:space="0" w:color="auto"/>
        <w:left w:val="none" w:sz="0" w:space="0" w:color="auto"/>
        <w:bottom w:val="none" w:sz="0" w:space="0" w:color="auto"/>
        <w:right w:val="none" w:sz="0" w:space="0" w:color="auto"/>
      </w:divBdr>
    </w:div>
    <w:div w:id="520750757">
      <w:marLeft w:val="480"/>
      <w:marRight w:val="0"/>
      <w:marTop w:val="0"/>
      <w:marBottom w:val="0"/>
      <w:divBdr>
        <w:top w:val="none" w:sz="0" w:space="0" w:color="auto"/>
        <w:left w:val="none" w:sz="0" w:space="0" w:color="auto"/>
        <w:bottom w:val="none" w:sz="0" w:space="0" w:color="auto"/>
        <w:right w:val="none" w:sz="0" w:space="0" w:color="auto"/>
      </w:divBdr>
    </w:div>
    <w:div w:id="526067069">
      <w:marLeft w:val="480"/>
      <w:marRight w:val="0"/>
      <w:marTop w:val="0"/>
      <w:marBottom w:val="0"/>
      <w:divBdr>
        <w:top w:val="none" w:sz="0" w:space="0" w:color="auto"/>
        <w:left w:val="none" w:sz="0" w:space="0" w:color="auto"/>
        <w:bottom w:val="none" w:sz="0" w:space="0" w:color="auto"/>
        <w:right w:val="none" w:sz="0" w:space="0" w:color="auto"/>
      </w:divBdr>
    </w:div>
    <w:div w:id="526872191">
      <w:marLeft w:val="480"/>
      <w:marRight w:val="0"/>
      <w:marTop w:val="0"/>
      <w:marBottom w:val="0"/>
      <w:divBdr>
        <w:top w:val="none" w:sz="0" w:space="0" w:color="auto"/>
        <w:left w:val="none" w:sz="0" w:space="0" w:color="auto"/>
        <w:bottom w:val="none" w:sz="0" w:space="0" w:color="auto"/>
        <w:right w:val="none" w:sz="0" w:space="0" w:color="auto"/>
      </w:divBdr>
    </w:div>
    <w:div w:id="528880406">
      <w:marLeft w:val="480"/>
      <w:marRight w:val="0"/>
      <w:marTop w:val="0"/>
      <w:marBottom w:val="0"/>
      <w:divBdr>
        <w:top w:val="none" w:sz="0" w:space="0" w:color="auto"/>
        <w:left w:val="none" w:sz="0" w:space="0" w:color="auto"/>
        <w:bottom w:val="none" w:sz="0" w:space="0" w:color="auto"/>
        <w:right w:val="none" w:sz="0" w:space="0" w:color="auto"/>
      </w:divBdr>
    </w:div>
    <w:div w:id="531497926">
      <w:marLeft w:val="480"/>
      <w:marRight w:val="0"/>
      <w:marTop w:val="0"/>
      <w:marBottom w:val="0"/>
      <w:divBdr>
        <w:top w:val="none" w:sz="0" w:space="0" w:color="auto"/>
        <w:left w:val="none" w:sz="0" w:space="0" w:color="auto"/>
        <w:bottom w:val="none" w:sz="0" w:space="0" w:color="auto"/>
        <w:right w:val="none" w:sz="0" w:space="0" w:color="auto"/>
      </w:divBdr>
    </w:div>
    <w:div w:id="532420798">
      <w:marLeft w:val="480"/>
      <w:marRight w:val="0"/>
      <w:marTop w:val="0"/>
      <w:marBottom w:val="0"/>
      <w:divBdr>
        <w:top w:val="none" w:sz="0" w:space="0" w:color="auto"/>
        <w:left w:val="none" w:sz="0" w:space="0" w:color="auto"/>
        <w:bottom w:val="none" w:sz="0" w:space="0" w:color="auto"/>
        <w:right w:val="none" w:sz="0" w:space="0" w:color="auto"/>
      </w:divBdr>
    </w:div>
    <w:div w:id="534470448">
      <w:marLeft w:val="480"/>
      <w:marRight w:val="0"/>
      <w:marTop w:val="0"/>
      <w:marBottom w:val="0"/>
      <w:divBdr>
        <w:top w:val="none" w:sz="0" w:space="0" w:color="auto"/>
        <w:left w:val="none" w:sz="0" w:space="0" w:color="auto"/>
        <w:bottom w:val="none" w:sz="0" w:space="0" w:color="auto"/>
        <w:right w:val="none" w:sz="0" w:space="0" w:color="auto"/>
      </w:divBdr>
    </w:div>
    <w:div w:id="535239510">
      <w:marLeft w:val="480"/>
      <w:marRight w:val="0"/>
      <w:marTop w:val="0"/>
      <w:marBottom w:val="0"/>
      <w:divBdr>
        <w:top w:val="none" w:sz="0" w:space="0" w:color="auto"/>
        <w:left w:val="none" w:sz="0" w:space="0" w:color="auto"/>
        <w:bottom w:val="none" w:sz="0" w:space="0" w:color="auto"/>
        <w:right w:val="none" w:sz="0" w:space="0" w:color="auto"/>
      </w:divBdr>
    </w:div>
    <w:div w:id="535701132">
      <w:marLeft w:val="480"/>
      <w:marRight w:val="0"/>
      <w:marTop w:val="0"/>
      <w:marBottom w:val="0"/>
      <w:divBdr>
        <w:top w:val="none" w:sz="0" w:space="0" w:color="auto"/>
        <w:left w:val="none" w:sz="0" w:space="0" w:color="auto"/>
        <w:bottom w:val="none" w:sz="0" w:space="0" w:color="auto"/>
        <w:right w:val="none" w:sz="0" w:space="0" w:color="auto"/>
      </w:divBdr>
    </w:div>
    <w:div w:id="536159973">
      <w:marLeft w:val="480"/>
      <w:marRight w:val="0"/>
      <w:marTop w:val="0"/>
      <w:marBottom w:val="0"/>
      <w:divBdr>
        <w:top w:val="none" w:sz="0" w:space="0" w:color="auto"/>
        <w:left w:val="none" w:sz="0" w:space="0" w:color="auto"/>
        <w:bottom w:val="none" w:sz="0" w:space="0" w:color="auto"/>
        <w:right w:val="none" w:sz="0" w:space="0" w:color="auto"/>
      </w:divBdr>
    </w:div>
    <w:div w:id="536353302">
      <w:marLeft w:val="480"/>
      <w:marRight w:val="0"/>
      <w:marTop w:val="0"/>
      <w:marBottom w:val="0"/>
      <w:divBdr>
        <w:top w:val="none" w:sz="0" w:space="0" w:color="auto"/>
        <w:left w:val="none" w:sz="0" w:space="0" w:color="auto"/>
        <w:bottom w:val="none" w:sz="0" w:space="0" w:color="auto"/>
        <w:right w:val="none" w:sz="0" w:space="0" w:color="auto"/>
      </w:divBdr>
    </w:div>
    <w:div w:id="536968711">
      <w:marLeft w:val="480"/>
      <w:marRight w:val="0"/>
      <w:marTop w:val="0"/>
      <w:marBottom w:val="0"/>
      <w:divBdr>
        <w:top w:val="none" w:sz="0" w:space="0" w:color="auto"/>
        <w:left w:val="none" w:sz="0" w:space="0" w:color="auto"/>
        <w:bottom w:val="none" w:sz="0" w:space="0" w:color="auto"/>
        <w:right w:val="none" w:sz="0" w:space="0" w:color="auto"/>
      </w:divBdr>
    </w:div>
    <w:div w:id="537205057">
      <w:marLeft w:val="480"/>
      <w:marRight w:val="0"/>
      <w:marTop w:val="0"/>
      <w:marBottom w:val="0"/>
      <w:divBdr>
        <w:top w:val="none" w:sz="0" w:space="0" w:color="auto"/>
        <w:left w:val="none" w:sz="0" w:space="0" w:color="auto"/>
        <w:bottom w:val="none" w:sz="0" w:space="0" w:color="auto"/>
        <w:right w:val="none" w:sz="0" w:space="0" w:color="auto"/>
      </w:divBdr>
    </w:div>
    <w:div w:id="537206816">
      <w:marLeft w:val="480"/>
      <w:marRight w:val="0"/>
      <w:marTop w:val="0"/>
      <w:marBottom w:val="0"/>
      <w:divBdr>
        <w:top w:val="none" w:sz="0" w:space="0" w:color="auto"/>
        <w:left w:val="none" w:sz="0" w:space="0" w:color="auto"/>
        <w:bottom w:val="none" w:sz="0" w:space="0" w:color="auto"/>
        <w:right w:val="none" w:sz="0" w:space="0" w:color="auto"/>
      </w:divBdr>
    </w:div>
    <w:div w:id="538398236">
      <w:marLeft w:val="480"/>
      <w:marRight w:val="0"/>
      <w:marTop w:val="0"/>
      <w:marBottom w:val="0"/>
      <w:divBdr>
        <w:top w:val="none" w:sz="0" w:space="0" w:color="auto"/>
        <w:left w:val="none" w:sz="0" w:space="0" w:color="auto"/>
        <w:bottom w:val="none" w:sz="0" w:space="0" w:color="auto"/>
        <w:right w:val="none" w:sz="0" w:space="0" w:color="auto"/>
      </w:divBdr>
    </w:div>
    <w:div w:id="538517460">
      <w:marLeft w:val="480"/>
      <w:marRight w:val="0"/>
      <w:marTop w:val="0"/>
      <w:marBottom w:val="0"/>
      <w:divBdr>
        <w:top w:val="none" w:sz="0" w:space="0" w:color="auto"/>
        <w:left w:val="none" w:sz="0" w:space="0" w:color="auto"/>
        <w:bottom w:val="none" w:sz="0" w:space="0" w:color="auto"/>
        <w:right w:val="none" w:sz="0" w:space="0" w:color="auto"/>
      </w:divBdr>
    </w:div>
    <w:div w:id="542980461">
      <w:marLeft w:val="480"/>
      <w:marRight w:val="0"/>
      <w:marTop w:val="0"/>
      <w:marBottom w:val="0"/>
      <w:divBdr>
        <w:top w:val="none" w:sz="0" w:space="0" w:color="auto"/>
        <w:left w:val="none" w:sz="0" w:space="0" w:color="auto"/>
        <w:bottom w:val="none" w:sz="0" w:space="0" w:color="auto"/>
        <w:right w:val="none" w:sz="0" w:space="0" w:color="auto"/>
      </w:divBdr>
    </w:div>
    <w:div w:id="543564830">
      <w:marLeft w:val="480"/>
      <w:marRight w:val="0"/>
      <w:marTop w:val="0"/>
      <w:marBottom w:val="0"/>
      <w:divBdr>
        <w:top w:val="none" w:sz="0" w:space="0" w:color="auto"/>
        <w:left w:val="none" w:sz="0" w:space="0" w:color="auto"/>
        <w:bottom w:val="none" w:sz="0" w:space="0" w:color="auto"/>
        <w:right w:val="none" w:sz="0" w:space="0" w:color="auto"/>
      </w:divBdr>
    </w:div>
    <w:div w:id="544827669">
      <w:marLeft w:val="480"/>
      <w:marRight w:val="0"/>
      <w:marTop w:val="0"/>
      <w:marBottom w:val="0"/>
      <w:divBdr>
        <w:top w:val="none" w:sz="0" w:space="0" w:color="auto"/>
        <w:left w:val="none" w:sz="0" w:space="0" w:color="auto"/>
        <w:bottom w:val="none" w:sz="0" w:space="0" w:color="auto"/>
        <w:right w:val="none" w:sz="0" w:space="0" w:color="auto"/>
      </w:divBdr>
    </w:div>
    <w:div w:id="545876957">
      <w:marLeft w:val="480"/>
      <w:marRight w:val="0"/>
      <w:marTop w:val="0"/>
      <w:marBottom w:val="0"/>
      <w:divBdr>
        <w:top w:val="none" w:sz="0" w:space="0" w:color="auto"/>
        <w:left w:val="none" w:sz="0" w:space="0" w:color="auto"/>
        <w:bottom w:val="none" w:sz="0" w:space="0" w:color="auto"/>
        <w:right w:val="none" w:sz="0" w:space="0" w:color="auto"/>
      </w:divBdr>
    </w:div>
    <w:div w:id="547376174">
      <w:marLeft w:val="480"/>
      <w:marRight w:val="0"/>
      <w:marTop w:val="0"/>
      <w:marBottom w:val="0"/>
      <w:divBdr>
        <w:top w:val="none" w:sz="0" w:space="0" w:color="auto"/>
        <w:left w:val="none" w:sz="0" w:space="0" w:color="auto"/>
        <w:bottom w:val="none" w:sz="0" w:space="0" w:color="auto"/>
        <w:right w:val="none" w:sz="0" w:space="0" w:color="auto"/>
      </w:divBdr>
    </w:div>
    <w:div w:id="548297230">
      <w:marLeft w:val="480"/>
      <w:marRight w:val="0"/>
      <w:marTop w:val="0"/>
      <w:marBottom w:val="0"/>
      <w:divBdr>
        <w:top w:val="none" w:sz="0" w:space="0" w:color="auto"/>
        <w:left w:val="none" w:sz="0" w:space="0" w:color="auto"/>
        <w:bottom w:val="none" w:sz="0" w:space="0" w:color="auto"/>
        <w:right w:val="none" w:sz="0" w:space="0" w:color="auto"/>
      </w:divBdr>
    </w:div>
    <w:div w:id="548883422">
      <w:marLeft w:val="480"/>
      <w:marRight w:val="0"/>
      <w:marTop w:val="0"/>
      <w:marBottom w:val="0"/>
      <w:divBdr>
        <w:top w:val="none" w:sz="0" w:space="0" w:color="auto"/>
        <w:left w:val="none" w:sz="0" w:space="0" w:color="auto"/>
        <w:bottom w:val="none" w:sz="0" w:space="0" w:color="auto"/>
        <w:right w:val="none" w:sz="0" w:space="0" w:color="auto"/>
      </w:divBdr>
    </w:div>
    <w:div w:id="549147911">
      <w:marLeft w:val="480"/>
      <w:marRight w:val="0"/>
      <w:marTop w:val="0"/>
      <w:marBottom w:val="0"/>
      <w:divBdr>
        <w:top w:val="none" w:sz="0" w:space="0" w:color="auto"/>
        <w:left w:val="none" w:sz="0" w:space="0" w:color="auto"/>
        <w:bottom w:val="none" w:sz="0" w:space="0" w:color="auto"/>
        <w:right w:val="none" w:sz="0" w:space="0" w:color="auto"/>
      </w:divBdr>
    </w:div>
    <w:div w:id="549222709">
      <w:marLeft w:val="480"/>
      <w:marRight w:val="0"/>
      <w:marTop w:val="0"/>
      <w:marBottom w:val="0"/>
      <w:divBdr>
        <w:top w:val="none" w:sz="0" w:space="0" w:color="auto"/>
        <w:left w:val="none" w:sz="0" w:space="0" w:color="auto"/>
        <w:bottom w:val="none" w:sz="0" w:space="0" w:color="auto"/>
        <w:right w:val="none" w:sz="0" w:space="0" w:color="auto"/>
      </w:divBdr>
    </w:div>
    <w:div w:id="549459821">
      <w:marLeft w:val="480"/>
      <w:marRight w:val="0"/>
      <w:marTop w:val="0"/>
      <w:marBottom w:val="0"/>
      <w:divBdr>
        <w:top w:val="none" w:sz="0" w:space="0" w:color="auto"/>
        <w:left w:val="none" w:sz="0" w:space="0" w:color="auto"/>
        <w:bottom w:val="none" w:sz="0" w:space="0" w:color="auto"/>
        <w:right w:val="none" w:sz="0" w:space="0" w:color="auto"/>
      </w:divBdr>
    </w:div>
    <w:div w:id="550458757">
      <w:marLeft w:val="480"/>
      <w:marRight w:val="0"/>
      <w:marTop w:val="0"/>
      <w:marBottom w:val="0"/>
      <w:divBdr>
        <w:top w:val="none" w:sz="0" w:space="0" w:color="auto"/>
        <w:left w:val="none" w:sz="0" w:space="0" w:color="auto"/>
        <w:bottom w:val="none" w:sz="0" w:space="0" w:color="auto"/>
        <w:right w:val="none" w:sz="0" w:space="0" w:color="auto"/>
      </w:divBdr>
    </w:div>
    <w:div w:id="551425833">
      <w:marLeft w:val="480"/>
      <w:marRight w:val="0"/>
      <w:marTop w:val="0"/>
      <w:marBottom w:val="0"/>
      <w:divBdr>
        <w:top w:val="none" w:sz="0" w:space="0" w:color="auto"/>
        <w:left w:val="none" w:sz="0" w:space="0" w:color="auto"/>
        <w:bottom w:val="none" w:sz="0" w:space="0" w:color="auto"/>
        <w:right w:val="none" w:sz="0" w:space="0" w:color="auto"/>
      </w:divBdr>
    </w:div>
    <w:div w:id="553321531">
      <w:marLeft w:val="480"/>
      <w:marRight w:val="0"/>
      <w:marTop w:val="0"/>
      <w:marBottom w:val="0"/>
      <w:divBdr>
        <w:top w:val="none" w:sz="0" w:space="0" w:color="auto"/>
        <w:left w:val="none" w:sz="0" w:space="0" w:color="auto"/>
        <w:bottom w:val="none" w:sz="0" w:space="0" w:color="auto"/>
        <w:right w:val="none" w:sz="0" w:space="0" w:color="auto"/>
      </w:divBdr>
    </w:div>
    <w:div w:id="556011579">
      <w:marLeft w:val="480"/>
      <w:marRight w:val="0"/>
      <w:marTop w:val="0"/>
      <w:marBottom w:val="0"/>
      <w:divBdr>
        <w:top w:val="none" w:sz="0" w:space="0" w:color="auto"/>
        <w:left w:val="none" w:sz="0" w:space="0" w:color="auto"/>
        <w:bottom w:val="none" w:sz="0" w:space="0" w:color="auto"/>
        <w:right w:val="none" w:sz="0" w:space="0" w:color="auto"/>
      </w:divBdr>
    </w:div>
    <w:div w:id="556168389">
      <w:marLeft w:val="480"/>
      <w:marRight w:val="0"/>
      <w:marTop w:val="0"/>
      <w:marBottom w:val="0"/>
      <w:divBdr>
        <w:top w:val="none" w:sz="0" w:space="0" w:color="auto"/>
        <w:left w:val="none" w:sz="0" w:space="0" w:color="auto"/>
        <w:bottom w:val="none" w:sz="0" w:space="0" w:color="auto"/>
        <w:right w:val="none" w:sz="0" w:space="0" w:color="auto"/>
      </w:divBdr>
    </w:div>
    <w:div w:id="557711980">
      <w:marLeft w:val="480"/>
      <w:marRight w:val="0"/>
      <w:marTop w:val="0"/>
      <w:marBottom w:val="0"/>
      <w:divBdr>
        <w:top w:val="none" w:sz="0" w:space="0" w:color="auto"/>
        <w:left w:val="none" w:sz="0" w:space="0" w:color="auto"/>
        <w:bottom w:val="none" w:sz="0" w:space="0" w:color="auto"/>
        <w:right w:val="none" w:sz="0" w:space="0" w:color="auto"/>
      </w:divBdr>
    </w:div>
    <w:div w:id="559170811">
      <w:marLeft w:val="480"/>
      <w:marRight w:val="0"/>
      <w:marTop w:val="0"/>
      <w:marBottom w:val="0"/>
      <w:divBdr>
        <w:top w:val="none" w:sz="0" w:space="0" w:color="auto"/>
        <w:left w:val="none" w:sz="0" w:space="0" w:color="auto"/>
        <w:bottom w:val="none" w:sz="0" w:space="0" w:color="auto"/>
        <w:right w:val="none" w:sz="0" w:space="0" w:color="auto"/>
      </w:divBdr>
    </w:div>
    <w:div w:id="559709087">
      <w:marLeft w:val="480"/>
      <w:marRight w:val="0"/>
      <w:marTop w:val="0"/>
      <w:marBottom w:val="0"/>
      <w:divBdr>
        <w:top w:val="none" w:sz="0" w:space="0" w:color="auto"/>
        <w:left w:val="none" w:sz="0" w:space="0" w:color="auto"/>
        <w:bottom w:val="none" w:sz="0" w:space="0" w:color="auto"/>
        <w:right w:val="none" w:sz="0" w:space="0" w:color="auto"/>
      </w:divBdr>
    </w:div>
    <w:div w:id="559944122">
      <w:marLeft w:val="480"/>
      <w:marRight w:val="0"/>
      <w:marTop w:val="0"/>
      <w:marBottom w:val="0"/>
      <w:divBdr>
        <w:top w:val="none" w:sz="0" w:space="0" w:color="auto"/>
        <w:left w:val="none" w:sz="0" w:space="0" w:color="auto"/>
        <w:bottom w:val="none" w:sz="0" w:space="0" w:color="auto"/>
        <w:right w:val="none" w:sz="0" w:space="0" w:color="auto"/>
      </w:divBdr>
    </w:div>
    <w:div w:id="560210157">
      <w:marLeft w:val="480"/>
      <w:marRight w:val="0"/>
      <w:marTop w:val="0"/>
      <w:marBottom w:val="0"/>
      <w:divBdr>
        <w:top w:val="none" w:sz="0" w:space="0" w:color="auto"/>
        <w:left w:val="none" w:sz="0" w:space="0" w:color="auto"/>
        <w:bottom w:val="none" w:sz="0" w:space="0" w:color="auto"/>
        <w:right w:val="none" w:sz="0" w:space="0" w:color="auto"/>
      </w:divBdr>
    </w:div>
    <w:div w:id="560216367">
      <w:marLeft w:val="480"/>
      <w:marRight w:val="0"/>
      <w:marTop w:val="0"/>
      <w:marBottom w:val="0"/>
      <w:divBdr>
        <w:top w:val="none" w:sz="0" w:space="0" w:color="auto"/>
        <w:left w:val="none" w:sz="0" w:space="0" w:color="auto"/>
        <w:bottom w:val="none" w:sz="0" w:space="0" w:color="auto"/>
        <w:right w:val="none" w:sz="0" w:space="0" w:color="auto"/>
      </w:divBdr>
    </w:div>
    <w:div w:id="560873268">
      <w:marLeft w:val="480"/>
      <w:marRight w:val="0"/>
      <w:marTop w:val="0"/>
      <w:marBottom w:val="0"/>
      <w:divBdr>
        <w:top w:val="none" w:sz="0" w:space="0" w:color="auto"/>
        <w:left w:val="none" w:sz="0" w:space="0" w:color="auto"/>
        <w:bottom w:val="none" w:sz="0" w:space="0" w:color="auto"/>
        <w:right w:val="none" w:sz="0" w:space="0" w:color="auto"/>
      </w:divBdr>
    </w:div>
    <w:div w:id="562981575">
      <w:marLeft w:val="480"/>
      <w:marRight w:val="0"/>
      <w:marTop w:val="0"/>
      <w:marBottom w:val="0"/>
      <w:divBdr>
        <w:top w:val="none" w:sz="0" w:space="0" w:color="auto"/>
        <w:left w:val="none" w:sz="0" w:space="0" w:color="auto"/>
        <w:bottom w:val="none" w:sz="0" w:space="0" w:color="auto"/>
        <w:right w:val="none" w:sz="0" w:space="0" w:color="auto"/>
      </w:divBdr>
    </w:div>
    <w:div w:id="563414963">
      <w:marLeft w:val="480"/>
      <w:marRight w:val="0"/>
      <w:marTop w:val="0"/>
      <w:marBottom w:val="0"/>
      <w:divBdr>
        <w:top w:val="none" w:sz="0" w:space="0" w:color="auto"/>
        <w:left w:val="none" w:sz="0" w:space="0" w:color="auto"/>
        <w:bottom w:val="none" w:sz="0" w:space="0" w:color="auto"/>
        <w:right w:val="none" w:sz="0" w:space="0" w:color="auto"/>
      </w:divBdr>
    </w:div>
    <w:div w:id="565411236">
      <w:marLeft w:val="480"/>
      <w:marRight w:val="0"/>
      <w:marTop w:val="0"/>
      <w:marBottom w:val="0"/>
      <w:divBdr>
        <w:top w:val="none" w:sz="0" w:space="0" w:color="auto"/>
        <w:left w:val="none" w:sz="0" w:space="0" w:color="auto"/>
        <w:bottom w:val="none" w:sz="0" w:space="0" w:color="auto"/>
        <w:right w:val="none" w:sz="0" w:space="0" w:color="auto"/>
      </w:divBdr>
    </w:div>
    <w:div w:id="568536818">
      <w:marLeft w:val="480"/>
      <w:marRight w:val="0"/>
      <w:marTop w:val="0"/>
      <w:marBottom w:val="0"/>
      <w:divBdr>
        <w:top w:val="none" w:sz="0" w:space="0" w:color="auto"/>
        <w:left w:val="none" w:sz="0" w:space="0" w:color="auto"/>
        <w:bottom w:val="none" w:sz="0" w:space="0" w:color="auto"/>
        <w:right w:val="none" w:sz="0" w:space="0" w:color="auto"/>
      </w:divBdr>
    </w:div>
    <w:div w:id="569392486">
      <w:marLeft w:val="480"/>
      <w:marRight w:val="0"/>
      <w:marTop w:val="0"/>
      <w:marBottom w:val="0"/>
      <w:divBdr>
        <w:top w:val="none" w:sz="0" w:space="0" w:color="auto"/>
        <w:left w:val="none" w:sz="0" w:space="0" w:color="auto"/>
        <w:bottom w:val="none" w:sz="0" w:space="0" w:color="auto"/>
        <w:right w:val="none" w:sz="0" w:space="0" w:color="auto"/>
      </w:divBdr>
    </w:div>
    <w:div w:id="569729989">
      <w:marLeft w:val="480"/>
      <w:marRight w:val="0"/>
      <w:marTop w:val="0"/>
      <w:marBottom w:val="0"/>
      <w:divBdr>
        <w:top w:val="none" w:sz="0" w:space="0" w:color="auto"/>
        <w:left w:val="none" w:sz="0" w:space="0" w:color="auto"/>
        <w:bottom w:val="none" w:sz="0" w:space="0" w:color="auto"/>
        <w:right w:val="none" w:sz="0" w:space="0" w:color="auto"/>
      </w:divBdr>
    </w:div>
    <w:div w:id="571543280">
      <w:marLeft w:val="480"/>
      <w:marRight w:val="0"/>
      <w:marTop w:val="0"/>
      <w:marBottom w:val="0"/>
      <w:divBdr>
        <w:top w:val="none" w:sz="0" w:space="0" w:color="auto"/>
        <w:left w:val="none" w:sz="0" w:space="0" w:color="auto"/>
        <w:bottom w:val="none" w:sz="0" w:space="0" w:color="auto"/>
        <w:right w:val="none" w:sz="0" w:space="0" w:color="auto"/>
      </w:divBdr>
    </w:div>
    <w:div w:id="575285742">
      <w:marLeft w:val="480"/>
      <w:marRight w:val="0"/>
      <w:marTop w:val="0"/>
      <w:marBottom w:val="0"/>
      <w:divBdr>
        <w:top w:val="none" w:sz="0" w:space="0" w:color="auto"/>
        <w:left w:val="none" w:sz="0" w:space="0" w:color="auto"/>
        <w:bottom w:val="none" w:sz="0" w:space="0" w:color="auto"/>
        <w:right w:val="none" w:sz="0" w:space="0" w:color="auto"/>
      </w:divBdr>
    </w:div>
    <w:div w:id="577248146">
      <w:marLeft w:val="480"/>
      <w:marRight w:val="0"/>
      <w:marTop w:val="0"/>
      <w:marBottom w:val="0"/>
      <w:divBdr>
        <w:top w:val="none" w:sz="0" w:space="0" w:color="auto"/>
        <w:left w:val="none" w:sz="0" w:space="0" w:color="auto"/>
        <w:bottom w:val="none" w:sz="0" w:space="0" w:color="auto"/>
        <w:right w:val="none" w:sz="0" w:space="0" w:color="auto"/>
      </w:divBdr>
    </w:div>
    <w:div w:id="578949931">
      <w:marLeft w:val="480"/>
      <w:marRight w:val="0"/>
      <w:marTop w:val="0"/>
      <w:marBottom w:val="0"/>
      <w:divBdr>
        <w:top w:val="none" w:sz="0" w:space="0" w:color="auto"/>
        <w:left w:val="none" w:sz="0" w:space="0" w:color="auto"/>
        <w:bottom w:val="none" w:sz="0" w:space="0" w:color="auto"/>
        <w:right w:val="none" w:sz="0" w:space="0" w:color="auto"/>
      </w:divBdr>
    </w:div>
    <w:div w:id="583028811">
      <w:marLeft w:val="480"/>
      <w:marRight w:val="0"/>
      <w:marTop w:val="0"/>
      <w:marBottom w:val="0"/>
      <w:divBdr>
        <w:top w:val="none" w:sz="0" w:space="0" w:color="auto"/>
        <w:left w:val="none" w:sz="0" w:space="0" w:color="auto"/>
        <w:bottom w:val="none" w:sz="0" w:space="0" w:color="auto"/>
        <w:right w:val="none" w:sz="0" w:space="0" w:color="auto"/>
      </w:divBdr>
    </w:div>
    <w:div w:id="583034929">
      <w:marLeft w:val="480"/>
      <w:marRight w:val="0"/>
      <w:marTop w:val="0"/>
      <w:marBottom w:val="0"/>
      <w:divBdr>
        <w:top w:val="none" w:sz="0" w:space="0" w:color="auto"/>
        <w:left w:val="none" w:sz="0" w:space="0" w:color="auto"/>
        <w:bottom w:val="none" w:sz="0" w:space="0" w:color="auto"/>
        <w:right w:val="none" w:sz="0" w:space="0" w:color="auto"/>
      </w:divBdr>
    </w:div>
    <w:div w:id="583414386">
      <w:marLeft w:val="480"/>
      <w:marRight w:val="0"/>
      <w:marTop w:val="0"/>
      <w:marBottom w:val="0"/>
      <w:divBdr>
        <w:top w:val="none" w:sz="0" w:space="0" w:color="auto"/>
        <w:left w:val="none" w:sz="0" w:space="0" w:color="auto"/>
        <w:bottom w:val="none" w:sz="0" w:space="0" w:color="auto"/>
        <w:right w:val="none" w:sz="0" w:space="0" w:color="auto"/>
      </w:divBdr>
    </w:div>
    <w:div w:id="584455847">
      <w:marLeft w:val="480"/>
      <w:marRight w:val="0"/>
      <w:marTop w:val="0"/>
      <w:marBottom w:val="0"/>
      <w:divBdr>
        <w:top w:val="none" w:sz="0" w:space="0" w:color="auto"/>
        <w:left w:val="none" w:sz="0" w:space="0" w:color="auto"/>
        <w:bottom w:val="none" w:sz="0" w:space="0" w:color="auto"/>
        <w:right w:val="none" w:sz="0" w:space="0" w:color="auto"/>
      </w:divBdr>
    </w:div>
    <w:div w:id="587351561">
      <w:marLeft w:val="480"/>
      <w:marRight w:val="0"/>
      <w:marTop w:val="0"/>
      <w:marBottom w:val="0"/>
      <w:divBdr>
        <w:top w:val="none" w:sz="0" w:space="0" w:color="auto"/>
        <w:left w:val="none" w:sz="0" w:space="0" w:color="auto"/>
        <w:bottom w:val="none" w:sz="0" w:space="0" w:color="auto"/>
        <w:right w:val="none" w:sz="0" w:space="0" w:color="auto"/>
      </w:divBdr>
    </w:div>
    <w:div w:id="588075576">
      <w:marLeft w:val="480"/>
      <w:marRight w:val="0"/>
      <w:marTop w:val="0"/>
      <w:marBottom w:val="0"/>
      <w:divBdr>
        <w:top w:val="none" w:sz="0" w:space="0" w:color="auto"/>
        <w:left w:val="none" w:sz="0" w:space="0" w:color="auto"/>
        <w:bottom w:val="none" w:sz="0" w:space="0" w:color="auto"/>
        <w:right w:val="none" w:sz="0" w:space="0" w:color="auto"/>
      </w:divBdr>
    </w:div>
    <w:div w:id="589390904">
      <w:marLeft w:val="480"/>
      <w:marRight w:val="0"/>
      <w:marTop w:val="0"/>
      <w:marBottom w:val="0"/>
      <w:divBdr>
        <w:top w:val="none" w:sz="0" w:space="0" w:color="auto"/>
        <w:left w:val="none" w:sz="0" w:space="0" w:color="auto"/>
        <w:bottom w:val="none" w:sz="0" w:space="0" w:color="auto"/>
        <w:right w:val="none" w:sz="0" w:space="0" w:color="auto"/>
      </w:divBdr>
    </w:div>
    <w:div w:id="590086217">
      <w:marLeft w:val="480"/>
      <w:marRight w:val="0"/>
      <w:marTop w:val="0"/>
      <w:marBottom w:val="0"/>
      <w:divBdr>
        <w:top w:val="none" w:sz="0" w:space="0" w:color="auto"/>
        <w:left w:val="none" w:sz="0" w:space="0" w:color="auto"/>
        <w:bottom w:val="none" w:sz="0" w:space="0" w:color="auto"/>
        <w:right w:val="none" w:sz="0" w:space="0" w:color="auto"/>
      </w:divBdr>
    </w:div>
    <w:div w:id="593319554">
      <w:marLeft w:val="480"/>
      <w:marRight w:val="0"/>
      <w:marTop w:val="0"/>
      <w:marBottom w:val="0"/>
      <w:divBdr>
        <w:top w:val="none" w:sz="0" w:space="0" w:color="auto"/>
        <w:left w:val="none" w:sz="0" w:space="0" w:color="auto"/>
        <w:bottom w:val="none" w:sz="0" w:space="0" w:color="auto"/>
        <w:right w:val="none" w:sz="0" w:space="0" w:color="auto"/>
      </w:divBdr>
    </w:div>
    <w:div w:id="595483649">
      <w:marLeft w:val="480"/>
      <w:marRight w:val="0"/>
      <w:marTop w:val="0"/>
      <w:marBottom w:val="0"/>
      <w:divBdr>
        <w:top w:val="none" w:sz="0" w:space="0" w:color="auto"/>
        <w:left w:val="none" w:sz="0" w:space="0" w:color="auto"/>
        <w:bottom w:val="none" w:sz="0" w:space="0" w:color="auto"/>
        <w:right w:val="none" w:sz="0" w:space="0" w:color="auto"/>
      </w:divBdr>
    </w:div>
    <w:div w:id="601382284">
      <w:marLeft w:val="480"/>
      <w:marRight w:val="0"/>
      <w:marTop w:val="0"/>
      <w:marBottom w:val="0"/>
      <w:divBdr>
        <w:top w:val="none" w:sz="0" w:space="0" w:color="auto"/>
        <w:left w:val="none" w:sz="0" w:space="0" w:color="auto"/>
        <w:bottom w:val="none" w:sz="0" w:space="0" w:color="auto"/>
        <w:right w:val="none" w:sz="0" w:space="0" w:color="auto"/>
      </w:divBdr>
    </w:div>
    <w:div w:id="604308547">
      <w:marLeft w:val="480"/>
      <w:marRight w:val="0"/>
      <w:marTop w:val="0"/>
      <w:marBottom w:val="0"/>
      <w:divBdr>
        <w:top w:val="none" w:sz="0" w:space="0" w:color="auto"/>
        <w:left w:val="none" w:sz="0" w:space="0" w:color="auto"/>
        <w:bottom w:val="none" w:sz="0" w:space="0" w:color="auto"/>
        <w:right w:val="none" w:sz="0" w:space="0" w:color="auto"/>
      </w:divBdr>
    </w:div>
    <w:div w:id="609707206">
      <w:marLeft w:val="480"/>
      <w:marRight w:val="0"/>
      <w:marTop w:val="0"/>
      <w:marBottom w:val="0"/>
      <w:divBdr>
        <w:top w:val="none" w:sz="0" w:space="0" w:color="auto"/>
        <w:left w:val="none" w:sz="0" w:space="0" w:color="auto"/>
        <w:bottom w:val="none" w:sz="0" w:space="0" w:color="auto"/>
        <w:right w:val="none" w:sz="0" w:space="0" w:color="auto"/>
      </w:divBdr>
    </w:div>
    <w:div w:id="609749623">
      <w:marLeft w:val="480"/>
      <w:marRight w:val="0"/>
      <w:marTop w:val="0"/>
      <w:marBottom w:val="0"/>
      <w:divBdr>
        <w:top w:val="none" w:sz="0" w:space="0" w:color="auto"/>
        <w:left w:val="none" w:sz="0" w:space="0" w:color="auto"/>
        <w:bottom w:val="none" w:sz="0" w:space="0" w:color="auto"/>
        <w:right w:val="none" w:sz="0" w:space="0" w:color="auto"/>
      </w:divBdr>
    </w:div>
    <w:div w:id="611059257">
      <w:marLeft w:val="480"/>
      <w:marRight w:val="0"/>
      <w:marTop w:val="0"/>
      <w:marBottom w:val="0"/>
      <w:divBdr>
        <w:top w:val="none" w:sz="0" w:space="0" w:color="auto"/>
        <w:left w:val="none" w:sz="0" w:space="0" w:color="auto"/>
        <w:bottom w:val="none" w:sz="0" w:space="0" w:color="auto"/>
        <w:right w:val="none" w:sz="0" w:space="0" w:color="auto"/>
      </w:divBdr>
    </w:div>
    <w:div w:id="611479759">
      <w:marLeft w:val="480"/>
      <w:marRight w:val="0"/>
      <w:marTop w:val="0"/>
      <w:marBottom w:val="0"/>
      <w:divBdr>
        <w:top w:val="none" w:sz="0" w:space="0" w:color="auto"/>
        <w:left w:val="none" w:sz="0" w:space="0" w:color="auto"/>
        <w:bottom w:val="none" w:sz="0" w:space="0" w:color="auto"/>
        <w:right w:val="none" w:sz="0" w:space="0" w:color="auto"/>
      </w:divBdr>
    </w:div>
    <w:div w:id="614363602">
      <w:marLeft w:val="480"/>
      <w:marRight w:val="0"/>
      <w:marTop w:val="0"/>
      <w:marBottom w:val="0"/>
      <w:divBdr>
        <w:top w:val="none" w:sz="0" w:space="0" w:color="auto"/>
        <w:left w:val="none" w:sz="0" w:space="0" w:color="auto"/>
        <w:bottom w:val="none" w:sz="0" w:space="0" w:color="auto"/>
        <w:right w:val="none" w:sz="0" w:space="0" w:color="auto"/>
      </w:divBdr>
    </w:div>
    <w:div w:id="615526692">
      <w:marLeft w:val="480"/>
      <w:marRight w:val="0"/>
      <w:marTop w:val="0"/>
      <w:marBottom w:val="0"/>
      <w:divBdr>
        <w:top w:val="none" w:sz="0" w:space="0" w:color="auto"/>
        <w:left w:val="none" w:sz="0" w:space="0" w:color="auto"/>
        <w:bottom w:val="none" w:sz="0" w:space="0" w:color="auto"/>
        <w:right w:val="none" w:sz="0" w:space="0" w:color="auto"/>
      </w:divBdr>
    </w:div>
    <w:div w:id="615528894">
      <w:marLeft w:val="480"/>
      <w:marRight w:val="0"/>
      <w:marTop w:val="0"/>
      <w:marBottom w:val="0"/>
      <w:divBdr>
        <w:top w:val="none" w:sz="0" w:space="0" w:color="auto"/>
        <w:left w:val="none" w:sz="0" w:space="0" w:color="auto"/>
        <w:bottom w:val="none" w:sz="0" w:space="0" w:color="auto"/>
        <w:right w:val="none" w:sz="0" w:space="0" w:color="auto"/>
      </w:divBdr>
    </w:div>
    <w:div w:id="618995162">
      <w:marLeft w:val="480"/>
      <w:marRight w:val="0"/>
      <w:marTop w:val="0"/>
      <w:marBottom w:val="0"/>
      <w:divBdr>
        <w:top w:val="none" w:sz="0" w:space="0" w:color="auto"/>
        <w:left w:val="none" w:sz="0" w:space="0" w:color="auto"/>
        <w:bottom w:val="none" w:sz="0" w:space="0" w:color="auto"/>
        <w:right w:val="none" w:sz="0" w:space="0" w:color="auto"/>
      </w:divBdr>
    </w:div>
    <w:div w:id="619188505">
      <w:marLeft w:val="480"/>
      <w:marRight w:val="0"/>
      <w:marTop w:val="0"/>
      <w:marBottom w:val="0"/>
      <w:divBdr>
        <w:top w:val="none" w:sz="0" w:space="0" w:color="auto"/>
        <w:left w:val="none" w:sz="0" w:space="0" w:color="auto"/>
        <w:bottom w:val="none" w:sz="0" w:space="0" w:color="auto"/>
        <w:right w:val="none" w:sz="0" w:space="0" w:color="auto"/>
      </w:divBdr>
    </w:div>
    <w:div w:id="619336931">
      <w:marLeft w:val="480"/>
      <w:marRight w:val="0"/>
      <w:marTop w:val="0"/>
      <w:marBottom w:val="0"/>
      <w:divBdr>
        <w:top w:val="none" w:sz="0" w:space="0" w:color="auto"/>
        <w:left w:val="none" w:sz="0" w:space="0" w:color="auto"/>
        <w:bottom w:val="none" w:sz="0" w:space="0" w:color="auto"/>
        <w:right w:val="none" w:sz="0" w:space="0" w:color="auto"/>
      </w:divBdr>
    </w:div>
    <w:div w:id="620260186">
      <w:marLeft w:val="480"/>
      <w:marRight w:val="0"/>
      <w:marTop w:val="0"/>
      <w:marBottom w:val="0"/>
      <w:divBdr>
        <w:top w:val="none" w:sz="0" w:space="0" w:color="auto"/>
        <w:left w:val="none" w:sz="0" w:space="0" w:color="auto"/>
        <w:bottom w:val="none" w:sz="0" w:space="0" w:color="auto"/>
        <w:right w:val="none" w:sz="0" w:space="0" w:color="auto"/>
      </w:divBdr>
    </w:div>
    <w:div w:id="621153828">
      <w:marLeft w:val="480"/>
      <w:marRight w:val="0"/>
      <w:marTop w:val="0"/>
      <w:marBottom w:val="0"/>
      <w:divBdr>
        <w:top w:val="none" w:sz="0" w:space="0" w:color="auto"/>
        <w:left w:val="none" w:sz="0" w:space="0" w:color="auto"/>
        <w:bottom w:val="none" w:sz="0" w:space="0" w:color="auto"/>
        <w:right w:val="none" w:sz="0" w:space="0" w:color="auto"/>
      </w:divBdr>
    </w:div>
    <w:div w:id="623729095">
      <w:marLeft w:val="480"/>
      <w:marRight w:val="0"/>
      <w:marTop w:val="0"/>
      <w:marBottom w:val="0"/>
      <w:divBdr>
        <w:top w:val="none" w:sz="0" w:space="0" w:color="auto"/>
        <w:left w:val="none" w:sz="0" w:space="0" w:color="auto"/>
        <w:bottom w:val="none" w:sz="0" w:space="0" w:color="auto"/>
        <w:right w:val="none" w:sz="0" w:space="0" w:color="auto"/>
      </w:divBdr>
    </w:div>
    <w:div w:id="625770097">
      <w:marLeft w:val="480"/>
      <w:marRight w:val="0"/>
      <w:marTop w:val="0"/>
      <w:marBottom w:val="0"/>
      <w:divBdr>
        <w:top w:val="none" w:sz="0" w:space="0" w:color="auto"/>
        <w:left w:val="none" w:sz="0" w:space="0" w:color="auto"/>
        <w:bottom w:val="none" w:sz="0" w:space="0" w:color="auto"/>
        <w:right w:val="none" w:sz="0" w:space="0" w:color="auto"/>
      </w:divBdr>
    </w:div>
    <w:div w:id="628819513">
      <w:marLeft w:val="480"/>
      <w:marRight w:val="0"/>
      <w:marTop w:val="0"/>
      <w:marBottom w:val="0"/>
      <w:divBdr>
        <w:top w:val="none" w:sz="0" w:space="0" w:color="auto"/>
        <w:left w:val="none" w:sz="0" w:space="0" w:color="auto"/>
        <w:bottom w:val="none" w:sz="0" w:space="0" w:color="auto"/>
        <w:right w:val="none" w:sz="0" w:space="0" w:color="auto"/>
      </w:divBdr>
    </w:div>
    <w:div w:id="629479476">
      <w:marLeft w:val="480"/>
      <w:marRight w:val="0"/>
      <w:marTop w:val="0"/>
      <w:marBottom w:val="0"/>
      <w:divBdr>
        <w:top w:val="none" w:sz="0" w:space="0" w:color="auto"/>
        <w:left w:val="none" w:sz="0" w:space="0" w:color="auto"/>
        <w:bottom w:val="none" w:sz="0" w:space="0" w:color="auto"/>
        <w:right w:val="none" w:sz="0" w:space="0" w:color="auto"/>
      </w:divBdr>
    </w:div>
    <w:div w:id="630673305">
      <w:marLeft w:val="480"/>
      <w:marRight w:val="0"/>
      <w:marTop w:val="0"/>
      <w:marBottom w:val="0"/>
      <w:divBdr>
        <w:top w:val="none" w:sz="0" w:space="0" w:color="auto"/>
        <w:left w:val="none" w:sz="0" w:space="0" w:color="auto"/>
        <w:bottom w:val="none" w:sz="0" w:space="0" w:color="auto"/>
        <w:right w:val="none" w:sz="0" w:space="0" w:color="auto"/>
      </w:divBdr>
    </w:div>
    <w:div w:id="631982778">
      <w:marLeft w:val="480"/>
      <w:marRight w:val="0"/>
      <w:marTop w:val="0"/>
      <w:marBottom w:val="0"/>
      <w:divBdr>
        <w:top w:val="none" w:sz="0" w:space="0" w:color="auto"/>
        <w:left w:val="none" w:sz="0" w:space="0" w:color="auto"/>
        <w:bottom w:val="none" w:sz="0" w:space="0" w:color="auto"/>
        <w:right w:val="none" w:sz="0" w:space="0" w:color="auto"/>
      </w:divBdr>
    </w:div>
    <w:div w:id="633607984">
      <w:marLeft w:val="480"/>
      <w:marRight w:val="0"/>
      <w:marTop w:val="0"/>
      <w:marBottom w:val="0"/>
      <w:divBdr>
        <w:top w:val="none" w:sz="0" w:space="0" w:color="auto"/>
        <w:left w:val="none" w:sz="0" w:space="0" w:color="auto"/>
        <w:bottom w:val="none" w:sz="0" w:space="0" w:color="auto"/>
        <w:right w:val="none" w:sz="0" w:space="0" w:color="auto"/>
      </w:divBdr>
    </w:div>
    <w:div w:id="634068046">
      <w:marLeft w:val="480"/>
      <w:marRight w:val="0"/>
      <w:marTop w:val="0"/>
      <w:marBottom w:val="0"/>
      <w:divBdr>
        <w:top w:val="none" w:sz="0" w:space="0" w:color="auto"/>
        <w:left w:val="none" w:sz="0" w:space="0" w:color="auto"/>
        <w:bottom w:val="none" w:sz="0" w:space="0" w:color="auto"/>
        <w:right w:val="none" w:sz="0" w:space="0" w:color="auto"/>
      </w:divBdr>
    </w:div>
    <w:div w:id="634216918">
      <w:marLeft w:val="480"/>
      <w:marRight w:val="0"/>
      <w:marTop w:val="0"/>
      <w:marBottom w:val="0"/>
      <w:divBdr>
        <w:top w:val="none" w:sz="0" w:space="0" w:color="auto"/>
        <w:left w:val="none" w:sz="0" w:space="0" w:color="auto"/>
        <w:bottom w:val="none" w:sz="0" w:space="0" w:color="auto"/>
        <w:right w:val="none" w:sz="0" w:space="0" w:color="auto"/>
      </w:divBdr>
    </w:div>
    <w:div w:id="634259414">
      <w:marLeft w:val="480"/>
      <w:marRight w:val="0"/>
      <w:marTop w:val="0"/>
      <w:marBottom w:val="0"/>
      <w:divBdr>
        <w:top w:val="none" w:sz="0" w:space="0" w:color="auto"/>
        <w:left w:val="none" w:sz="0" w:space="0" w:color="auto"/>
        <w:bottom w:val="none" w:sz="0" w:space="0" w:color="auto"/>
        <w:right w:val="none" w:sz="0" w:space="0" w:color="auto"/>
      </w:divBdr>
    </w:div>
    <w:div w:id="634919468">
      <w:marLeft w:val="480"/>
      <w:marRight w:val="0"/>
      <w:marTop w:val="0"/>
      <w:marBottom w:val="0"/>
      <w:divBdr>
        <w:top w:val="none" w:sz="0" w:space="0" w:color="auto"/>
        <w:left w:val="none" w:sz="0" w:space="0" w:color="auto"/>
        <w:bottom w:val="none" w:sz="0" w:space="0" w:color="auto"/>
        <w:right w:val="none" w:sz="0" w:space="0" w:color="auto"/>
      </w:divBdr>
    </w:div>
    <w:div w:id="635569811">
      <w:marLeft w:val="480"/>
      <w:marRight w:val="0"/>
      <w:marTop w:val="0"/>
      <w:marBottom w:val="0"/>
      <w:divBdr>
        <w:top w:val="none" w:sz="0" w:space="0" w:color="auto"/>
        <w:left w:val="none" w:sz="0" w:space="0" w:color="auto"/>
        <w:bottom w:val="none" w:sz="0" w:space="0" w:color="auto"/>
        <w:right w:val="none" w:sz="0" w:space="0" w:color="auto"/>
      </w:divBdr>
    </w:div>
    <w:div w:id="636420831">
      <w:marLeft w:val="480"/>
      <w:marRight w:val="0"/>
      <w:marTop w:val="0"/>
      <w:marBottom w:val="0"/>
      <w:divBdr>
        <w:top w:val="none" w:sz="0" w:space="0" w:color="auto"/>
        <w:left w:val="none" w:sz="0" w:space="0" w:color="auto"/>
        <w:bottom w:val="none" w:sz="0" w:space="0" w:color="auto"/>
        <w:right w:val="none" w:sz="0" w:space="0" w:color="auto"/>
      </w:divBdr>
    </w:div>
    <w:div w:id="636568352">
      <w:marLeft w:val="480"/>
      <w:marRight w:val="0"/>
      <w:marTop w:val="0"/>
      <w:marBottom w:val="0"/>
      <w:divBdr>
        <w:top w:val="none" w:sz="0" w:space="0" w:color="auto"/>
        <w:left w:val="none" w:sz="0" w:space="0" w:color="auto"/>
        <w:bottom w:val="none" w:sz="0" w:space="0" w:color="auto"/>
        <w:right w:val="none" w:sz="0" w:space="0" w:color="auto"/>
      </w:divBdr>
    </w:div>
    <w:div w:id="637153822">
      <w:marLeft w:val="480"/>
      <w:marRight w:val="0"/>
      <w:marTop w:val="0"/>
      <w:marBottom w:val="0"/>
      <w:divBdr>
        <w:top w:val="none" w:sz="0" w:space="0" w:color="auto"/>
        <w:left w:val="none" w:sz="0" w:space="0" w:color="auto"/>
        <w:bottom w:val="none" w:sz="0" w:space="0" w:color="auto"/>
        <w:right w:val="none" w:sz="0" w:space="0" w:color="auto"/>
      </w:divBdr>
    </w:div>
    <w:div w:id="637419592">
      <w:marLeft w:val="480"/>
      <w:marRight w:val="0"/>
      <w:marTop w:val="0"/>
      <w:marBottom w:val="0"/>
      <w:divBdr>
        <w:top w:val="none" w:sz="0" w:space="0" w:color="auto"/>
        <w:left w:val="none" w:sz="0" w:space="0" w:color="auto"/>
        <w:bottom w:val="none" w:sz="0" w:space="0" w:color="auto"/>
        <w:right w:val="none" w:sz="0" w:space="0" w:color="auto"/>
      </w:divBdr>
    </w:div>
    <w:div w:id="637802998">
      <w:marLeft w:val="480"/>
      <w:marRight w:val="0"/>
      <w:marTop w:val="0"/>
      <w:marBottom w:val="0"/>
      <w:divBdr>
        <w:top w:val="none" w:sz="0" w:space="0" w:color="auto"/>
        <w:left w:val="none" w:sz="0" w:space="0" w:color="auto"/>
        <w:bottom w:val="none" w:sz="0" w:space="0" w:color="auto"/>
        <w:right w:val="none" w:sz="0" w:space="0" w:color="auto"/>
      </w:divBdr>
    </w:div>
    <w:div w:id="637955340">
      <w:marLeft w:val="480"/>
      <w:marRight w:val="0"/>
      <w:marTop w:val="0"/>
      <w:marBottom w:val="0"/>
      <w:divBdr>
        <w:top w:val="none" w:sz="0" w:space="0" w:color="auto"/>
        <w:left w:val="none" w:sz="0" w:space="0" w:color="auto"/>
        <w:bottom w:val="none" w:sz="0" w:space="0" w:color="auto"/>
        <w:right w:val="none" w:sz="0" w:space="0" w:color="auto"/>
      </w:divBdr>
    </w:div>
    <w:div w:id="640229055">
      <w:marLeft w:val="480"/>
      <w:marRight w:val="0"/>
      <w:marTop w:val="0"/>
      <w:marBottom w:val="0"/>
      <w:divBdr>
        <w:top w:val="none" w:sz="0" w:space="0" w:color="auto"/>
        <w:left w:val="none" w:sz="0" w:space="0" w:color="auto"/>
        <w:bottom w:val="none" w:sz="0" w:space="0" w:color="auto"/>
        <w:right w:val="none" w:sz="0" w:space="0" w:color="auto"/>
      </w:divBdr>
    </w:div>
    <w:div w:id="643853916">
      <w:marLeft w:val="480"/>
      <w:marRight w:val="0"/>
      <w:marTop w:val="0"/>
      <w:marBottom w:val="0"/>
      <w:divBdr>
        <w:top w:val="none" w:sz="0" w:space="0" w:color="auto"/>
        <w:left w:val="none" w:sz="0" w:space="0" w:color="auto"/>
        <w:bottom w:val="none" w:sz="0" w:space="0" w:color="auto"/>
        <w:right w:val="none" w:sz="0" w:space="0" w:color="auto"/>
      </w:divBdr>
    </w:div>
    <w:div w:id="646935181">
      <w:marLeft w:val="480"/>
      <w:marRight w:val="0"/>
      <w:marTop w:val="0"/>
      <w:marBottom w:val="0"/>
      <w:divBdr>
        <w:top w:val="none" w:sz="0" w:space="0" w:color="auto"/>
        <w:left w:val="none" w:sz="0" w:space="0" w:color="auto"/>
        <w:bottom w:val="none" w:sz="0" w:space="0" w:color="auto"/>
        <w:right w:val="none" w:sz="0" w:space="0" w:color="auto"/>
      </w:divBdr>
    </w:div>
    <w:div w:id="647171345">
      <w:marLeft w:val="480"/>
      <w:marRight w:val="0"/>
      <w:marTop w:val="0"/>
      <w:marBottom w:val="0"/>
      <w:divBdr>
        <w:top w:val="none" w:sz="0" w:space="0" w:color="auto"/>
        <w:left w:val="none" w:sz="0" w:space="0" w:color="auto"/>
        <w:bottom w:val="none" w:sz="0" w:space="0" w:color="auto"/>
        <w:right w:val="none" w:sz="0" w:space="0" w:color="auto"/>
      </w:divBdr>
    </w:div>
    <w:div w:id="648902274">
      <w:marLeft w:val="480"/>
      <w:marRight w:val="0"/>
      <w:marTop w:val="0"/>
      <w:marBottom w:val="0"/>
      <w:divBdr>
        <w:top w:val="none" w:sz="0" w:space="0" w:color="auto"/>
        <w:left w:val="none" w:sz="0" w:space="0" w:color="auto"/>
        <w:bottom w:val="none" w:sz="0" w:space="0" w:color="auto"/>
        <w:right w:val="none" w:sz="0" w:space="0" w:color="auto"/>
      </w:divBdr>
    </w:div>
    <w:div w:id="653603651">
      <w:marLeft w:val="480"/>
      <w:marRight w:val="0"/>
      <w:marTop w:val="0"/>
      <w:marBottom w:val="0"/>
      <w:divBdr>
        <w:top w:val="none" w:sz="0" w:space="0" w:color="auto"/>
        <w:left w:val="none" w:sz="0" w:space="0" w:color="auto"/>
        <w:bottom w:val="none" w:sz="0" w:space="0" w:color="auto"/>
        <w:right w:val="none" w:sz="0" w:space="0" w:color="auto"/>
      </w:divBdr>
    </w:div>
    <w:div w:id="654144743">
      <w:marLeft w:val="480"/>
      <w:marRight w:val="0"/>
      <w:marTop w:val="0"/>
      <w:marBottom w:val="0"/>
      <w:divBdr>
        <w:top w:val="none" w:sz="0" w:space="0" w:color="auto"/>
        <w:left w:val="none" w:sz="0" w:space="0" w:color="auto"/>
        <w:bottom w:val="none" w:sz="0" w:space="0" w:color="auto"/>
        <w:right w:val="none" w:sz="0" w:space="0" w:color="auto"/>
      </w:divBdr>
    </w:div>
    <w:div w:id="654455436">
      <w:marLeft w:val="480"/>
      <w:marRight w:val="0"/>
      <w:marTop w:val="0"/>
      <w:marBottom w:val="0"/>
      <w:divBdr>
        <w:top w:val="none" w:sz="0" w:space="0" w:color="auto"/>
        <w:left w:val="none" w:sz="0" w:space="0" w:color="auto"/>
        <w:bottom w:val="none" w:sz="0" w:space="0" w:color="auto"/>
        <w:right w:val="none" w:sz="0" w:space="0" w:color="auto"/>
      </w:divBdr>
    </w:div>
    <w:div w:id="655888064">
      <w:marLeft w:val="480"/>
      <w:marRight w:val="0"/>
      <w:marTop w:val="0"/>
      <w:marBottom w:val="0"/>
      <w:divBdr>
        <w:top w:val="none" w:sz="0" w:space="0" w:color="auto"/>
        <w:left w:val="none" w:sz="0" w:space="0" w:color="auto"/>
        <w:bottom w:val="none" w:sz="0" w:space="0" w:color="auto"/>
        <w:right w:val="none" w:sz="0" w:space="0" w:color="auto"/>
      </w:divBdr>
    </w:div>
    <w:div w:id="656421146">
      <w:marLeft w:val="480"/>
      <w:marRight w:val="0"/>
      <w:marTop w:val="0"/>
      <w:marBottom w:val="0"/>
      <w:divBdr>
        <w:top w:val="none" w:sz="0" w:space="0" w:color="auto"/>
        <w:left w:val="none" w:sz="0" w:space="0" w:color="auto"/>
        <w:bottom w:val="none" w:sz="0" w:space="0" w:color="auto"/>
        <w:right w:val="none" w:sz="0" w:space="0" w:color="auto"/>
      </w:divBdr>
    </w:div>
    <w:div w:id="656768649">
      <w:marLeft w:val="480"/>
      <w:marRight w:val="0"/>
      <w:marTop w:val="0"/>
      <w:marBottom w:val="0"/>
      <w:divBdr>
        <w:top w:val="none" w:sz="0" w:space="0" w:color="auto"/>
        <w:left w:val="none" w:sz="0" w:space="0" w:color="auto"/>
        <w:bottom w:val="none" w:sz="0" w:space="0" w:color="auto"/>
        <w:right w:val="none" w:sz="0" w:space="0" w:color="auto"/>
      </w:divBdr>
    </w:div>
    <w:div w:id="657924062">
      <w:marLeft w:val="480"/>
      <w:marRight w:val="0"/>
      <w:marTop w:val="0"/>
      <w:marBottom w:val="0"/>
      <w:divBdr>
        <w:top w:val="none" w:sz="0" w:space="0" w:color="auto"/>
        <w:left w:val="none" w:sz="0" w:space="0" w:color="auto"/>
        <w:bottom w:val="none" w:sz="0" w:space="0" w:color="auto"/>
        <w:right w:val="none" w:sz="0" w:space="0" w:color="auto"/>
      </w:divBdr>
    </w:div>
    <w:div w:id="658968818">
      <w:marLeft w:val="480"/>
      <w:marRight w:val="0"/>
      <w:marTop w:val="0"/>
      <w:marBottom w:val="0"/>
      <w:divBdr>
        <w:top w:val="none" w:sz="0" w:space="0" w:color="auto"/>
        <w:left w:val="none" w:sz="0" w:space="0" w:color="auto"/>
        <w:bottom w:val="none" w:sz="0" w:space="0" w:color="auto"/>
        <w:right w:val="none" w:sz="0" w:space="0" w:color="auto"/>
      </w:divBdr>
    </w:div>
    <w:div w:id="659118092">
      <w:marLeft w:val="480"/>
      <w:marRight w:val="0"/>
      <w:marTop w:val="0"/>
      <w:marBottom w:val="0"/>
      <w:divBdr>
        <w:top w:val="none" w:sz="0" w:space="0" w:color="auto"/>
        <w:left w:val="none" w:sz="0" w:space="0" w:color="auto"/>
        <w:bottom w:val="none" w:sz="0" w:space="0" w:color="auto"/>
        <w:right w:val="none" w:sz="0" w:space="0" w:color="auto"/>
      </w:divBdr>
    </w:div>
    <w:div w:id="660158595">
      <w:marLeft w:val="480"/>
      <w:marRight w:val="0"/>
      <w:marTop w:val="0"/>
      <w:marBottom w:val="0"/>
      <w:divBdr>
        <w:top w:val="none" w:sz="0" w:space="0" w:color="auto"/>
        <w:left w:val="none" w:sz="0" w:space="0" w:color="auto"/>
        <w:bottom w:val="none" w:sz="0" w:space="0" w:color="auto"/>
        <w:right w:val="none" w:sz="0" w:space="0" w:color="auto"/>
      </w:divBdr>
    </w:div>
    <w:div w:id="660427311">
      <w:marLeft w:val="480"/>
      <w:marRight w:val="0"/>
      <w:marTop w:val="0"/>
      <w:marBottom w:val="0"/>
      <w:divBdr>
        <w:top w:val="none" w:sz="0" w:space="0" w:color="auto"/>
        <w:left w:val="none" w:sz="0" w:space="0" w:color="auto"/>
        <w:bottom w:val="none" w:sz="0" w:space="0" w:color="auto"/>
        <w:right w:val="none" w:sz="0" w:space="0" w:color="auto"/>
      </w:divBdr>
    </w:div>
    <w:div w:id="664169032">
      <w:marLeft w:val="480"/>
      <w:marRight w:val="0"/>
      <w:marTop w:val="0"/>
      <w:marBottom w:val="0"/>
      <w:divBdr>
        <w:top w:val="none" w:sz="0" w:space="0" w:color="auto"/>
        <w:left w:val="none" w:sz="0" w:space="0" w:color="auto"/>
        <w:bottom w:val="none" w:sz="0" w:space="0" w:color="auto"/>
        <w:right w:val="none" w:sz="0" w:space="0" w:color="auto"/>
      </w:divBdr>
    </w:div>
    <w:div w:id="669210534">
      <w:marLeft w:val="480"/>
      <w:marRight w:val="0"/>
      <w:marTop w:val="0"/>
      <w:marBottom w:val="0"/>
      <w:divBdr>
        <w:top w:val="none" w:sz="0" w:space="0" w:color="auto"/>
        <w:left w:val="none" w:sz="0" w:space="0" w:color="auto"/>
        <w:bottom w:val="none" w:sz="0" w:space="0" w:color="auto"/>
        <w:right w:val="none" w:sz="0" w:space="0" w:color="auto"/>
      </w:divBdr>
    </w:div>
    <w:div w:id="669983635">
      <w:marLeft w:val="480"/>
      <w:marRight w:val="0"/>
      <w:marTop w:val="0"/>
      <w:marBottom w:val="0"/>
      <w:divBdr>
        <w:top w:val="none" w:sz="0" w:space="0" w:color="auto"/>
        <w:left w:val="none" w:sz="0" w:space="0" w:color="auto"/>
        <w:bottom w:val="none" w:sz="0" w:space="0" w:color="auto"/>
        <w:right w:val="none" w:sz="0" w:space="0" w:color="auto"/>
      </w:divBdr>
    </w:div>
    <w:div w:id="670959082">
      <w:marLeft w:val="480"/>
      <w:marRight w:val="0"/>
      <w:marTop w:val="0"/>
      <w:marBottom w:val="0"/>
      <w:divBdr>
        <w:top w:val="none" w:sz="0" w:space="0" w:color="auto"/>
        <w:left w:val="none" w:sz="0" w:space="0" w:color="auto"/>
        <w:bottom w:val="none" w:sz="0" w:space="0" w:color="auto"/>
        <w:right w:val="none" w:sz="0" w:space="0" w:color="auto"/>
      </w:divBdr>
    </w:div>
    <w:div w:id="671299797">
      <w:marLeft w:val="480"/>
      <w:marRight w:val="0"/>
      <w:marTop w:val="0"/>
      <w:marBottom w:val="0"/>
      <w:divBdr>
        <w:top w:val="none" w:sz="0" w:space="0" w:color="auto"/>
        <w:left w:val="none" w:sz="0" w:space="0" w:color="auto"/>
        <w:bottom w:val="none" w:sz="0" w:space="0" w:color="auto"/>
        <w:right w:val="none" w:sz="0" w:space="0" w:color="auto"/>
      </w:divBdr>
    </w:div>
    <w:div w:id="671950592">
      <w:marLeft w:val="480"/>
      <w:marRight w:val="0"/>
      <w:marTop w:val="0"/>
      <w:marBottom w:val="0"/>
      <w:divBdr>
        <w:top w:val="none" w:sz="0" w:space="0" w:color="auto"/>
        <w:left w:val="none" w:sz="0" w:space="0" w:color="auto"/>
        <w:bottom w:val="none" w:sz="0" w:space="0" w:color="auto"/>
        <w:right w:val="none" w:sz="0" w:space="0" w:color="auto"/>
      </w:divBdr>
    </w:div>
    <w:div w:id="672948671">
      <w:marLeft w:val="480"/>
      <w:marRight w:val="0"/>
      <w:marTop w:val="0"/>
      <w:marBottom w:val="0"/>
      <w:divBdr>
        <w:top w:val="none" w:sz="0" w:space="0" w:color="auto"/>
        <w:left w:val="none" w:sz="0" w:space="0" w:color="auto"/>
        <w:bottom w:val="none" w:sz="0" w:space="0" w:color="auto"/>
        <w:right w:val="none" w:sz="0" w:space="0" w:color="auto"/>
      </w:divBdr>
    </w:div>
    <w:div w:id="672997422">
      <w:marLeft w:val="480"/>
      <w:marRight w:val="0"/>
      <w:marTop w:val="0"/>
      <w:marBottom w:val="0"/>
      <w:divBdr>
        <w:top w:val="none" w:sz="0" w:space="0" w:color="auto"/>
        <w:left w:val="none" w:sz="0" w:space="0" w:color="auto"/>
        <w:bottom w:val="none" w:sz="0" w:space="0" w:color="auto"/>
        <w:right w:val="none" w:sz="0" w:space="0" w:color="auto"/>
      </w:divBdr>
    </w:div>
    <w:div w:id="673341505">
      <w:marLeft w:val="480"/>
      <w:marRight w:val="0"/>
      <w:marTop w:val="0"/>
      <w:marBottom w:val="0"/>
      <w:divBdr>
        <w:top w:val="none" w:sz="0" w:space="0" w:color="auto"/>
        <w:left w:val="none" w:sz="0" w:space="0" w:color="auto"/>
        <w:bottom w:val="none" w:sz="0" w:space="0" w:color="auto"/>
        <w:right w:val="none" w:sz="0" w:space="0" w:color="auto"/>
      </w:divBdr>
    </w:div>
    <w:div w:id="677656000">
      <w:marLeft w:val="480"/>
      <w:marRight w:val="0"/>
      <w:marTop w:val="0"/>
      <w:marBottom w:val="0"/>
      <w:divBdr>
        <w:top w:val="none" w:sz="0" w:space="0" w:color="auto"/>
        <w:left w:val="none" w:sz="0" w:space="0" w:color="auto"/>
        <w:bottom w:val="none" w:sz="0" w:space="0" w:color="auto"/>
        <w:right w:val="none" w:sz="0" w:space="0" w:color="auto"/>
      </w:divBdr>
    </w:div>
    <w:div w:id="678314362">
      <w:marLeft w:val="480"/>
      <w:marRight w:val="0"/>
      <w:marTop w:val="0"/>
      <w:marBottom w:val="0"/>
      <w:divBdr>
        <w:top w:val="none" w:sz="0" w:space="0" w:color="auto"/>
        <w:left w:val="none" w:sz="0" w:space="0" w:color="auto"/>
        <w:bottom w:val="none" w:sz="0" w:space="0" w:color="auto"/>
        <w:right w:val="none" w:sz="0" w:space="0" w:color="auto"/>
      </w:divBdr>
    </w:div>
    <w:div w:id="681316477">
      <w:marLeft w:val="480"/>
      <w:marRight w:val="0"/>
      <w:marTop w:val="0"/>
      <w:marBottom w:val="0"/>
      <w:divBdr>
        <w:top w:val="none" w:sz="0" w:space="0" w:color="auto"/>
        <w:left w:val="none" w:sz="0" w:space="0" w:color="auto"/>
        <w:bottom w:val="none" w:sz="0" w:space="0" w:color="auto"/>
        <w:right w:val="none" w:sz="0" w:space="0" w:color="auto"/>
      </w:divBdr>
    </w:div>
    <w:div w:id="686365403">
      <w:marLeft w:val="480"/>
      <w:marRight w:val="0"/>
      <w:marTop w:val="0"/>
      <w:marBottom w:val="0"/>
      <w:divBdr>
        <w:top w:val="none" w:sz="0" w:space="0" w:color="auto"/>
        <w:left w:val="none" w:sz="0" w:space="0" w:color="auto"/>
        <w:bottom w:val="none" w:sz="0" w:space="0" w:color="auto"/>
        <w:right w:val="none" w:sz="0" w:space="0" w:color="auto"/>
      </w:divBdr>
    </w:div>
    <w:div w:id="688339954">
      <w:marLeft w:val="480"/>
      <w:marRight w:val="0"/>
      <w:marTop w:val="0"/>
      <w:marBottom w:val="0"/>
      <w:divBdr>
        <w:top w:val="none" w:sz="0" w:space="0" w:color="auto"/>
        <w:left w:val="none" w:sz="0" w:space="0" w:color="auto"/>
        <w:bottom w:val="none" w:sz="0" w:space="0" w:color="auto"/>
        <w:right w:val="none" w:sz="0" w:space="0" w:color="auto"/>
      </w:divBdr>
    </w:div>
    <w:div w:id="688482250">
      <w:marLeft w:val="480"/>
      <w:marRight w:val="0"/>
      <w:marTop w:val="0"/>
      <w:marBottom w:val="0"/>
      <w:divBdr>
        <w:top w:val="none" w:sz="0" w:space="0" w:color="auto"/>
        <w:left w:val="none" w:sz="0" w:space="0" w:color="auto"/>
        <w:bottom w:val="none" w:sz="0" w:space="0" w:color="auto"/>
        <w:right w:val="none" w:sz="0" w:space="0" w:color="auto"/>
      </w:divBdr>
    </w:div>
    <w:div w:id="688683003">
      <w:marLeft w:val="480"/>
      <w:marRight w:val="0"/>
      <w:marTop w:val="0"/>
      <w:marBottom w:val="0"/>
      <w:divBdr>
        <w:top w:val="none" w:sz="0" w:space="0" w:color="auto"/>
        <w:left w:val="none" w:sz="0" w:space="0" w:color="auto"/>
        <w:bottom w:val="none" w:sz="0" w:space="0" w:color="auto"/>
        <w:right w:val="none" w:sz="0" w:space="0" w:color="auto"/>
      </w:divBdr>
    </w:div>
    <w:div w:id="689914667">
      <w:marLeft w:val="480"/>
      <w:marRight w:val="0"/>
      <w:marTop w:val="0"/>
      <w:marBottom w:val="0"/>
      <w:divBdr>
        <w:top w:val="none" w:sz="0" w:space="0" w:color="auto"/>
        <w:left w:val="none" w:sz="0" w:space="0" w:color="auto"/>
        <w:bottom w:val="none" w:sz="0" w:space="0" w:color="auto"/>
        <w:right w:val="none" w:sz="0" w:space="0" w:color="auto"/>
      </w:divBdr>
    </w:div>
    <w:div w:id="690883375">
      <w:marLeft w:val="480"/>
      <w:marRight w:val="0"/>
      <w:marTop w:val="0"/>
      <w:marBottom w:val="0"/>
      <w:divBdr>
        <w:top w:val="none" w:sz="0" w:space="0" w:color="auto"/>
        <w:left w:val="none" w:sz="0" w:space="0" w:color="auto"/>
        <w:bottom w:val="none" w:sz="0" w:space="0" w:color="auto"/>
        <w:right w:val="none" w:sz="0" w:space="0" w:color="auto"/>
      </w:divBdr>
    </w:div>
    <w:div w:id="692415850">
      <w:marLeft w:val="480"/>
      <w:marRight w:val="0"/>
      <w:marTop w:val="0"/>
      <w:marBottom w:val="0"/>
      <w:divBdr>
        <w:top w:val="none" w:sz="0" w:space="0" w:color="auto"/>
        <w:left w:val="none" w:sz="0" w:space="0" w:color="auto"/>
        <w:bottom w:val="none" w:sz="0" w:space="0" w:color="auto"/>
        <w:right w:val="none" w:sz="0" w:space="0" w:color="auto"/>
      </w:divBdr>
    </w:div>
    <w:div w:id="696661197">
      <w:marLeft w:val="480"/>
      <w:marRight w:val="0"/>
      <w:marTop w:val="0"/>
      <w:marBottom w:val="0"/>
      <w:divBdr>
        <w:top w:val="none" w:sz="0" w:space="0" w:color="auto"/>
        <w:left w:val="none" w:sz="0" w:space="0" w:color="auto"/>
        <w:bottom w:val="none" w:sz="0" w:space="0" w:color="auto"/>
        <w:right w:val="none" w:sz="0" w:space="0" w:color="auto"/>
      </w:divBdr>
    </w:div>
    <w:div w:id="697123305">
      <w:marLeft w:val="480"/>
      <w:marRight w:val="0"/>
      <w:marTop w:val="0"/>
      <w:marBottom w:val="0"/>
      <w:divBdr>
        <w:top w:val="none" w:sz="0" w:space="0" w:color="auto"/>
        <w:left w:val="none" w:sz="0" w:space="0" w:color="auto"/>
        <w:bottom w:val="none" w:sz="0" w:space="0" w:color="auto"/>
        <w:right w:val="none" w:sz="0" w:space="0" w:color="auto"/>
      </w:divBdr>
    </w:div>
    <w:div w:id="701319209">
      <w:marLeft w:val="480"/>
      <w:marRight w:val="0"/>
      <w:marTop w:val="0"/>
      <w:marBottom w:val="0"/>
      <w:divBdr>
        <w:top w:val="none" w:sz="0" w:space="0" w:color="auto"/>
        <w:left w:val="none" w:sz="0" w:space="0" w:color="auto"/>
        <w:bottom w:val="none" w:sz="0" w:space="0" w:color="auto"/>
        <w:right w:val="none" w:sz="0" w:space="0" w:color="auto"/>
      </w:divBdr>
    </w:div>
    <w:div w:id="702369054">
      <w:marLeft w:val="480"/>
      <w:marRight w:val="0"/>
      <w:marTop w:val="0"/>
      <w:marBottom w:val="0"/>
      <w:divBdr>
        <w:top w:val="none" w:sz="0" w:space="0" w:color="auto"/>
        <w:left w:val="none" w:sz="0" w:space="0" w:color="auto"/>
        <w:bottom w:val="none" w:sz="0" w:space="0" w:color="auto"/>
        <w:right w:val="none" w:sz="0" w:space="0" w:color="auto"/>
      </w:divBdr>
    </w:div>
    <w:div w:id="703557618">
      <w:marLeft w:val="480"/>
      <w:marRight w:val="0"/>
      <w:marTop w:val="0"/>
      <w:marBottom w:val="0"/>
      <w:divBdr>
        <w:top w:val="none" w:sz="0" w:space="0" w:color="auto"/>
        <w:left w:val="none" w:sz="0" w:space="0" w:color="auto"/>
        <w:bottom w:val="none" w:sz="0" w:space="0" w:color="auto"/>
        <w:right w:val="none" w:sz="0" w:space="0" w:color="auto"/>
      </w:divBdr>
    </w:div>
    <w:div w:id="704985185">
      <w:marLeft w:val="480"/>
      <w:marRight w:val="0"/>
      <w:marTop w:val="0"/>
      <w:marBottom w:val="0"/>
      <w:divBdr>
        <w:top w:val="none" w:sz="0" w:space="0" w:color="auto"/>
        <w:left w:val="none" w:sz="0" w:space="0" w:color="auto"/>
        <w:bottom w:val="none" w:sz="0" w:space="0" w:color="auto"/>
        <w:right w:val="none" w:sz="0" w:space="0" w:color="auto"/>
      </w:divBdr>
    </w:div>
    <w:div w:id="706486676">
      <w:marLeft w:val="480"/>
      <w:marRight w:val="0"/>
      <w:marTop w:val="0"/>
      <w:marBottom w:val="0"/>
      <w:divBdr>
        <w:top w:val="none" w:sz="0" w:space="0" w:color="auto"/>
        <w:left w:val="none" w:sz="0" w:space="0" w:color="auto"/>
        <w:bottom w:val="none" w:sz="0" w:space="0" w:color="auto"/>
        <w:right w:val="none" w:sz="0" w:space="0" w:color="auto"/>
      </w:divBdr>
    </w:div>
    <w:div w:id="706956797">
      <w:marLeft w:val="480"/>
      <w:marRight w:val="0"/>
      <w:marTop w:val="0"/>
      <w:marBottom w:val="0"/>
      <w:divBdr>
        <w:top w:val="none" w:sz="0" w:space="0" w:color="auto"/>
        <w:left w:val="none" w:sz="0" w:space="0" w:color="auto"/>
        <w:bottom w:val="none" w:sz="0" w:space="0" w:color="auto"/>
        <w:right w:val="none" w:sz="0" w:space="0" w:color="auto"/>
      </w:divBdr>
    </w:div>
    <w:div w:id="708411138">
      <w:marLeft w:val="480"/>
      <w:marRight w:val="0"/>
      <w:marTop w:val="0"/>
      <w:marBottom w:val="0"/>
      <w:divBdr>
        <w:top w:val="none" w:sz="0" w:space="0" w:color="auto"/>
        <w:left w:val="none" w:sz="0" w:space="0" w:color="auto"/>
        <w:bottom w:val="none" w:sz="0" w:space="0" w:color="auto"/>
        <w:right w:val="none" w:sz="0" w:space="0" w:color="auto"/>
      </w:divBdr>
    </w:div>
    <w:div w:id="709037757">
      <w:marLeft w:val="480"/>
      <w:marRight w:val="0"/>
      <w:marTop w:val="0"/>
      <w:marBottom w:val="0"/>
      <w:divBdr>
        <w:top w:val="none" w:sz="0" w:space="0" w:color="auto"/>
        <w:left w:val="none" w:sz="0" w:space="0" w:color="auto"/>
        <w:bottom w:val="none" w:sz="0" w:space="0" w:color="auto"/>
        <w:right w:val="none" w:sz="0" w:space="0" w:color="auto"/>
      </w:divBdr>
    </w:div>
    <w:div w:id="711802837">
      <w:marLeft w:val="480"/>
      <w:marRight w:val="0"/>
      <w:marTop w:val="0"/>
      <w:marBottom w:val="0"/>
      <w:divBdr>
        <w:top w:val="none" w:sz="0" w:space="0" w:color="auto"/>
        <w:left w:val="none" w:sz="0" w:space="0" w:color="auto"/>
        <w:bottom w:val="none" w:sz="0" w:space="0" w:color="auto"/>
        <w:right w:val="none" w:sz="0" w:space="0" w:color="auto"/>
      </w:divBdr>
    </w:div>
    <w:div w:id="712272010">
      <w:marLeft w:val="480"/>
      <w:marRight w:val="0"/>
      <w:marTop w:val="0"/>
      <w:marBottom w:val="0"/>
      <w:divBdr>
        <w:top w:val="none" w:sz="0" w:space="0" w:color="auto"/>
        <w:left w:val="none" w:sz="0" w:space="0" w:color="auto"/>
        <w:bottom w:val="none" w:sz="0" w:space="0" w:color="auto"/>
        <w:right w:val="none" w:sz="0" w:space="0" w:color="auto"/>
      </w:divBdr>
    </w:div>
    <w:div w:id="712274116">
      <w:marLeft w:val="480"/>
      <w:marRight w:val="0"/>
      <w:marTop w:val="0"/>
      <w:marBottom w:val="0"/>
      <w:divBdr>
        <w:top w:val="none" w:sz="0" w:space="0" w:color="auto"/>
        <w:left w:val="none" w:sz="0" w:space="0" w:color="auto"/>
        <w:bottom w:val="none" w:sz="0" w:space="0" w:color="auto"/>
        <w:right w:val="none" w:sz="0" w:space="0" w:color="auto"/>
      </w:divBdr>
    </w:div>
    <w:div w:id="712733037">
      <w:marLeft w:val="480"/>
      <w:marRight w:val="0"/>
      <w:marTop w:val="0"/>
      <w:marBottom w:val="0"/>
      <w:divBdr>
        <w:top w:val="none" w:sz="0" w:space="0" w:color="auto"/>
        <w:left w:val="none" w:sz="0" w:space="0" w:color="auto"/>
        <w:bottom w:val="none" w:sz="0" w:space="0" w:color="auto"/>
        <w:right w:val="none" w:sz="0" w:space="0" w:color="auto"/>
      </w:divBdr>
    </w:div>
    <w:div w:id="716010998">
      <w:marLeft w:val="480"/>
      <w:marRight w:val="0"/>
      <w:marTop w:val="0"/>
      <w:marBottom w:val="0"/>
      <w:divBdr>
        <w:top w:val="none" w:sz="0" w:space="0" w:color="auto"/>
        <w:left w:val="none" w:sz="0" w:space="0" w:color="auto"/>
        <w:bottom w:val="none" w:sz="0" w:space="0" w:color="auto"/>
        <w:right w:val="none" w:sz="0" w:space="0" w:color="auto"/>
      </w:divBdr>
    </w:div>
    <w:div w:id="720448142">
      <w:marLeft w:val="480"/>
      <w:marRight w:val="0"/>
      <w:marTop w:val="0"/>
      <w:marBottom w:val="0"/>
      <w:divBdr>
        <w:top w:val="none" w:sz="0" w:space="0" w:color="auto"/>
        <w:left w:val="none" w:sz="0" w:space="0" w:color="auto"/>
        <w:bottom w:val="none" w:sz="0" w:space="0" w:color="auto"/>
        <w:right w:val="none" w:sz="0" w:space="0" w:color="auto"/>
      </w:divBdr>
    </w:div>
    <w:div w:id="722562953">
      <w:marLeft w:val="480"/>
      <w:marRight w:val="0"/>
      <w:marTop w:val="0"/>
      <w:marBottom w:val="0"/>
      <w:divBdr>
        <w:top w:val="none" w:sz="0" w:space="0" w:color="auto"/>
        <w:left w:val="none" w:sz="0" w:space="0" w:color="auto"/>
        <w:bottom w:val="none" w:sz="0" w:space="0" w:color="auto"/>
        <w:right w:val="none" w:sz="0" w:space="0" w:color="auto"/>
      </w:divBdr>
    </w:div>
    <w:div w:id="724794179">
      <w:marLeft w:val="480"/>
      <w:marRight w:val="0"/>
      <w:marTop w:val="0"/>
      <w:marBottom w:val="0"/>
      <w:divBdr>
        <w:top w:val="none" w:sz="0" w:space="0" w:color="auto"/>
        <w:left w:val="none" w:sz="0" w:space="0" w:color="auto"/>
        <w:bottom w:val="none" w:sz="0" w:space="0" w:color="auto"/>
        <w:right w:val="none" w:sz="0" w:space="0" w:color="auto"/>
      </w:divBdr>
    </w:div>
    <w:div w:id="726494898">
      <w:marLeft w:val="480"/>
      <w:marRight w:val="0"/>
      <w:marTop w:val="0"/>
      <w:marBottom w:val="0"/>
      <w:divBdr>
        <w:top w:val="none" w:sz="0" w:space="0" w:color="auto"/>
        <w:left w:val="none" w:sz="0" w:space="0" w:color="auto"/>
        <w:bottom w:val="none" w:sz="0" w:space="0" w:color="auto"/>
        <w:right w:val="none" w:sz="0" w:space="0" w:color="auto"/>
      </w:divBdr>
    </w:div>
    <w:div w:id="727075877">
      <w:marLeft w:val="480"/>
      <w:marRight w:val="0"/>
      <w:marTop w:val="0"/>
      <w:marBottom w:val="0"/>
      <w:divBdr>
        <w:top w:val="none" w:sz="0" w:space="0" w:color="auto"/>
        <w:left w:val="none" w:sz="0" w:space="0" w:color="auto"/>
        <w:bottom w:val="none" w:sz="0" w:space="0" w:color="auto"/>
        <w:right w:val="none" w:sz="0" w:space="0" w:color="auto"/>
      </w:divBdr>
    </w:div>
    <w:div w:id="727649837">
      <w:marLeft w:val="480"/>
      <w:marRight w:val="0"/>
      <w:marTop w:val="0"/>
      <w:marBottom w:val="0"/>
      <w:divBdr>
        <w:top w:val="none" w:sz="0" w:space="0" w:color="auto"/>
        <w:left w:val="none" w:sz="0" w:space="0" w:color="auto"/>
        <w:bottom w:val="none" w:sz="0" w:space="0" w:color="auto"/>
        <w:right w:val="none" w:sz="0" w:space="0" w:color="auto"/>
      </w:divBdr>
    </w:div>
    <w:div w:id="731925844">
      <w:marLeft w:val="480"/>
      <w:marRight w:val="0"/>
      <w:marTop w:val="0"/>
      <w:marBottom w:val="0"/>
      <w:divBdr>
        <w:top w:val="none" w:sz="0" w:space="0" w:color="auto"/>
        <w:left w:val="none" w:sz="0" w:space="0" w:color="auto"/>
        <w:bottom w:val="none" w:sz="0" w:space="0" w:color="auto"/>
        <w:right w:val="none" w:sz="0" w:space="0" w:color="auto"/>
      </w:divBdr>
    </w:div>
    <w:div w:id="732121251">
      <w:marLeft w:val="480"/>
      <w:marRight w:val="0"/>
      <w:marTop w:val="0"/>
      <w:marBottom w:val="0"/>
      <w:divBdr>
        <w:top w:val="none" w:sz="0" w:space="0" w:color="auto"/>
        <w:left w:val="none" w:sz="0" w:space="0" w:color="auto"/>
        <w:bottom w:val="none" w:sz="0" w:space="0" w:color="auto"/>
        <w:right w:val="none" w:sz="0" w:space="0" w:color="auto"/>
      </w:divBdr>
    </w:div>
    <w:div w:id="732891635">
      <w:marLeft w:val="480"/>
      <w:marRight w:val="0"/>
      <w:marTop w:val="0"/>
      <w:marBottom w:val="0"/>
      <w:divBdr>
        <w:top w:val="none" w:sz="0" w:space="0" w:color="auto"/>
        <w:left w:val="none" w:sz="0" w:space="0" w:color="auto"/>
        <w:bottom w:val="none" w:sz="0" w:space="0" w:color="auto"/>
        <w:right w:val="none" w:sz="0" w:space="0" w:color="auto"/>
      </w:divBdr>
    </w:div>
    <w:div w:id="735207007">
      <w:marLeft w:val="480"/>
      <w:marRight w:val="0"/>
      <w:marTop w:val="0"/>
      <w:marBottom w:val="0"/>
      <w:divBdr>
        <w:top w:val="none" w:sz="0" w:space="0" w:color="auto"/>
        <w:left w:val="none" w:sz="0" w:space="0" w:color="auto"/>
        <w:bottom w:val="none" w:sz="0" w:space="0" w:color="auto"/>
        <w:right w:val="none" w:sz="0" w:space="0" w:color="auto"/>
      </w:divBdr>
    </w:div>
    <w:div w:id="735708596">
      <w:marLeft w:val="480"/>
      <w:marRight w:val="0"/>
      <w:marTop w:val="0"/>
      <w:marBottom w:val="0"/>
      <w:divBdr>
        <w:top w:val="none" w:sz="0" w:space="0" w:color="auto"/>
        <w:left w:val="none" w:sz="0" w:space="0" w:color="auto"/>
        <w:bottom w:val="none" w:sz="0" w:space="0" w:color="auto"/>
        <w:right w:val="none" w:sz="0" w:space="0" w:color="auto"/>
      </w:divBdr>
    </w:div>
    <w:div w:id="736125697">
      <w:marLeft w:val="480"/>
      <w:marRight w:val="0"/>
      <w:marTop w:val="0"/>
      <w:marBottom w:val="0"/>
      <w:divBdr>
        <w:top w:val="none" w:sz="0" w:space="0" w:color="auto"/>
        <w:left w:val="none" w:sz="0" w:space="0" w:color="auto"/>
        <w:bottom w:val="none" w:sz="0" w:space="0" w:color="auto"/>
        <w:right w:val="none" w:sz="0" w:space="0" w:color="auto"/>
      </w:divBdr>
    </w:div>
    <w:div w:id="743259517">
      <w:marLeft w:val="480"/>
      <w:marRight w:val="0"/>
      <w:marTop w:val="0"/>
      <w:marBottom w:val="0"/>
      <w:divBdr>
        <w:top w:val="none" w:sz="0" w:space="0" w:color="auto"/>
        <w:left w:val="none" w:sz="0" w:space="0" w:color="auto"/>
        <w:bottom w:val="none" w:sz="0" w:space="0" w:color="auto"/>
        <w:right w:val="none" w:sz="0" w:space="0" w:color="auto"/>
      </w:divBdr>
    </w:div>
    <w:div w:id="748425978">
      <w:marLeft w:val="480"/>
      <w:marRight w:val="0"/>
      <w:marTop w:val="0"/>
      <w:marBottom w:val="0"/>
      <w:divBdr>
        <w:top w:val="none" w:sz="0" w:space="0" w:color="auto"/>
        <w:left w:val="none" w:sz="0" w:space="0" w:color="auto"/>
        <w:bottom w:val="none" w:sz="0" w:space="0" w:color="auto"/>
        <w:right w:val="none" w:sz="0" w:space="0" w:color="auto"/>
      </w:divBdr>
    </w:div>
    <w:div w:id="753237512">
      <w:marLeft w:val="480"/>
      <w:marRight w:val="0"/>
      <w:marTop w:val="0"/>
      <w:marBottom w:val="0"/>
      <w:divBdr>
        <w:top w:val="none" w:sz="0" w:space="0" w:color="auto"/>
        <w:left w:val="none" w:sz="0" w:space="0" w:color="auto"/>
        <w:bottom w:val="none" w:sz="0" w:space="0" w:color="auto"/>
        <w:right w:val="none" w:sz="0" w:space="0" w:color="auto"/>
      </w:divBdr>
    </w:div>
    <w:div w:id="753431127">
      <w:marLeft w:val="480"/>
      <w:marRight w:val="0"/>
      <w:marTop w:val="0"/>
      <w:marBottom w:val="0"/>
      <w:divBdr>
        <w:top w:val="none" w:sz="0" w:space="0" w:color="auto"/>
        <w:left w:val="none" w:sz="0" w:space="0" w:color="auto"/>
        <w:bottom w:val="none" w:sz="0" w:space="0" w:color="auto"/>
        <w:right w:val="none" w:sz="0" w:space="0" w:color="auto"/>
      </w:divBdr>
    </w:div>
    <w:div w:id="753669881">
      <w:marLeft w:val="480"/>
      <w:marRight w:val="0"/>
      <w:marTop w:val="0"/>
      <w:marBottom w:val="0"/>
      <w:divBdr>
        <w:top w:val="none" w:sz="0" w:space="0" w:color="auto"/>
        <w:left w:val="none" w:sz="0" w:space="0" w:color="auto"/>
        <w:bottom w:val="none" w:sz="0" w:space="0" w:color="auto"/>
        <w:right w:val="none" w:sz="0" w:space="0" w:color="auto"/>
      </w:divBdr>
    </w:div>
    <w:div w:id="753818518">
      <w:marLeft w:val="480"/>
      <w:marRight w:val="0"/>
      <w:marTop w:val="0"/>
      <w:marBottom w:val="0"/>
      <w:divBdr>
        <w:top w:val="none" w:sz="0" w:space="0" w:color="auto"/>
        <w:left w:val="none" w:sz="0" w:space="0" w:color="auto"/>
        <w:bottom w:val="none" w:sz="0" w:space="0" w:color="auto"/>
        <w:right w:val="none" w:sz="0" w:space="0" w:color="auto"/>
      </w:divBdr>
    </w:div>
    <w:div w:id="754278430">
      <w:marLeft w:val="480"/>
      <w:marRight w:val="0"/>
      <w:marTop w:val="0"/>
      <w:marBottom w:val="0"/>
      <w:divBdr>
        <w:top w:val="none" w:sz="0" w:space="0" w:color="auto"/>
        <w:left w:val="none" w:sz="0" w:space="0" w:color="auto"/>
        <w:bottom w:val="none" w:sz="0" w:space="0" w:color="auto"/>
        <w:right w:val="none" w:sz="0" w:space="0" w:color="auto"/>
      </w:divBdr>
    </w:div>
    <w:div w:id="755634762">
      <w:marLeft w:val="480"/>
      <w:marRight w:val="0"/>
      <w:marTop w:val="0"/>
      <w:marBottom w:val="0"/>
      <w:divBdr>
        <w:top w:val="none" w:sz="0" w:space="0" w:color="auto"/>
        <w:left w:val="none" w:sz="0" w:space="0" w:color="auto"/>
        <w:bottom w:val="none" w:sz="0" w:space="0" w:color="auto"/>
        <w:right w:val="none" w:sz="0" w:space="0" w:color="auto"/>
      </w:divBdr>
    </w:div>
    <w:div w:id="755790774">
      <w:marLeft w:val="480"/>
      <w:marRight w:val="0"/>
      <w:marTop w:val="0"/>
      <w:marBottom w:val="0"/>
      <w:divBdr>
        <w:top w:val="none" w:sz="0" w:space="0" w:color="auto"/>
        <w:left w:val="none" w:sz="0" w:space="0" w:color="auto"/>
        <w:bottom w:val="none" w:sz="0" w:space="0" w:color="auto"/>
        <w:right w:val="none" w:sz="0" w:space="0" w:color="auto"/>
      </w:divBdr>
    </w:div>
    <w:div w:id="756706508">
      <w:marLeft w:val="480"/>
      <w:marRight w:val="0"/>
      <w:marTop w:val="0"/>
      <w:marBottom w:val="0"/>
      <w:divBdr>
        <w:top w:val="none" w:sz="0" w:space="0" w:color="auto"/>
        <w:left w:val="none" w:sz="0" w:space="0" w:color="auto"/>
        <w:bottom w:val="none" w:sz="0" w:space="0" w:color="auto"/>
        <w:right w:val="none" w:sz="0" w:space="0" w:color="auto"/>
      </w:divBdr>
    </w:div>
    <w:div w:id="757141901">
      <w:marLeft w:val="480"/>
      <w:marRight w:val="0"/>
      <w:marTop w:val="0"/>
      <w:marBottom w:val="0"/>
      <w:divBdr>
        <w:top w:val="none" w:sz="0" w:space="0" w:color="auto"/>
        <w:left w:val="none" w:sz="0" w:space="0" w:color="auto"/>
        <w:bottom w:val="none" w:sz="0" w:space="0" w:color="auto"/>
        <w:right w:val="none" w:sz="0" w:space="0" w:color="auto"/>
      </w:divBdr>
    </w:div>
    <w:div w:id="757599892">
      <w:marLeft w:val="480"/>
      <w:marRight w:val="0"/>
      <w:marTop w:val="0"/>
      <w:marBottom w:val="0"/>
      <w:divBdr>
        <w:top w:val="none" w:sz="0" w:space="0" w:color="auto"/>
        <w:left w:val="none" w:sz="0" w:space="0" w:color="auto"/>
        <w:bottom w:val="none" w:sz="0" w:space="0" w:color="auto"/>
        <w:right w:val="none" w:sz="0" w:space="0" w:color="auto"/>
      </w:divBdr>
    </w:div>
    <w:div w:id="758061052">
      <w:marLeft w:val="480"/>
      <w:marRight w:val="0"/>
      <w:marTop w:val="0"/>
      <w:marBottom w:val="0"/>
      <w:divBdr>
        <w:top w:val="none" w:sz="0" w:space="0" w:color="auto"/>
        <w:left w:val="none" w:sz="0" w:space="0" w:color="auto"/>
        <w:bottom w:val="none" w:sz="0" w:space="0" w:color="auto"/>
        <w:right w:val="none" w:sz="0" w:space="0" w:color="auto"/>
      </w:divBdr>
    </w:div>
    <w:div w:id="758257658">
      <w:marLeft w:val="480"/>
      <w:marRight w:val="0"/>
      <w:marTop w:val="0"/>
      <w:marBottom w:val="0"/>
      <w:divBdr>
        <w:top w:val="none" w:sz="0" w:space="0" w:color="auto"/>
        <w:left w:val="none" w:sz="0" w:space="0" w:color="auto"/>
        <w:bottom w:val="none" w:sz="0" w:space="0" w:color="auto"/>
        <w:right w:val="none" w:sz="0" w:space="0" w:color="auto"/>
      </w:divBdr>
    </w:div>
    <w:div w:id="758714146">
      <w:marLeft w:val="480"/>
      <w:marRight w:val="0"/>
      <w:marTop w:val="0"/>
      <w:marBottom w:val="0"/>
      <w:divBdr>
        <w:top w:val="none" w:sz="0" w:space="0" w:color="auto"/>
        <w:left w:val="none" w:sz="0" w:space="0" w:color="auto"/>
        <w:bottom w:val="none" w:sz="0" w:space="0" w:color="auto"/>
        <w:right w:val="none" w:sz="0" w:space="0" w:color="auto"/>
      </w:divBdr>
    </w:div>
    <w:div w:id="759915263">
      <w:marLeft w:val="480"/>
      <w:marRight w:val="0"/>
      <w:marTop w:val="0"/>
      <w:marBottom w:val="0"/>
      <w:divBdr>
        <w:top w:val="none" w:sz="0" w:space="0" w:color="auto"/>
        <w:left w:val="none" w:sz="0" w:space="0" w:color="auto"/>
        <w:bottom w:val="none" w:sz="0" w:space="0" w:color="auto"/>
        <w:right w:val="none" w:sz="0" w:space="0" w:color="auto"/>
      </w:divBdr>
    </w:div>
    <w:div w:id="762190305">
      <w:marLeft w:val="480"/>
      <w:marRight w:val="0"/>
      <w:marTop w:val="0"/>
      <w:marBottom w:val="0"/>
      <w:divBdr>
        <w:top w:val="none" w:sz="0" w:space="0" w:color="auto"/>
        <w:left w:val="none" w:sz="0" w:space="0" w:color="auto"/>
        <w:bottom w:val="none" w:sz="0" w:space="0" w:color="auto"/>
        <w:right w:val="none" w:sz="0" w:space="0" w:color="auto"/>
      </w:divBdr>
    </w:div>
    <w:div w:id="762386106">
      <w:marLeft w:val="480"/>
      <w:marRight w:val="0"/>
      <w:marTop w:val="0"/>
      <w:marBottom w:val="0"/>
      <w:divBdr>
        <w:top w:val="none" w:sz="0" w:space="0" w:color="auto"/>
        <w:left w:val="none" w:sz="0" w:space="0" w:color="auto"/>
        <w:bottom w:val="none" w:sz="0" w:space="0" w:color="auto"/>
        <w:right w:val="none" w:sz="0" w:space="0" w:color="auto"/>
      </w:divBdr>
    </w:div>
    <w:div w:id="762460000">
      <w:marLeft w:val="480"/>
      <w:marRight w:val="0"/>
      <w:marTop w:val="0"/>
      <w:marBottom w:val="0"/>
      <w:divBdr>
        <w:top w:val="none" w:sz="0" w:space="0" w:color="auto"/>
        <w:left w:val="none" w:sz="0" w:space="0" w:color="auto"/>
        <w:bottom w:val="none" w:sz="0" w:space="0" w:color="auto"/>
        <w:right w:val="none" w:sz="0" w:space="0" w:color="auto"/>
      </w:divBdr>
    </w:div>
    <w:div w:id="763377291">
      <w:marLeft w:val="480"/>
      <w:marRight w:val="0"/>
      <w:marTop w:val="0"/>
      <w:marBottom w:val="0"/>
      <w:divBdr>
        <w:top w:val="none" w:sz="0" w:space="0" w:color="auto"/>
        <w:left w:val="none" w:sz="0" w:space="0" w:color="auto"/>
        <w:bottom w:val="none" w:sz="0" w:space="0" w:color="auto"/>
        <w:right w:val="none" w:sz="0" w:space="0" w:color="auto"/>
      </w:divBdr>
    </w:div>
    <w:div w:id="763837819">
      <w:marLeft w:val="480"/>
      <w:marRight w:val="0"/>
      <w:marTop w:val="0"/>
      <w:marBottom w:val="0"/>
      <w:divBdr>
        <w:top w:val="none" w:sz="0" w:space="0" w:color="auto"/>
        <w:left w:val="none" w:sz="0" w:space="0" w:color="auto"/>
        <w:bottom w:val="none" w:sz="0" w:space="0" w:color="auto"/>
        <w:right w:val="none" w:sz="0" w:space="0" w:color="auto"/>
      </w:divBdr>
    </w:div>
    <w:div w:id="764619227">
      <w:marLeft w:val="480"/>
      <w:marRight w:val="0"/>
      <w:marTop w:val="0"/>
      <w:marBottom w:val="0"/>
      <w:divBdr>
        <w:top w:val="none" w:sz="0" w:space="0" w:color="auto"/>
        <w:left w:val="none" w:sz="0" w:space="0" w:color="auto"/>
        <w:bottom w:val="none" w:sz="0" w:space="0" w:color="auto"/>
        <w:right w:val="none" w:sz="0" w:space="0" w:color="auto"/>
      </w:divBdr>
    </w:div>
    <w:div w:id="765349865">
      <w:marLeft w:val="480"/>
      <w:marRight w:val="0"/>
      <w:marTop w:val="0"/>
      <w:marBottom w:val="0"/>
      <w:divBdr>
        <w:top w:val="none" w:sz="0" w:space="0" w:color="auto"/>
        <w:left w:val="none" w:sz="0" w:space="0" w:color="auto"/>
        <w:bottom w:val="none" w:sz="0" w:space="0" w:color="auto"/>
        <w:right w:val="none" w:sz="0" w:space="0" w:color="auto"/>
      </w:divBdr>
    </w:div>
    <w:div w:id="765417751">
      <w:marLeft w:val="480"/>
      <w:marRight w:val="0"/>
      <w:marTop w:val="0"/>
      <w:marBottom w:val="0"/>
      <w:divBdr>
        <w:top w:val="none" w:sz="0" w:space="0" w:color="auto"/>
        <w:left w:val="none" w:sz="0" w:space="0" w:color="auto"/>
        <w:bottom w:val="none" w:sz="0" w:space="0" w:color="auto"/>
        <w:right w:val="none" w:sz="0" w:space="0" w:color="auto"/>
      </w:divBdr>
    </w:div>
    <w:div w:id="765537464">
      <w:marLeft w:val="480"/>
      <w:marRight w:val="0"/>
      <w:marTop w:val="0"/>
      <w:marBottom w:val="0"/>
      <w:divBdr>
        <w:top w:val="none" w:sz="0" w:space="0" w:color="auto"/>
        <w:left w:val="none" w:sz="0" w:space="0" w:color="auto"/>
        <w:bottom w:val="none" w:sz="0" w:space="0" w:color="auto"/>
        <w:right w:val="none" w:sz="0" w:space="0" w:color="auto"/>
      </w:divBdr>
    </w:div>
    <w:div w:id="765658880">
      <w:marLeft w:val="480"/>
      <w:marRight w:val="0"/>
      <w:marTop w:val="0"/>
      <w:marBottom w:val="0"/>
      <w:divBdr>
        <w:top w:val="none" w:sz="0" w:space="0" w:color="auto"/>
        <w:left w:val="none" w:sz="0" w:space="0" w:color="auto"/>
        <w:bottom w:val="none" w:sz="0" w:space="0" w:color="auto"/>
        <w:right w:val="none" w:sz="0" w:space="0" w:color="auto"/>
      </w:divBdr>
    </w:div>
    <w:div w:id="766343024">
      <w:marLeft w:val="480"/>
      <w:marRight w:val="0"/>
      <w:marTop w:val="0"/>
      <w:marBottom w:val="0"/>
      <w:divBdr>
        <w:top w:val="none" w:sz="0" w:space="0" w:color="auto"/>
        <w:left w:val="none" w:sz="0" w:space="0" w:color="auto"/>
        <w:bottom w:val="none" w:sz="0" w:space="0" w:color="auto"/>
        <w:right w:val="none" w:sz="0" w:space="0" w:color="auto"/>
      </w:divBdr>
    </w:div>
    <w:div w:id="766465723">
      <w:marLeft w:val="480"/>
      <w:marRight w:val="0"/>
      <w:marTop w:val="0"/>
      <w:marBottom w:val="0"/>
      <w:divBdr>
        <w:top w:val="none" w:sz="0" w:space="0" w:color="auto"/>
        <w:left w:val="none" w:sz="0" w:space="0" w:color="auto"/>
        <w:bottom w:val="none" w:sz="0" w:space="0" w:color="auto"/>
        <w:right w:val="none" w:sz="0" w:space="0" w:color="auto"/>
      </w:divBdr>
    </w:div>
    <w:div w:id="766658555">
      <w:marLeft w:val="480"/>
      <w:marRight w:val="0"/>
      <w:marTop w:val="0"/>
      <w:marBottom w:val="0"/>
      <w:divBdr>
        <w:top w:val="none" w:sz="0" w:space="0" w:color="auto"/>
        <w:left w:val="none" w:sz="0" w:space="0" w:color="auto"/>
        <w:bottom w:val="none" w:sz="0" w:space="0" w:color="auto"/>
        <w:right w:val="none" w:sz="0" w:space="0" w:color="auto"/>
      </w:divBdr>
    </w:div>
    <w:div w:id="767847196">
      <w:marLeft w:val="480"/>
      <w:marRight w:val="0"/>
      <w:marTop w:val="0"/>
      <w:marBottom w:val="0"/>
      <w:divBdr>
        <w:top w:val="none" w:sz="0" w:space="0" w:color="auto"/>
        <w:left w:val="none" w:sz="0" w:space="0" w:color="auto"/>
        <w:bottom w:val="none" w:sz="0" w:space="0" w:color="auto"/>
        <w:right w:val="none" w:sz="0" w:space="0" w:color="auto"/>
      </w:divBdr>
    </w:div>
    <w:div w:id="768700495">
      <w:marLeft w:val="480"/>
      <w:marRight w:val="0"/>
      <w:marTop w:val="0"/>
      <w:marBottom w:val="0"/>
      <w:divBdr>
        <w:top w:val="none" w:sz="0" w:space="0" w:color="auto"/>
        <w:left w:val="none" w:sz="0" w:space="0" w:color="auto"/>
        <w:bottom w:val="none" w:sz="0" w:space="0" w:color="auto"/>
        <w:right w:val="none" w:sz="0" w:space="0" w:color="auto"/>
      </w:divBdr>
    </w:div>
    <w:div w:id="768815716">
      <w:marLeft w:val="480"/>
      <w:marRight w:val="0"/>
      <w:marTop w:val="0"/>
      <w:marBottom w:val="0"/>
      <w:divBdr>
        <w:top w:val="none" w:sz="0" w:space="0" w:color="auto"/>
        <w:left w:val="none" w:sz="0" w:space="0" w:color="auto"/>
        <w:bottom w:val="none" w:sz="0" w:space="0" w:color="auto"/>
        <w:right w:val="none" w:sz="0" w:space="0" w:color="auto"/>
      </w:divBdr>
    </w:div>
    <w:div w:id="769131730">
      <w:marLeft w:val="480"/>
      <w:marRight w:val="0"/>
      <w:marTop w:val="0"/>
      <w:marBottom w:val="0"/>
      <w:divBdr>
        <w:top w:val="none" w:sz="0" w:space="0" w:color="auto"/>
        <w:left w:val="none" w:sz="0" w:space="0" w:color="auto"/>
        <w:bottom w:val="none" w:sz="0" w:space="0" w:color="auto"/>
        <w:right w:val="none" w:sz="0" w:space="0" w:color="auto"/>
      </w:divBdr>
    </w:div>
    <w:div w:id="771510122">
      <w:marLeft w:val="480"/>
      <w:marRight w:val="0"/>
      <w:marTop w:val="0"/>
      <w:marBottom w:val="0"/>
      <w:divBdr>
        <w:top w:val="none" w:sz="0" w:space="0" w:color="auto"/>
        <w:left w:val="none" w:sz="0" w:space="0" w:color="auto"/>
        <w:bottom w:val="none" w:sz="0" w:space="0" w:color="auto"/>
        <w:right w:val="none" w:sz="0" w:space="0" w:color="auto"/>
      </w:divBdr>
    </w:div>
    <w:div w:id="776219487">
      <w:marLeft w:val="480"/>
      <w:marRight w:val="0"/>
      <w:marTop w:val="0"/>
      <w:marBottom w:val="0"/>
      <w:divBdr>
        <w:top w:val="none" w:sz="0" w:space="0" w:color="auto"/>
        <w:left w:val="none" w:sz="0" w:space="0" w:color="auto"/>
        <w:bottom w:val="none" w:sz="0" w:space="0" w:color="auto"/>
        <w:right w:val="none" w:sz="0" w:space="0" w:color="auto"/>
      </w:divBdr>
    </w:div>
    <w:div w:id="776683932">
      <w:marLeft w:val="480"/>
      <w:marRight w:val="0"/>
      <w:marTop w:val="0"/>
      <w:marBottom w:val="0"/>
      <w:divBdr>
        <w:top w:val="none" w:sz="0" w:space="0" w:color="auto"/>
        <w:left w:val="none" w:sz="0" w:space="0" w:color="auto"/>
        <w:bottom w:val="none" w:sz="0" w:space="0" w:color="auto"/>
        <w:right w:val="none" w:sz="0" w:space="0" w:color="auto"/>
      </w:divBdr>
    </w:div>
    <w:div w:id="777019719">
      <w:marLeft w:val="480"/>
      <w:marRight w:val="0"/>
      <w:marTop w:val="0"/>
      <w:marBottom w:val="0"/>
      <w:divBdr>
        <w:top w:val="none" w:sz="0" w:space="0" w:color="auto"/>
        <w:left w:val="none" w:sz="0" w:space="0" w:color="auto"/>
        <w:bottom w:val="none" w:sz="0" w:space="0" w:color="auto"/>
        <w:right w:val="none" w:sz="0" w:space="0" w:color="auto"/>
      </w:divBdr>
    </w:div>
    <w:div w:id="778140755">
      <w:marLeft w:val="480"/>
      <w:marRight w:val="0"/>
      <w:marTop w:val="0"/>
      <w:marBottom w:val="0"/>
      <w:divBdr>
        <w:top w:val="none" w:sz="0" w:space="0" w:color="auto"/>
        <w:left w:val="none" w:sz="0" w:space="0" w:color="auto"/>
        <w:bottom w:val="none" w:sz="0" w:space="0" w:color="auto"/>
        <w:right w:val="none" w:sz="0" w:space="0" w:color="auto"/>
      </w:divBdr>
    </w:div>
    <w:div w:id="779451800">
      <w:marLeft w:val="480"/>
      <w:marRight w:val="0"/>
      <w:marTop w:val="0"/>
      <w:marBottom w:val="0"/>
      <w:divBdr>
        <w:top w:val="none" w:sz="0" w:space="0" w:color="auto"/>
        <w:left w:val="none" w:sz="0" w:space="0" w:color="auto"/>
        <w:bottom w:val="none" w:sz="0" w:space="0" w:color="auto"/>
        <w:right w:val="none" w:sz="0" w:space="0" w:color="auto"/>
      </w:divBdr>
    </w:div>
    <w:div w:id="780564939">
      <w:marLeft w:val="480"/>
      <w:marRight w:val="0"/>
      <w:marTop w:val="0"/>
      <w:marBottom w:val="0"/>
      <w:divBdr>
        <w:top w:val="none" w:sz="0" w:space="0" w:color="auto"/>
        <w:left w:val="none" w:sz="0" w:space="0" w:color="auto"/>
        <w:bottom w:val="none" w:sz="0" w:space="0" w:color="auto"/>
        <w:right w:val="none" w:sz="0" w:space="0" w:color="auto"/>
      </w:divBdr>
    </w:div>
    <w:div w:id="781068027">
      <w:marLeft w:val="480"/>
      <w:marRight w:val="0"/>
      <w:marTop w:val="0"/>
      <w:marBottom w:val="0"/>
      <w:divBdr>
        <w:top w:val="none" w:sz="0" w:space="0" w:color="auto"/>
        <w:left w:val="none" w:sz="0" w:space="0" w:color="auto"/>
        <w:bottom w:val="none" w:sz="0" w:space="0" w:color="auto"/>
        <w:right w:val="none" w:sz="0" w:space="0" w:color="auto"/>
      </w:divBdr>
    </w:div>
    <w:div w:id="781926296">
      <w:marLeft w:val="480"/>
      <w:marRight w:val="0"/>
      <w:marTop w:val="0"/>
      <w:marBottom w:val="0"/>
      <w:divBdr>
        <w:top w:val="none" w:sz="0" w:space="0" w:color="auto"/>
        <w:left w:val="none" w:sz="0" w:space="0" w:color="auto"/>
        <w:bottom w:val="none" w:sz="0" w:space="0" w:color="auto"/>
        <w:right w:val="none" w:sz="0" w:space="0" w:color="auto"/>
      </w:divBdr>
    </w:div>
    <w:div w:id="782502223">
      <w:marLeft w:val="480"/>
      <w:marRight w:val="0"/>
      <w:marTop w:val="0"/>
      <w:marBottom w:val="0"/>
      <w:divBdr>
        <w:top w:val="none" w:sz="0" w:space="0" w:color="auto"/>
        <w:left w:val="none" w:sz="0" w:space="0" w:color="auto"/>
        <w:bottom w:val="none" w:sz="0" w:space="0" w:color="auto"/>
        <w:right w:val="none" w:sz="0" w:space="0" w:color="auto"/>
      </w:divBdr>
    </w:div>
    <w:div w:id="782504204">
      <w:marLeft w:val="480"/>
      <w:marRight w:val="0"/>
      <w:marTop w:val="0"/>
      <w:marBottom w:val="0"/>
      <w:divBdr>
        <w:top w:val="none" w:sz="0" w:space="0" w:color="auto"/>
        <w:left w:val="none" w:sz="0" w:space="0" w:color="auto"/>
        <w:bottom w:val="none" w:sz="0" w:space="0" w:color="auto"/>
        <w:right w:val="none" w:sz="0" w:space="0" w:color="auto"/>
      </w:divBdr>
    </w:div>
    <w:div w:id="785734618">
      <w:marLeft w:val="480"/>
      <w:marRight w:val="0"/>
      <w:marTop w:val="0"/>
      <w:marBottom w:val="0"/>
      <w:divBdr>
        <w:top w:val="none" w:sz="0" w:space="0" w:color="auto"/>
        <w:left w:val="none" w:sz="0" w:space="0" w:color="auto"/>
        <w:bottom w:val="none" w:sz="0" w:space="0" w:color="auto"/>
        <w:right w:val="none" w:sz="0" w:space="0" w:color="auto"/>
      </w:divBdr>
    </w:div>
    <w:div w:id="785932998">
      <w:marLeft w:val="480"/>
      <w:marRight w:val="0"/>
      <w:marTop w:val="0"/>
      <w:marBottom w:val="0"/>
      <w:divBdr>
        <w:top w:val="none" w:sz="0" w:space="0" w:color="auto"/>
        <w:left w:val="none" w:sz="0" w:space="0" w:color="auto"/>
        <w:bottom w:val="none" w:sz="0" w:space="0" w:color="auto"/>
        <w:right w:val="none" w:sz="0" w:space="0" w:color="auto"/>
      </w:divBdr>
    </w:div>
    <w:div w:id="785974556">
      <w:marLeft w:val="480"/>
      <w:marRight w:val="0"/>
      <w:marTop w:val="0"/>
      <w:marBottom w:val="0"/>
      <w:divBdr>
        <w:top w:val="none" w:sz="0" w:space="0" w:color="auto"/>
        <w:left w:val="none" w:sz="0" w:space="0" w:color="auto"/>
        <w:bottom w:val="none" w:sz="0" w:space="0" w:color="auto"/>
        <w:right w:val="none" w:sz="0" w:space="0" w:color="auto"/>
      </w:divBdr>
    </w:div>
    <w:div w:id="786657485">
      <w:marLeft w:val="480"/>
      <w:marRight w:val="0"/>
      <w:marTop w:val="0"/>
      <w:marBottom w:val="0"/>
      <w:divBdr>
        <w:top w:val="none" w:sz="0" w:space="0" w:color="auto"/>
        <w:left w:val="none" w:sz="0" w:space="0" w:color="auto"/>
        <w:bottom w:val="none" w:sz="0" w:space="0" w:color="auto"/>
        <w:right w:val="none" w:sz="0" w:space="0" w:color="auto"/>
      </w:divBdr>
    </w:div>
    <w:div w:id="787817181">
      <w:marLeft w:val="480"/>
      <w:marRight w:val="0"/>
      <w:marTop w:val="0"/>
      <w:marBottom w:val="0"/>
      <w:divBdr>
        <w:top w:val="none" w:sz="0" w:space="0" w:color="auto"/>
        <w:left w:val="none" w:sz="0" w:space="0" w:color="auto"/>
        <w:bottom w:val="none" w:sz="0" w:space="0" w:color="auto"/>
        <w:right w:val="none" w:sz="0" w:space="0" w:color="auto"/>
      </w:divBdr>
    </w:div>
    <w:div w:id="790976327">
      <w:marLeft w:val="480"/>
      <w:marRight w:val="0"/>
      <w:marTop w:val="0"/>
      <w:marBottom w:val="0"/>
      <w:divBdr>
        <w:top w:val="none" w:sz="0" w:space="0" w:color="auto"/>
        <w:left w:val="none" w:sz="0" w:space="0" w:color="auto"/>
        <w:bottom w:val="none" w:sz="0" w:space="0" w:color="auto"/>
        <w:right w:val="none" w:sz="0" w:space="0" w:color="auto"/>
      </w:divBdr>
    </w:div>
    <w:div w:id="791554318">
      <w:marLeft w:val="480"/>
      <w:marRight w:val="0"/>
      <w:marTop w:val="0"/>
      <w:marBottom w:val="0"/>
      <w:divBdr>
        <w:top w:val="none" w:sz="0" w:space="0" w:color="auto"/>
        <w:left w:val="none" w:sz="0" w:space="0" w:color="auto"/>
        <w:bottom w:val="none" w:sz="0" w:space="0" w:color="auto"/>
        <w:right w:val="none" w:sz="0" w:space="0" w:color="auto"/>
      </w:divBdr>
    </w:div>
    <w:div w:id="791943731">
      <w:marLeft w:val="480"/>
      <w:marRight w:val="0"/>
      <w:marTop w:val="0"/>
      <w:marBottom w:val="0"/>
      <w:divBdr>
        <w:top w:val="none" w:sz="0" w:space="0" w:color="auto"/>
        <w:left w:val="none" w:sz="0" w:space="0" w:color="auto"/>
        <w:bottom w:val="none" w:sz="0" w:space="0" w:color="auto"/>
        <w:right w:val="none" w:sz="0" w:space="0" w:color="auto"/>
      </w:divBdr>
    </w:div>
    <w:div w:id="792285745">
      <w:marLeft w:val="480"/>
      <w:marRight w:val="0"/>
      <w:marTop w:val="0"/>
      <w:marBottom w:val="0"/>
      <w:divBdr>
        <w:top w:val="none" w:sz="0" w:space="0" w:color="auto"/>
        <w:left w:val="none" w:sz="0" w:space="0" w:color="auto"/>
        <w:bottom w:val="none" w:sz="0" w:space="0" w:color="auto"/>
        <w:right w:val="none" w:sz="0" w:space="0" w:color="auto"/>
      </w:divBdr>
    </w:div>
    <w:div w:id="793251097">
      <w:marLeft w:val="480"/>
      <w:marRight w:val="0"/>
      <w:marTop w:val="0"/>
      <w:marBottom w:val="0"/>
      <w:divBdr>
        <w:top w:val="none" w:sz="0" w:space="0" w:color="auto"/>
        <w:left w:val="none" w:sz="0" w:space="0" w:color="auto"/>
        <w:bottom w:val="none" w:sz="0" w:space="0" w:color="auto"/>
        <w:right w:val="none" w:sz="0" w:space="0" w:color="auto"/>
      </w:divBdr>
    </w:div>
    <w:div w:id="793526937">
      <w:marLeft w:val="480"/>
      <w:marRight w:val="0"/>
      <w:marTop w:val="0"/>
      <w:marBottom w:val="0"/>
      <w:divBdr>
        <w:top w:val="none" w:sz="0" w:space="0" w:color="auto"/>
        <w:left w:val="none" w:sz="0" w:space="0" w:color="auto"/>
        <w:bottom w:val="none" w:sz="0" w:space="0" w:color="auto"/>
        <w:right w:val="none" w:sz="0" w:space="0" w:color="auto"/>
      </w:divBdr>
    </w:div>
    <w:div w:id="796025390">
      <w:marLeft w:val="480"/>
      <w:marRight w:val="0"/>
      <w:marTop w:val="0"/>
      <w:marBottom w:val="0"/>
      <w:divBdr>
        <w:top w:val="none" w:sz="0" w:space="0" w:color="auto"/>
        <w:left w:val="none" w:sz="0" w:space="0" w:color="auto"/>
        <w:bottom w:val="none" w:sz="0" w:space="0" w:color="auto"/>
        <w:right w:val="none" w:sz="0" w:space="0" w:color="auto"/>
      </w:divBdr>
    </w:div>
    <w:div w:id="797919201">
      <w:marLeft w:val="480"/>
      <w:marRight w:val="0"/>
      <w:marTop w:val="0"/>
      <w:marBottom w:val="0"/>
      <w:divBdr>
        <w:top w:val="none" w:sz="0" w:space="0" w:color="auto"/>
        <w:left w:val="none" w:sz="0" w:space="0" w:color="auto"/>
        <w:bottom w:val="none" w:sz="0" w:space="0" w:color="auto"/>
        <w:right w:val="none" w:sz="0" w:space="0" w:color="auto"/>
      </w:divBdr>
    </w:div>
    <w:div w:id="798036342">
      <w:marLeft w:val="480"/>
      <w:marRight w:val="0"/>
      <w:marTop w:val="0"/>
      <w:marBottom w:val="0"/>
      <w:divBdr>
        <w:top w:val="none" w:sz="0" w:space="0" w:color="auto"/>
        <w:left w:val="none" w:sz="0" w:space="0" w:color="auto"/>
        <w:bottom w:val="none" w:sz="0" w:space="0" w:color="auto"/>
        <w:right w:val="none" w:sz="0" w:space="0" w:color="auto"/>
      </w:divBdr>
    </w:div>
    <w:div w:id="799422681">
      <w:marLeft w:val="480"/>
      <w:marRight w:val="0"/>
      <w:marTop w:val="0"/>
      <w:marBottom w:val="0"/>
      <w:divBdr>
        <w:top w:val="none" w:sz="0" w:space="0" w:color="auto"/>
        <w:left w:val="none" w:sz="0" w:space="0" w:color="auto"/>
        <w:bottom w:val="none" w:sz="0" w:space="0" w:color="auto"/>
        <w:right w:val="none" w:sz="0" w:space="0" w:color="auto"/>
      </w:divBdr>
    </w:div>
    <w:div w:id="800001365">
      <w:marLeft w:val="480"/>
      <w:marRight w:val="0"/>
      <w:marTop w:val="0"/>
      <w:marBottom w:val="0"/>
      <w:divBdr>
        <w:top w:val="none" w:sz="0" w:space="0" w:color="auto"/>
        <w:left w:val="none" w:sz="0" w:space="0" w:color="auto"/>
        <w:bottom w:val="none" w:sz="0" w:space="0" w:color="auto"/>
        <w:right w:val="none" w:sz="0" w:space="0" w:color="auto"/>
      </w:divBdr>
    </w:div>
    <w:div w:id="800537790">
      <w:marLeft w:val="480"/>
      <w:marRight w:val="0"/>
      <w:marTop w:val="0"/>
      <w:marBottom w:val="0"/>
      <w:divBdr>
        <w:top w:val="none" w:sz="0" w:space="0" w:color="auto"/>
        <w:left w:val="none" w:sz="0" w:space="0" w:color="auto"/>
        <w:bottom w:val="none" w:sz="0" w:space="0" w:color="auto"/>
        <w:right w:val="none" w:sz="0" w:space="0" w:color="auto"/>
      </w:divBdr>
    </w:div>
    <w:div w:id="800683921">
      <w:marLeft w:val="480"/>
      <w:marRight w:val="0"/>
      <w:marTop w:val="0"/>
      <w:marBottom w:val="0"/>
      <w:divBdr>
        <w:top w:val="none" w:sz="0" w:space="0" w:color="auto"/>
        <w:left w:val="none" w:sz="0" w:space="0" w:color="auto"/>
        <w:bottom w:val="none" w:sz="0" w:space="0" w:color="auto"/>
        <w:right w:val="none" w:sz="0" w:space="0" w:color="auto"/>
      </w:divBdr>
    </w:div>
    <w:div w:id="802574106">
      <w:marLeft w:val="480"/>
      <w:marRight w:val="0"/>
      <w:marTop w:val="0"/>
      <w:marBottom w:val="0"/>
      <w:divBdr>
        <w:top w:val="none" w:sz="0" w:space="0" w:color="auto"/>
        <w:left w:val="none" w:sz="0" w:space="0" w:color="auto"/>
        <w:bottom w:val="none" w:sz="0" w:space="0" w:color="auto"/>
        <w:right w:val="none" w:sz="0" w:space="0" w:color="auto"/>
      </w:divBdr>
    </w:div>
    <w:div w:id="803428072">
      <w:marLeft w:val="480"/>
      <w:marRight w:val="0"/>
      <w:marTop w:val="0"/>
      <w:marBottom w:val="0"/>
      <w:divBdr>
        <w:top w:val="none" w:sz="0" w:space="0" w:color="auto"/>
        <w:left w:val="none" w:sz="0" w:space="0" w:color="auto"/>
        <w:bottom w:val="none" w:sz="0" w:space="0" w:color="auto"/>
        <w:right w:val="none" w:sz="0" w:space="0" w:color="auto"/>
      </w:divBdr>
    </w:div>
    <w:div w:id="804549179">
      <w:marLeft w:val="480"/>
      <w:marRight w:val="0"/>
      <w:marTop w:val="0"/>
      <w:marBottom w:val="0"/>
      <w:divBdr>
        <w:top w:val="none" w:sz="0" w:space="0" w:color="auto"/>
        <w:left w:val="none" w:sz="0" w:space="0" w:color="auto"/>
        <w:bottom w:val="none" w:sz="0" w:space="0" w:color="auto"/>
        <w:right w:val="none" w:sz="0" w:space="0" w:color="auto"/>
      </w:divBdr>
    </w:div>
    <w:div w:id="805391904">
      <w:marLeft w:val="480"/>
      <w:marRight w:val="0"/>
      <w:marTop w:val="0"/>
      <w:marBottom w:val="0"/>
      <w:divBdr>
        <w:top w:val="none" w:sz="0" w:space="0" w:color="auto"/>
        <w:left w:val="none" w:sz="0" w:space="0" w:color="auto"/>
        <w:bottom w:val="none" w:sz="0" w:space="0" w:color="auto"/>
        <w:right w:val="none" w:sz="0" w:space="0" w:color="auto"/>
      </w:divBdr>
    </w:div>
    <w:div w:id="805587680">
      <w:marLeft w:val="480"/>
      <w:marRight w:val="0"/>
      <w:marTop w:val="0"/>
      <w:marBottom w:val="0"/>
      <w:divBdr>
        <w:top w:val="none" w:sz="0" w:space="0" w:color="auto"/>
        <w:left w:val="none" w:sz="0" w:space="0" w:color="auto"/>
        <w:bottom w:val="none" w:sz="0" w:space="0" w:color="auto"/>
        <w:right w:val="none" w:sz="0" w:space="0" w:color="auto"/>
      </w:divBdr>
    </w:div>
    <w:div w:id="806779051">
      <w:marLeft w:val="480"/>
      <w:marRight w:val="0"/>
      <w:marTop w:val="0"/>
      <w:marBottom w:val="0"/>
      <w:divBdr>
        <w:top w:val="none" w:sz="0" w:space="0" w:color="auto"/>
        <w:left w:val="none" w:sz="0" w:space="0" w:color="auto"/>
        <w:bottom w:val="none" w:sz="0" w:space="0" w:color="auto"/>
        <w:right w:val="none" w:sz="0" w:space="0" w:color="auto"/>
      </w:divBdr>
    </w:div>
    <w:div w:id="807166387">
      <w:marLeft w:val="480"/>
      <w:marRight w:val="0"/>
      <w:marTop w:val="0"/>
      <w:marBottom w:val="0"/>
      <w:divBdr>
        <w:top w:val="none" w:sz="0" w:space="0" w:color="auto"/>
        <w:left w:val="none" w:sz="0" w:space="0" w:color="auto"/>
        <w:bottom w:val="none" w:sz="0" w:space="0" w:color="auto"/>
        <w:right w:val="none" w:sz="0" w:space="0" w:color="auto"/>
      </w:divBdr>
    </w:div>
    <w:div w:id="809320594">
      <w:marLeft w:val="480"/>
      <w:marRight w:val="0"/>
      <w:marTop w:val="0"/>
      <w:marBottom w:val="0"/>
      <w:divBdr>
        <w:top w:val="none" w:sz="0" w:space="0" w:color="auto"/>
        <w:left w:val="none" w:sz="0" w:space="0" w:color="auto"/>
        <w:bottom w:val="none" w:sz="0" w:space="0" w:color="auto"/>
        <w:right w:val="none" w:sz="0" w:space="0" w:color="auto"/>
      </w:divBdr>
    </w:div>
    <w:div w:id="810172581">
      <w:marLeft w:val="480"/>
      <w:marRight w:val="0"/>
      <w:marTop w:val="0"/>
      <w:marBottom w:val="0"/>
      <w:divBdr>
        <w:top w:val="none" w:sz="0" w:space="0" w:color="auto"/>
        <w:left w:val="none" w:sz="0" w:space="0" w:color="auto"/>
        <w:bottom w:val="none" w:sz="0" w:space="0" w:color="auto"/>
        <w:right w:val="none" w:sz="0" w:space="0" w:color="auto"/>
      </w:divBdr>
    </w:div>
    <w:div w:id="811336804">
      <w:marLeft w:val="480"/>
      <w:marRight w:val="0"/>
      <w:marTop w:val="0"/>
      <w:marBottom w:val="0"/>
      <w:divBdr>
        <w:top w:val="none" w:sz="0" w:space="0" w:color="auto"/>
        <w:left w:val="none" w:sz="0" w:space="0" w:color="auto"/>
        <w:bottom w:val="none" w:sz="0" w:space="0" w:color="auto"/>
        <w:right w:val="none" w:sz="0" w:space="0" w:color="auto"/>
      </w:divBdr>
    </w:div>
    <w:div w:id="812521696">
      <w:marLeft w:val="480"/>
      <w:marRight w:val="0"/>
      <w:marTop w:val="0"/>
      <w:marBottom w:val="0"/>
      <w:divBdr>
        <w:top w:val="none" w:sz="0" w:space="0" w:color="auto"/>
        <w:left w:val="none" w:sz="0" w:space="0" w:color="auto"/>
        <w:bottom w:val="none" w:sz="0" w:space="0" w:color="auto"/>
        <w:right w:val="none" w:sz="0" w:space="0" w:color="auto"/>
      </w:divBdr>
    </w:div>
    <w:div w:id="813109248">
      <w:marLeft w:val="480"/>
      <w:marRight w:val="0"/>
      <w:marTop w:val="0"/>
      <w:marBottom w:val="0"/>
      <w:divBdr>
        <w:top w:val="none" w:sz="0" w:space="0" w:color="auto"/>
        <w:left w:val="none" w:sz="0" w:space="0" w:color="auto"/>
        <w:bottom w:val="none" w:sz="0" w:space="0" w:color="auto"/>
        <w:right w:val="none" w:sz="0" w:space="0" w:color="auto"/>
      </w:divBdr>
    </w:div>
    <w:div w:id="814184971">
      <w:marLeft w:val="480"/>
      <w:marRight w:val="0"/>
      <w:marTop w:val="0"/>
      <w:marBottom w:val="0"/>
      <w:divBdr>
        <w:top w:val="none" w:sz="0" w:space="0" w:color="auto"/>
        <w:left w:val="none" w:sz="0" w:space="0" w:color="auto"/>
        <w:bottom w:val="none" w:sz="0" w:space="0" w:color="auto"/>
        <w:right w:val="none" w:sz="0" w:space="0" w:color="auto"/>
      </w:divBdr>
    </w:div>
    <w:div w:id="814297912">
      <w:marLeft w:val="480"/>
      <w:marRight w:val="0"/>
      <w:marTop w:val="0"/>
      <w:marBottom w:val="0"/>
      <w:divBdr>
        <w:top w:val="none" w:sz="0" w:space="0" w:color="auto"/>
        <w:left w:val="none" w:sz="0" w:space="0" w:color="auto"/>
        <w:bottom w:val="none" w:sz="0" w:space="0" w:color="auto"/>
        <w:right w:val="none" w:sz="0" w:space="0" w:color="auto"/>
      </w:divBdr>
    </w:div>
    <w:div w:id="816261439">
      <w:marLeft w:val="480"/>
      <w:marRight w:val="0"/>
      <w:marTop w:val="0"/>
      <w:marBottom w:val="0"/>
      <w:divBdr>
        <w:top w:val="none" w:sz="0" w:space="0" w:color="auto"/>
        <w:left w:val="none" w:sz="0" w:space="0" w:color="auto"/>
        <w:bottom w:val="none" w:sz="0" w:space="0" w:color="auto"/>
        <w:right w:val="none" w:sz="0" w:space="0" w:color="auto"/>
      </w:divBdr>
    </w:div>
    <w:div w:id="817578709">
      <w:marLeft w:val="480"/>
      <w:marRight w:val="0"/>
      <w:marTop w:val="0"/>
      <w:marBottom w:val="0"/>
      <w:divBdr>
        <w:top w:val="none" w:sz="0" w:space="0" w:color="auto"/>
        <w:left w:val="none" w:sz="0" w:space="0" w:color="auto"/>
        <w:bottom w:val="none" w:sz="0" w:space="0" w:color="auto"/>
        <w:right w:val="none" w:sz="0" w:space="0" w:color="auto"/>
      </w:divBdr>
    </w:div>
    <w:div w:id="819270327">
      <w:marLeft w:val="480"/>
      <w:marRight w:val="0"/>
      <w:marTop w:val="0"/>
      <w:marBottom w:val="0"/>
      <w:divBdr>
        <w:top w:val="none" w:sz="0" w:space="0" w:color="auto"/>
        <w:left w:val="none" w:sz="0" w:space="0" w:color="auto"/>
        <w:bottom w:val="none" w:sz="0" w:space="0" w:color="auto"/>
        <w:right w:val="none" w:sz="0" w:space="0" w:color="auto"/>
      </w:divBdr>
    </w:div>
    <w:div w:id="820077021">
      <w:marLeft w:val="480"/>
      <w:marRight w:val="0"/>
      <w:marTop w:val="0"/>
      <w:marBottom w:val="0"/>
      <w:divBdr>
        <w:top w:val="none" w:sz="0" w:space="0" w:color="auto"/>
        <w:left w:val="none" w:sz="0" w:space="0" w:color="auto"/>
        <w:bottom w:val="none" w:sz="0" w:space="0" w:color="auto"/>
        <w:right w:val="none" w:sz="0" w:space="0" w:color="auto"/>
      </w:divBdr>
    </w:div>
    <w:div w:id="820342127">
      <w:marLeft w:val="480"/>
      <w:marRight w:val="0"/>
      <w:marTop w:val="0"/>
      <w:marBottom w:val="0"/>
      <w:divBdr>
        <w:top w:val="none" w:sz="0" w:space="0" w:color="auto"/>
        <w:left w:val="none" w:sz="0" w:space="0" w:color="auto"/>
        <w:bottom w:val="none" w:sz="0" w:space="0" w:color="auto"/>
        <w:right w:val="none" w:sz="0" w:space="0" w:color="auto"/>
      </w:divBdr>
    </w:div>
    <w:div w:id="821044484">
      <w:marLeft w:val="480"/>
      <w:marRight w:val="0"/>
      <w:marTop w:val="0"/>
      <w:marBottom w:val="0"/>
      <w:divBdr>
        <w:top w:val="none" w:sz="0" w:space="0" w:color="auto"/>
        <w:left w:val="none" w:sz="0" w:space="0" w:color="auto"/>
        <w:bottom w:val="none" w:sz="0" w:space="0" w:color="auto"/>
        <w:right w:val="none" w:sz="0" w:space="0" w:color="auto"/>
      </w:divBdr>
    </w:div>
    <w:div w:id="821309490">
      <w:marLeft w:val="480"/>
      <w:marRight w:val="0"/>
      <w:marTop w:val="0"/>
      <w:marBottom w:val="0"/>
      <w:divBdr>
        <w:top w:val="none" w:sz="0" w:space="0" w:color="auto"/>
        <w:left w:val="none" w:sz="0" w:space="0" w:color="auto"/>
        <w:bottom w:val="none" w:sz="0" w:space="0" w:color="auto"/>
        <w:right w:val="none" w:sz="0" w:space="0" w:color="auto"/>
      </w:divBdr>
    </w:div>
    <w:div w:id="822357491">
      <w:marLeft w:val="480"/>
      <w:marRight w:val="0"/>
      <w:marTop w:val="0"/>
      <w:marBottom w:val="0"/>
      <w:divBdr>
        <w:top w:val="none" w:sz="0" w:space="0" w:color="auto"/>
        <w:left w:val="none" w:sz="0" w:space="0" w:color="auto"/>
        <w:bottom w:val="none" w:sz="0" w:space="0" w:color="auto"/>
        <w:right w:val="none" w:sz="0" w:space="0" w:color="auto"/>
      </w:divBdr>
    </w:div>
    <w:div w:id="822701778">
      <w:marLeft w:val="480"/>
      <w:marRight w:val="0"/>
      <w:marTop w:val="0"/>
      <w:marBottom w:val="0"/>
      <w:divBdr>
        <w:top w:val="none" w:sz="0" w:space="0" w:color="auto"/>
        <w:left w:val="none" w:sz="0" w:space="0" w:color="auto"/>
        <w:bottom w:val="none" w:sz="0" w:space="0" w:color="auto"/>
        <w:right w:val="none" w:sz="0" w:space="0" w:color="auto"/>
      </w:divBdr>
    </w:div>
    <w:div w:id="822817731">
      <w:marLeft w:val="480"/>
      <w:marRight w:val="0"/>
      <w:marTop w:val="0"/>
      <w:marBottom w:val="0"/>
      <w:divBdr>
        <w:top w:val="none" w:sz="0" w:space="0" w:color="auto"/>
        <w:left w:val="none" w:sz="0" w:space="0" w:color="auto"/>
        <w:bottom w:val="none" w:sz="0" w:space="0" w:color="auto"/>
        <w:right w:val="none" w:sz="0" w:space="0" w:color="auto"/>
      </w:divBdr>
    </w:div>
    <w:div w:id="823475768">
      <w:marLeft w:val="480"/>
      <w:marRight w:val="0"/>
      <w:marTop w:val="0"/>
      <w:marBottom w:val="0"/>
      <w:divBdr>
        <w:top w:val="none" w:sz="0" w:space="0" w:color="auto"/>
        <w:left w:val="none" w:sz="0" w:space="0" w:color="auto"/>
        <w:bottom w:val="none" w:sz="0" w:space="0" w:color="auto"/>
        <w:right w:val="none" w:sz="0" w:space="0" w:color="auto"/>
      </w:divBdr>
    </w:div>
    <w:div w:id="823547839">
      <w:marLeft w:val="480"/>
      <w:marRight w:val="0"/>
      <w:marTop w:val="0"/>
      <w:marBottom w:val="0"/>
      <w:divBdr>
        <w:top w:val="none" w:sz="0" w:space="0" w:color="auto"/>
        <w:left w:val="none" w:sz="0" w:space="0" w:color="auto"/>
        <w:bottom w:val="none" w:sz="0" w:space="0" w:color="auto"/>
        <w:right w:val="none" w:sz="0" w:space="0" w:color="auto"/>
      </w:divBdr>
    </w:div>
    <w:div w:id="824249905">
      <w:marLeft w:val="480"/>
      <w:marRight w:val="0"/>
      <w:marTop w:val="0"/>
      <w:marBottom w:val="0"/>
      <w:divBdr>
        <w:top w:val="none" w:sz="0" w:space="0" w:color="auto"/>
        <w:left w:val="none" w:sz="0" w:space="0" w:color="auto"/>
        <w:bottom w:val="none" w:sz="0" w:space="0" w:color="auto"/>
        <w:right w:val="none" w:sz="0" w:space="0" w:color="auto"/>
      </w:divBdr>
    </w:div>
    <w:div w:id="826090591">
      <w:marLeft w:val="480"/>
      <w:marRight w:val="0"/>
      <w:marTop w:val="0"/>
      <w:marBottom w:val="0"/>
      <w:divBdr>
        <w:top w:val="none" w:sz="0" w:space="0" w:color="auto"/>
        <w:left w:val="none" w:sz="0" w:space="0" w:color="auto"/>
        <w:bottom w:val="none" w:sz="0" w:space="0" w:color="auto"/>
        <w:right w:val="none" w:sz="0" w:space="0" w:color="auto"/>
      </w:divBdr>
    </w:div>
    <w:div w:id="826476690">
      <w:marLeft w:val="480"/>
      <w:marRight w:val="0"/>
      <w:marTop w:val="0"/>
      <w:marBottom w:val="0"/>
      <w:divBdr>
        <w:top w:val="none" w:sz="0" w:space="0" w:color="auto"/>
        <w:left w:val="none" w:sz="0" w:space="0" w:color="auto"/>
        <w:bottom w:val="none" w:sz="0" w:space="0" w:color="auto"/>
        <w:right w:val="none" w:sz="0" w:space="0" w:color="auto"/>
      </w:divBdr>
    </w:div>
    <w:div w:id="826871063">
      <w:marLeft w:val="480"/>
      <w:marRight w:val="0"/>
      <w:marTop w:val="0"/>
      <w:marBottom w:val="0"/>
      <w:divBdr>
        <w:top w:val="none" w:sz="0" w:space="0" w:color="auto"/>
        <w:left w:val="none" w:sz="0" w:space="0" w:color="auto"/>
        <w:bottom w:val="none" w:sz="0" w:space="0" w:color="auto"/>
        <w:right w:val="none" w:sz="0" w:space="0" w:color="auto"/>
      </w:divBdr>
    </w:div>
    <w:div w:id="827091944">
      <w:marLeft w:val="480"/>
      <w:marRight w:val="0"/>
      <w:marTop w:val="0"/>
      <w:marBottom w:val="0"/>
      <w:divBdr>
        <w:top w:val="none" w:sz="0" w:space="0" w:color="auto"/>
        <w:left w:val="none" w:sz="0" w:space="0" w:color="auto"/>
        <w:bottom w:val="none" w:sz="0" w:space="0" w:color="auto"/>
        <w:right w:val="none" w:sz="0" w:space="0" w:color="auto"/>
      </w:divBdr>
    </w:div>
    <w:div w:id="828138284">
      <w:marLeft w:val="480"/>
      <w:marRight w:val="0"/>
      <w:marTop w:val="0"/>
      <w:marBottom w:val="0"/>
      <w:divBdr>
        <w:top w:val="none" w:sz="0" w:space="0" w:color="auto"/>
        <w:left w:val="none" w:sz="0" w:space="0" w:color="auto"/>
        <w:bottom w:val="none" w:sz="0" w:space="0" w:color="auto"/>
        <w:right w:val="none" w:sz="0" w:space="0" w:color="auto"/>
      </w:divBdr>
    </w:div>
    <w:div w:id="829365467">
      <w:marLeft w:val="480"/>
      <w:marRight w:val="0"/>
      <w:marTop w:val="0"/>
      <w:marBottom w:val="0"/>
      <w:divBdr>
        <w:top w:val="none" w:sz="0" w:space="0" w:color="auto"/>
        <w:left w:val="none" w:sz="0" w:space="0" w:color="auto"/>
        <w:bottom w:val="none" w:sz="0" w:space="0" w:color="auto"/>
        <w:right w:val="none" w:sz="0" w:space="0" w:color="auto"/>
      </w:divBdr>
    </w:div>
    <w:div w:id="829751982">
      <w:marLeft w:val="480"/>
      <w:marRight w:val="0"/>
      <w:marTop w:val="0"/>
      <w:marBottom w:val="0"/>
      <w:divBdr>
        <w:top w:val="none" w:sz="0" w:space="0" w:color="auto"/>
        <w:left w:val="none" w:sz="0" w:space="0" w:color="auto"/>
        <w:bottom w:val="none" w:sz="0" w:space="0" w:color="auto"/>
        <w:right w:val="none" w:sz="0" w:space="0" w:color="auto"/>
      </w:divBdr>
    </w:div>
    <w:div w:id="833107563">
      <w:marLeft w:val="480"/>
      <w:marRight w:val="0"/>
      <w:marTop w:val="0"/>
      <w:marBottom w:val="0"/>
      <w:divBdr>
        <w:top w:val="none" w:sz="0" w:space="0" w:color="auto"/>
        <w:left w:val="none" w:sz="0" w:space="0" w:color="auto"/>
        <w:bottom w:val="none" w:sz="0" w:space="0" w:color="auto"/>
        <w:right w:val="none" w:sz="0" w:space="0" w:color="auto"/>
      </w:divBdr>
    </w:div>
    <w:div w:id="833649661">
      <w:marLeft w:val="480"/>
      <w:marRight w:val="0"/>
      <w:marTop w:val="0"/>
      <w:marBottom w:val="0"/>
      <w:divBdr>
        <w:top w:val="none" w:sz="0" w:space="0" w:color="auto"/>
        <w:left w:val="none" w:sz="0" w:space="0" w:color="auto"/>
        <w:bottom w:val="none" w:sz="0" w:space="0" w:color="auto"/>
        <w:right w:val="none" w:sz="0" w:space="0" w:color="auto"/>
      </w:divBdr>
    </w:div>
    <w:div w:id="833684406">
      <w:marLeft w:val="480"/>
      <w:marRight w:val="0"/>
      <w:marTop w:val="0"/>
      <w:marBottom w:val="0"/>
      <w:divBdr>
        <w:top w:val="none" w:sz="0" w:space="0" w:color="auto"/>
        <w:left w:val="none" w:sz="0" w:space="0" w:color="auto"/>
        <w:bottom w:val="none" w:sz="0" w:space="0" w:color="auto"/>
        <w:right w:val="none" w:sz="0" w:space="0" w:color="auto"/>
      </w:divBdr>
    </w:div>
    <w:div w:id="838083141">
      <w:marLeft w:val="480"/>
      <w:marRight w:val="0"/>
      <w:marTop w:val="0"/>
      <w:marBottom w:val="0"/>
      <w:divBdr>
        <w:top w:val="none" w:sz="0" w:space="0" w:color="auto"/>
        <w:left w:val="none" w:sz="0" w:space="0" w:color="auto"/>
        <w:bottom w:val="none" w:sz="0" w:space="0" w:color="auto"/>
        <w:right w:val="none" w:sz="0" w:space="0" w:color="auto"/>
      </w:divBdr>
    </w:div>
    <w:div w:id="839396439">
      <w:marLeft w:val="480"/>
      <w:marRight w:val="0"/>
      <w:marTop w:val="0"/>
      <w:marBottom w:val="0"/>
      <w:divBdr>
        <w:top w:val="none" w:sz="0" w:space="0" w:color="auto"/>
        <w:left w:val="none" w:sz="0" w:space="0" w:color="auto"/>
        <w:bottom w:val="none" w:sz="0" w:space="0" w:color="auto"/>
        <w:right w:val="none" w:sz="0" w:space="0" w:color="auto"/>
      </w:divBdr>
    </w:div>
    <w:div w:id="840662710">
      <w:marLeft w:val="480"/>
      <w:marRight w:val="0"/>
      <w:marTop w:val="0"/>
      <w:marBottom w:val="0"/>
      <w:divBdr>
        <w:top w:val="none" w:sz="0" w:space="0" w:color="auto"/>
        <w:left w:val="none" w:sz="0" w:space="0" w:color="auto"/>
        <w:bottom w:val="none" w:sz="0" w:space="0" w:color="auto"/>
        <w:right w:val="none" w:sz="0" w:space="0" w:color="auto"/>
      </w:divBdr>
    </w:div>
    <w:div w:id="841238959">
      <w:marLeft w:val="480"/>
      <w:marRight w:val="0"/>
      <w:marTop w:val="0"/>
      <w:marBottom w:val="0"/>
      <w:divBdr>
        <w:top w:val="none" w:sz="0" w:space="0" w:color="auto"/>
        <w:left w:val="none" w:sz="0" w:space="0" w:color="auto"/>
        <w:bottom w:val="none" w:sz="0" w:space="0" w:color="auto"/>
        <w:right w:val="none" w:sz="0" w:space="0" w:color="auto"/>
      </w:divBdr>
    </w:div>
    <w:div w:id="841625215">
      <w:marLeft w:val="480"/>
      <w:marRight w:val="0"/>
      <w:marTop w:val="0"/>
      <w:marBottom w:val="0"/>
      <w:divBdr>
        <w:top w:val="none" w:sz="0" w:space="0" w:color="auto"/>
        <w:left w:val="none" w:sz="0" w:space="0" w:color="auto"/>
        <w:bottom w:val="none" w:sz="0" w:space="0" w:color="auto"/>
        <w:right w:val="none" w:sz="0" w:space="0" w:color="auto"/>
      </w:divBdr>
    </w:div>
    <w:div w:id="842013739">
      <w:marLeft w:val="480"/>
      <w:marRight w:val="0"/>
      <w:marTop w:val="0"/>
      <w:marBottom w:val="0"/>
      <w:divBdr>
        <w:top w:val="none" w:sz="0" w:space="0" w:color="auto"/>
        <w:left w:val="none" w:sz="0" w:space="0" w:color="auto"/>
        <w:bottom w:val="none" w:sz="0" w:space="0" w:color="auto"/>
        <w:right w:val="none" w:sz="0" w:space="0" w:color="auto"/>
      </w:divBdr>
    </w:div>
    <w:div w:id="842279311">
      <w:marLeft w:val="480"/>
      <w:marRight w:val="0"/>
      <w:marTop w:val="0"/>
      <w:marBottom w:val="0"/>
      <w:divBdr>
        <w:top w:val="none" w:sz="0" w:space="0" w:color="auto"/>
        <w:left w:val="none" w:sz="0" w:space="0" w:color="auto"/>
        <w:bottom w:val="none" w:sz="0" w:space="0" w:color="auto"/>
        <w:right w:val="none" w:sz="0" w:space="0" w:color="auto"/>
      </w:divBdr>
    </w:div>
    <w:div w:id="842665202">
      <w:marLeft w:val="480"/>
      <w:marRight w:val="0"/>
      <w:marTop w:val="0"/>
      <w:marBottom w:val="0"/>
      <w:divBdr>
        <w:top w:val="none" w:sz="0" w:space="0" w:color="auto"/>
        <w:left w:val="none" w:sz="0" w:space="0" w:color="auto"/>
        <w:bottom w:val="none" w:sz="0" w:space="0" w:color="auto"/>
        <w:right w:val="none" w:sz="0" w:space="0" w:color="auto"/>
      </w:divBdr>
    </w:div>
    <w:div w:id="843931447">
      <w:marLeft w:val="480"/>
      <w:marRight w:val="0"/>
      <w:marTop w:val="0"/>
      <w:marBottom w:val="0"/>
      <w:divBdr>
        <w:top w:val="none" w:sz="0" w:space="0" w:color="auto"/>
        <w:left w:val="none" w:sz="0" w:space="0" w:color="auto"/>
        <w:bottom w:val="none" w:sz="0" w:space="0" w:color="auto"/>
        <w:right w:val="none" w:sz="0" w:space="0" w:color="auto"/>
      </w:divBdr>
    </w:div>
    <w:div w:id="847410291">
      <w:marLeft w:val="480"/>
      <w:marRight w:val="0"/>
      <w:marTop w:val="0"/>
      <w:marBottom w:val="0"/>
      <w:divBdr>
        <w:top w:val="none" w:sz="0" w:space="0" w:color="auto"/>
        <w:left w:val="none" w:sz="0" w:space="0" w:color="auto"/>
        <w:bottom w:val="none" w:sz="0" w:space="0" w:color="auto"/>
        <w:right w:val="none" w:sz="0" w:space="0" w:color="auto"/>
      </w:divBdr>
    </w:div>
    <w:div w:id="848249843">
      <w:marLeft w:val="480"/>
      <w:marRight w:val="0"/>
      <w:marTop w:val="0"/>
      <w:marBottom w:val="0"/>
      <w:divBdr>
        <w:top w:val="none" w:sz="0" w:space="0" w:color="auto"/>
        <w:left w:val="none" w:sz="0" w:space="0" w:color="auto"/>
        <w:bottom w:val="none" w:sz="0" w:space="0" w:color="auto"/>
        <w:right w:val="none" w:sz="0" w:space="0" w:color="auto"/>
      </w:divBdr>
    </w:div>
    <w:div w:id="848760648">
      <w:marLeft w:val="480"/>
      <w:marRight w:val="0"/>
      <w:marTop w:val="0"/>
      <w:marBottom w:val="0"/>
      <w:divBdr>
        <w:top w:val="none" w:sz="0" w:space="0" w:color="auto"/>
        <w:left w:val="none" w:sz="0" w:space="0" w:color="auto"/>
        <w:bottom w:val="none" w:sz="0" w:space="0" w:color="auto"/>
        <w:right w:val="none" w:sz="0" w:space="0" w:color="auto"/>
      </w:divBdr>
    </w:div>
    <w:div w:id="849026433">
      <w:marLeft w:val="480"/>
      <w:marRight w:val="0"/>
      <w:marTop w:val="0"/>
      <w:marBottom w:val="0"/>
      <w:divBdr>
        <w:top w:val="none" w:sz="0" w:space="0" w:color="auto"/>
        <w:left w:val="none" w:sz="0" w:space="0" w:color="auto"/>
        <w:bottom w:val="none" w:sz="0" w:space="0" w:color="auto"/>
        <w:right w:val="none" w:sz="0" w:space="0" w:color="auto"/>
      </w:divBdr>
    </w:div>
    <w:div w:id="849951703">
      <w:marLeft w:val="480"/>
      <w:marRight w:val="0"/>
      <w:marTop w:val="0"/>
      <w:marBottom w:val="0"/>
      <w:divBdr>
        <w:top w:val="none" w:sz="0" w:space="0" w:color="auto"/>
        <w:left w:val="none" w:sz="0" w:space="0" w:color="auto"/>
        <w:bottom w:val="none" w:sz="0" w:space="0" w:color="auto"/>
        <w:right w:val="none" w:sz="0" w:space="0" w:color="auto"/>
      </w:divBdr>
    </w:div>
    <w:div w:id="850030305">
      <w:marLeft w:val="480"/>
      <w:marRight w:val="0"/>
      <w:marTop w:val="0"/>
      <w:marBottom w:val="0"/>
      <w:divBdr>
        <w:top w:val="none" w:sz="0" w:space="0" w:color="auto"/>
        <w:left w:val="none" w:sz="0" w:space="0" w:color="auto"/>
        <w:bottom w:val="none" w:sz="0" w:space="0" w:color="auto"/>
        <w:right w:val="none" w:sz="0" w:space="0" w:color="auto"/>
      </w:divBdr>
    </w:div>
    <w:div w:id="850069164">
      <w:marLeft w:val="480"/>
      <w:marRight w:val="0"/>
      <w:marTop w:val="0"/>
      <w:marBottom w:val="0"/>
      <w:divBdr>
        <w:top w:val="none" w:sz="0" w:space="0" w:color="auto"/>
        <w:left w:val="none" w:sz="0" w:space="0" w:color="auto"/>
        <w:bottom w:val="none" w:sz="0" w:space="0" w:color="auto"/>
        <w:right w:val="none" w:sz="0" w:space="0" w:color="auto"/>
      </w:divBdr>
    </w:div>
    <w:div w:id="851410672">
      <w:marLeft w:val="480"/>
      <w:marRight w:val="0"/>
      <w:marTop w:val="0"/>
      <w:marBottom w:val="0"/>
      <w:divBdr>
        <w:top w:val="none" w:sz="0" w:space="0" w:color="auto"/>
        <w:left w:val="none" w:sz="0" w:space="0" w:color="auto"/>
        <w:bottom w:val="none" w:sz="0" w:space="0" w:color="auto"/>
        <w:right w:val="none" w:sz="0" w:space="0" w:color="auto"/>
      </w:divBdr>
    </w:div>
    <w:div w:id="851990798">
      <w:marLeft w:val="480"/>
      <w:marRight w:val="0"/>
      <w:marTop w:val="0"/>
      <w:marBottom w:val="0"/>
      <w:divBdr>
        <w:top w:val="none" w:sz="0" w:space="0" w:color="auto"/>
        <w:left w:val="none" w:sz="0" w:space="0" w:color="auto"/>
        <w:bottom w:val="none" w:sz="0" w:space="0" w:color="auto"/>
        <w:right w:val="none" w:sz="0" w:space="0" w:color="auto"/>
      </w:divBdr>
    </w:div>
    <w:div w:id="852305303">
      <w:marLeft w:val="480"/>
      <w:marRight w:val="0"/>
      <w:marTop w:val="0"/>
      <w:marBottom w:val="0"/>
      <w:divBdr>
        <w:top w:val="none" w:sz="0" w:space="0" w:color="auto"/>
        <w:left w:val="none" w:sz="0" w:space="0" w:color="auto"/>
        <w:bottom w:val="none" w:sz="0" w:space="0" w:color="auto"/>
        <w:right w:val="none" w:sz="0" w:space="0" w:color="auto"/>
      </w:divBdr>
    </w:div>
    <w:div w:id="852374978">
      <w:marLeft w:val="480"/>
      <w:marRight w:val="0"/>
      <w:marTop w:val="0"/>
      <w:marBottom w:val="0"/>
      <w:divBdr>
        <w:top w:val="none" w:sz="0" w:space="0" w:color="auto"/>
        <w:left w:val="none" w:sz="0" w:space="0" w:color="auto"/>
        <w:bottom w:val="none" w:sz="0" w:space="0" w:color="auto"/>
        <w:right w:val="none" w:sz="0" w:space="0" w:color="auto"/>
      </w:divBdr>
    </w:div>
    <w:div w:id="853419899">
      <w:marLeft w:val="480"/>
      <w:marRight w:val="0"/>
      <w:marTop w:val="0"/>
      <w:marBottom w:val="0"/>
      <w:divBdr>
        <w:top w:val="none" w:sz="0" w:space="0" w:color="auto"/>
        <w:left w:val="none" w:sz="0" w:space="0" w:color="auto"/>
        <w:bottom w:val="none" w:sz="0" w:space="0" w:color="auto"/>
        <w:right w:val="none" w:sz="0" w:space="0" w:color="auto"/>
      </w:divBdr>
    </w:div>
    <w:div w:id="853617674">
      <w:marLeft w:val="480"/>
      <w:marRight w:val="0"/>
      <w:marTop w:val="0"/>
      <w:marBottom w:val="0"/>
      <w:divBdr>
        <w:top w:val="none" w:sz="0" w:space="0" w:color="auto"/>
        <w:left w:val="none" w:sz="0" w:space="0" w:color="auto"/>
        <w:bottom w:val="none" w:sz="0" w:space="0" w:color="auto"/>
        <w:right w:val="none" w:sz="0" w:space="0" w:color="auto"/>
      </w:divBdr>
    </w:div>
    <w:div w:id="854655673">
      <w:marLeft w:val="480"/>
      <w:marRight w:val="0"/>
      <w:marTop w:val="0"/>
      <w:marBottom w:val="0"/>
      <w:divBdr>
        <w:top w:val="none" w:sz="0" w:space="0" w:color="auto"/>
        <w:left w:val="none" w:sz="0" w:space="0" w:color="auto"/>
        <w:bottom w:val="none" w:sz="0" w:space="0" w:color="auto"/>
        <w:right w:val="none" w:sz="0" w:space="0" w:color="auto"/>
      </w:divBdr>
    </w:div>
    <w:div w:id="857162240">
      <w:marLeft w:val="480"/>
      <w:marRight w:val="0"/>
      <w:marTop w:val="0"/>
      <w:marBottom w:val="0"/>
      <w:divBdr>
        <w:top w:val="none" w:sz="0" w:space="0" w:color="auto"/>
        <w:left w:val="none" w:sz="0" w:space="0" w:color="auto"/>
        <w:bottom w:val="none" w:sz="0" w:space="0" w:color="auto"/>
        <w:right w:val="none" w:sz="0" w:space="0" w:color="auto"/>
      </w:divBdr>
    </w:div>
    <w:div w:id="857890275">
      <w:marLeft w:val="480"/>
      <w:marRight w:val="0"/>
      <w:marTop w:val="0"/>
      <w:marBottom w:val="0"/>
      <w:divBdr>
        <w:top w:val="none" w:sz="0" w:space="0" w:color="auto"/>
        <w:left w:val="none" w:sz="0" w:space="0" w:color="auto"/>
        <w:bottom w:val="none" w:sz="0" w:space="0" w:color="auto"/>
        <w:right w:val="none" w:sz="0" w:space="0" w:color="auto"/>
      </w:divBdr>
    </w:div>
    <w:div w:id="859591293">
      <w:marLeft w:val="480"/>
      <w:marRight w:val="0"/>
      <w:marTop w:val="0"/>
      <w:marBottom w:val="0"/>
      <w:divBdr>
        <w:top w:val="none" w:sz="0" w:space="0" w:color="auto"/>
        <w:left w:val="none" w:sz="0" w:space="0" w:color="auto"/>
        <w:bottom w:val="none" w:sz="0" w:space="0" w:color="auto"/>
        <w:right w:val="none" w:sz="0" w:space="0" w:color="auto"/>
      </w:divBdr>
    </w:div>
    <w:div w:id="861284863">
      <w:marLeft w:val="480"/>
      <w:marRight w:val="0"/>
      <w:marTop w:val="0"/>
      <w:marBottom w:val="0"/>
      <w:divBdr>
        <w:top w:val="none" w:sz="0" w:space="0" w:color="auto"/>
        <w:left w:val="none" w:sz="0" w:space="0" w:color="auto"/>
        <w:bottom w:val="none" w:sz="0" w:space="0" w:color="auto"/>
        <w:right w:val="none" w:sz="0" w:space="0" w:color="auto"/>
      </w:divBdr>
    </w:div>
    <w:div w:id="861432951">
      <w:marLeft w:val="480"/>
      <w:marRight w:val="0"/>
      <w:marTop w:val="0"/>
      <w:marBottom w:val="0"/>
      <w:divBdr>
        <w:top w:val="none" w:sz="0" w:space="0" w:color="auto"/>
        <w:left w:val="none" w:sz="0" w:space="0" w:color="auto"/>
        <w:bottom w:val="none" w:sz="0" w:space="0" w:color="auto"/>
        <w:right w:val="none" w:sz="0" w:space="0" w:color="auto"/>
      </w:divBdr>
    </w:div>
    <w:div w:id="863176392">
      <w:marLeft w:val="480"/>
      <w:marRight w:val="0"/>
      <w:marTop w:val="0"/>
      <w:marBottom w:val="0"/>
      <w:divBdr>
        <w:top w:val="none" w:sz="0" w:space="0" w:color="auto"/>
        <w:left w:val="none" w:sz="0" w:space="0" w:color="auto"/>
        <w:bottom w:val="none" w:sz="0" w:space="0" w:color="auto"/>
        <w:right w:val="none" w:sz="0" w:space="0" w:color="auto"/>
      </w:divBdr>
    </w:div>
    <w:div w:id="863447525">
      <w:marLeft w:val="480"/>
      <w:marRight w:val="0"/>
      <w:marTop w:val="0"/>
      <w:marBottom w:val="0"/>
      <w:divBdr>
        <w:top w:val="none" w:sz="0" w:space="0" w:color="auto"/>
        <w:left w:val="none" w:sz="0" w:space="0" w:color="auto"/>
        <w:bottom w:val="none" w:sz="0" w:space="0" w:color="auto"/>
        <w:right w:val="none" w:sz="0" w:space="0" w:color="auto"/>
      </w:divBdr>
    </w:div>
    <w:div w:id="863592032">
      <w:marLeft w:val="480"/>
      <w:marRight w:val="0"/>
      <w:marTop w:val="0"/>
      <w:marBottom w:val="0"/>
      <w:divBdr>
        <w:top w:val="none" w:sz="0" w:space="0" w:color="auto"/>
        <w:left w:val="none" w:sz="0" w:space="0" w:color="auto"/>
        <w:bottom w:val="none" w:sz="0" w:space="0" w:color="auto"/>
        <w:right w:val="none" w:sz="0" w:space="0" w:color="auto"/>
      </w:divBdr>
    </w:div>
    <w:div w:id="866719305">
      <w:marLeft w:val="480"/>
      <w:marRight w:val="0"/>
      <w:marTop w:val="0"/>
      <w:marBottom w:val="0"/>
      <w:divBdr>
        <w:top w:val="none" w:sz="0" w:space="0" w:color="auto"/>
        <w:left w:val="none" w:sz="0" w:space="0" w:color="auto"/>
        <w:bottom w:val="none" w:sz="0" w:space="0" w:color="auto"/>
        <w:right w:val="none" w:sz="0" w:space="0" w:color="auto"/>
      </w:divBdr>
    </w:div>
    <w:div w:id="866871413">
      <w:marLeft w:val="480"/>
      <w:marRight w:val="0"/>
      <w:marTop w:val="0"/>
      <w:marBottom w:val="0"/>
      <w:divBdr>
        <w:top w:val="none" w:sz="0" w:space="0" w:color="auto"/>
        <w:left w:val="none" w:sz="0" w:space="0" w:color="auto"/>
        <w:bottom w:val="none" w:sz="0" w:space="0" w:color="auto"/>
        <w:right w:val="none" w:sz="0" w:space="0" w:color="auto"/>
      </w:divBdr>
    </w:div>
    <w:div w:id="866989122">
      <w:marLeft w:val="480"/>
      <w:marRight w:val="0"/>
      <w:marTop w:val="0"/>
      <w:marBottom w:val="0"/>
      <w:divBdr>
        <w:top w:val="none" w:sz="0" w:space="0" w:color="auto"/>
        <w:left w:val="none" w:sz="0" w:space="0" w:color="auto"/>
        <w:bottom w:val="none" w:sz="0" w:space="0" w:color="auto"/>
        <w:right w:val="none" w:sz="0" w:space="0" w:color="auto"/>
      </w:divBdr>
    </w:div>
    <w:div w:id="868448260">
      <w:marLeft w:val="480"/>
      <w:marRight w:val="0"/>
      <w:marTop w:val="0"/>
      <w:marBottom w:val="0"/>
      <w:divBdr>
        <w:top w:val="none" w:sz="0" w:space="0" w:color="auto"/>
        <w:left w:val="none" w:sz="0" w:space="0" w:color="auto"/>
        <w:bottom w:val="none" w:sz="0" w:space="0" w:color="auto"/>
        <w:right w:val="none" w:sz="0" w:space="0" w:color="auto"/>
      </w:divBdr>
    </w:div>
    <w:div w:id="872154670">
      <w:marLeft w:val="480"/>
      <w:marRight w:val="0"/>
      <w:marTop w:val="0"/>
      <w:marBottom w:val="0"/>
      <w:divBdr>
        <w:top w:val="none" w:sz="0" w:space="0" w:color="auto"/>
        <w:left w:val="none" w:sz="0" w:space="0" w:color="auto"/>
        <w:bottom w:val="none" w:sz="0" w:space="0" w:color="auto"/>
        <w:right w:val="none" w:sz="0" w:space="0" w:color="auto"/>
      </w:divBdr>
    </w:div>
    <w:div w:id="872302317">
      <w:marLeft w:val="480"/>
      <w:marRight w:val="0"/>
      <w:marTop w:val="0"/>
      <w:marBottom w:val="0"/>
      <w:divBdr>
        <w:top w:val="none" w:sz="0" w:space="0" w:color="auto"/>
        <w:left w:val="none" w:sz="0" w:space="0" w:color="auto"/>
        <w:bottom w:val="none" w:sz="0" w:space="0" w:color="auto"/>
        <w:right w:val="none" w:sz="0" w:space="0" w:color="auto"/>
      </w:divBdr>
    </w:div>
    <w:div w:id="872495721">
      <w:marLeft w:val="480"/>
      <w:marRight w:val="0"/>
      <w:marTop w:val="0"/>
      <w:marBottom w:val="0"/>
      <w:divBdr>
        <w:top w:val="none" w:sz="0" w:space="0" w:color="auto"/>
        <w:left w:val="none" w:sz="0" w:space="0" w:color="auto"/>
        <w:bottom w:val="none" w:sz="0" w:space="0" w:color="auto"/>
        <w:right w:val="none" w:sz="0" w:space="0" w:color="auto"/>
      </w:divBdr>
    </w:div>
    <w:div w:id="875898366">
      <w:marLeft w:val="480"/>
      <w:marRight w:val="0"/>
      <w:marTop w:val="0"/>
      <w:marBottom w:val="0"/>
      <w:divBdr>
        <w:top w:val="none" w:sz="0" w:space="0" w:color="auto"/>
        <w:left w:val="none" w:sz="0" w:space="0" w:color="auto"/>
        <w:bottom w:val="none" w:sz="0" w:space="0" w:color="auto"/>
        <w:right w:val="none" w:sz="0" w:space="0" w:color="auto"/>
      </w:divBdr>
    </w:div>
    <w:div w:id="876359665">
      <w:marLeft w:val="480"/>
      <w:marRight w:val="0"/>
      <w:marTop w:val="0"/>
      <w:marBottom w:val="0"/>
      <w:divBdr>
        <w:top w:val="none" w:sz="0" w:space="0" w:color="auto"/>
        <w:left w:val="none" w:sz="0" w:space="0" w:color="auto"/>
        <w:bottom w:val="none" w:sz="0" w:space="0" w:color="auto"/>
        <w:right w:val="none" w:sz="0" w:space="0" w:color="auto"/>
      </w:divBdr>
    </w:div>
    <w:div w:id="876695157">
      <w:marLeft w:val="480"/>
      <w:marRight w:val="0"/>
      <w:marTop w:val="0"/>
      <w:marBottom w:val="0"/>
      <w:divBdr>
        <w:top w:val="none" w:sz="0" w:space="0" w:color="auto"/>
        <w:left w:val="none" w:sz="0" w:space="0" w:color="auto"/>
        <w:bottom w:val="none" w:sz="0" w:space="0" w:color="auto"/>
        <w:right w:val="none" w:sz="0" w:space="0" w:color="auto"/>
      </w:divBdr>
    </w:div>
    <w:div w:id="880896525">
      <w:marLeft w:val="480"/>
      <w:marRight w:val="0"/>
      <w:marTop w:val="0"/>
      <w:marBottom w:val="0"/>
      <w:divBdr>
        <w:top w:val="none" w:sz="0" w:space="0" w:color="auto"/>
        <w:left w:val="none" w:sz="0" w:space="0" w:color="auto"/>
        <w:bottom w:val="none" w:sz="0" w:space="0" w:color="auto"/>
        <w:right w:val="none" w:sz="0" w:space="0" w:color="auto"/>
      </w:divBdr>
    </w:div>
    <w:div w:id="884100933">
      <w:marLeft w:val="480"/>
      <w:marRight w:val="0"/>
      <w:marTop w:val="0"/>
      <w:marBottom w:val="0"/>
      <w:divBdr>
        <w:top w:val="none" w:sz="0" w:space="0" w:color="auto"/>
        <w:left w:val="none" w:sz="0" w:space="0" w:color="auto"/>
        <w:bottom w:val="none" w:sz="0" w:space="0" w:color="auto"/>
        <w:right w:val="none" w:sz="0" w:space="0" w:color="auto"/>
      </w:divBdr>
    </w:div>
    <w:div w:id="886257340">
      <w:marLeft w:val="480"/>
      <w:marRight w:val="0"/>
      <w:marTop w:val="0"/>
      <w:marBottom w:val="0"/>
      <w:divBdr>
        <w:top w:val="none" w:sz="0" w:space="0" w:color="auto"/>
        <w:left w:val="none" w:sz="0" w:space="0" w:color="auto"/>
        <w:bottom w:val="none" w:sz="0" w:space="0" w:color="auto"/>
        <w:right w:val="none" w:sz="0" w:space="0" w:color="auto"/>
      </w:divBdr>
    </w:div>
    <w:div w:id="887648932">
      <w:marLeft w:val="480"/>
      <w:marRight w:val="0"/>
      <w:marTop w:val="0"/>
      <w:marBottom w:val="0"/>
      <w:divBdr>
        <w:top w:val="none" w:sz="0" w:space="0" w:color="auto"/>
        <w:left w:val="none" w:sz="0" w:space="0" w:color="auto"/>
        <w:bottom w:val="none" w:sz="0" w:space="0" w:color="auto"/>
        <w:right w:val="none" w:sz="0" w:space="0" w:color="auto"/>
      </w:divBdr>
    </w:div>
    <w:div w:id="889222452">
      <w:marLeft w:val="480"/>
      <w:marRight w:val="0"/>
      <w:marTop w:val="0"/>
      <w:marBottom w:val="0"/>
      <w:divBdr>
        <w:top w:val="none" w:sz="0" w:space="0" w:color="auto"/>
        <w:left w:val="none" w:sz="0" w:space="0" w:color="auto"/>
        <w:bottom w:val="none" w:sz="0" w:space="0" w:color="auto"/>
        <w:right w:val="none" w:sz="0" w:space="0" w:color="auto"/>
      </w:divBdr>
    </w:div>
    <w:div w:id="889224391">
      <w:marLeft w:val="480"/>
      <w:marRight w:val="0"/>
      <w:marTop w:val="0"/>
      <w:marBottom w:val="0"/>
      <w:divBdr>
        <w:top w:val="none" w:sz="0" w:space="0" w:color="auto"/>
        <w:left w:val="none" w:sz="0" w:space="0" w:color="auto"/>
        <w:bottom w:val="none" w:sz="0" w:space="0" w:color="auto"/>
        <w:right w:val="none" w:sz="0" w:space="0" w:color="auto"/>
      </w:divBdr>
    </w:div>
    <w:div w:id="891230117">
      <w:marLeft w:val="480"/>
      <w:marRight w:val="0"/>
      <w:marTop w:val="0"/>
      <w:marBottom w:val="0"/>
      <w:divBdr>
        <w:top w:val="none" w:sz="0" w:space="0" w:color="auto"/>
        <w:left w:val="none" w:sz="0" w:space="0" w:color="auto"/>
        <w:bottom w:val="none" w:sz="0" w:space="0" w:color="auto"/>
        <w:right w:val="none" w:sz="0" w:space="0" w:color="auto"/>
      </w:divBdr>
    </w:div>
    <w:div w:id="892888618">
      <w:marLeft w:val="480"/>
      <w:marRight w:val="0"/>
      <w:marTop w:val="0"/>
      <w:marBottom w:val="0"/>
      <w:divBdr>
        <w:top w:val="none" w:sz="0" w:space="0" w:color="auto"/>
        <w:left w:val="none" w:sz="0" w:space="0" w:color="auto"/>
        <w:bottom w:val="none" w:sz="0" w:space="0" w:color="auto"/>
        <w:right w:val="none" w:sz="0" w:space="0" w:color="auto"/>
      </w:divBdr>
    </w:div>
    <w:div w:id="898901091">
      <w:marLeft w:val="480"/>
      <w:marRight w:val="0"/>
      <w:marTop w:val="0"/>
      <w:marBottom w:val="0"/>
      <w:divBdr>
        <w:top w:val="none" w:sz="0" w:space="0" w:color="auto"/>
        <w:left w:val="none" w:sz="0" w:space="0" w:color="auto"/>
        <w:bottom w:val="none" w:sz="0" w:space="0" w:color="auto"/>
        <w:right w:val="none" w:sz="0" w:space="0" w:color="auto"/>
      </w:divBdr>
    </w:div>
    <w:div w:id="900409798">
      <w:marLeft w:val="480"/>
      <w:marRight w:val="0"/>
      <w:marTop w:val="0"/>
      <w:marBottom w:val="0"/>
      <w:divBdr>
        <w:top w:val="none" w:sz="0" w:space="0" w:color="auto"/>
        <w:left w:val="none" w:sz="0" w:space="0" w:color="auto"/>
        <w:bottom w:val="none" w:sz="0" w:space="0" w:color="auto"/>
        <w:right w:val="none" w:sz="0" w:space="0" w:color="auto"/>
      </w:divBdr>
    </w:div>
    <w:div w:id="902639177">
      <w:marLeft w:val="480"/>
      <w:marRight w:val="0"/>
      <w:marTop w:val="0"/>
      <w:marBottom w:val="0"/>
      <w:divBdr>
        <w:top w:val="none" w:sz="0" w:space="0" w:color="auto"/>
        <w:left w:val="none" w:sz="0" w:space="0" w:color="auto"/>
        <w:bottom w:val="none" w:sz="0" w:space="0" w:color="auto"/>
        <w:right w:val="none" w:sz="0" w:space="0" w:color="auto"/>
      </w:divBdr>
    </w:div>
    <w:div w:id="903374332">
      <w:marLeft w:val="480"/>
      <w:marRight w:val="0"/>
      <w:marTop w:val="0"/>
      <w:marBottom w:val="0"/>
      <w:divBdr>
        <w:top w:val="none" w:sz="0" w:space="0" w:color="auto"/>
        <w:left w:val="none" w:sz="0" w:space="0" w:color="auto"/>
        <w:bottom w:val="none" w:sz="0" w:space="0" w:color="auto"/>
        <w:right w:val="none" w:sz="0" w:space="0" w:color="auto"/>
      </w:divBdr>
    </w:div>
    <w:div w:id="904335808">
      <w:marLeft w:val="480"/>
      <w:marRight w:val="0"/>
      <w:marTop w:val="0"/>
      <w:marBottom w:val="0"/>
      <w:divBdr>
        <w:top w:val="none" w:sz="0" w:space="0" w:color="auto"/>
        <w:left w:val="none" w:sz="0" w:space="0" w:color="auto"/>
        <w:bottom w:val="none" w:sz="0" w:space="0" w:color="auto"/>
        <w:right w:val="none" w:sz="0" w:space="0" w:color="auto"/>
      </w:divBdr>
    </w:div>
    <w:div w:id="904531708">
      <w:marLeft w:val="480"/>
      <w:marRight w:val="0"/>
      <w:marTop w:val="0"/>
      <w:marBottom w:val="0"/>
      <w:divBdr>
        <w:top w:val="none" w:sz="0" w:space="0" w:color="auto"/>
        <w:left w:val="none" w:sz="0" w:space="0" w:color="auto"/>
        <w:bottom w:val="none" w:sz="0" w:space="0" w:color="auto"/>
        <w:right w:val="none" w:sz="0" w:space="0" w:color="auto"/>
      </w:divBdr>
    </w:div>
    <w:div w:id="907956917">
      <w:marLeft w:val="480"/>
      <w:marRight w:val="0"/>
      <w:marTop w:val="0"/>
      <w:marBottom w:val="0"/>
      <w:divBdr>
        <w:top w:val="none" w:sz="0" w:space="0" w:color="auto"/>
        <w:left w:val="none" w:sz="0" w:space="0" w:color="auto"/>
        <w:bottom w:val="none" w:sz="0" w:space="0" w:color="auto"/>
        <w:right w:val="none" w:sz="0" w:space="0" w:color="auto"/>
      </w:divBdr>
    </w:div>
    <w:div w:id="909072856">
      <w:marLeft w:val="480"/>
      <w:marRight w:val="0"/>
      <w:marTop w:val="0"/>
      <w:marBottom w:val="0"/>
      <w:divBdr>
        <w:top w:val="none" w:sz="0" w:space="0" w:color="auto"/>
        <w:left w:val="none" w:sz="0" w:space="0" w:color="auto"/>
        <w:bottom w:val="none" w:sz="0" w:space="0" w:color="auto"/>
        <w:right w:val="none" w:sz="0" w:space="0" w:color="auto"/>
      </w:divBdr>
    </w:div>
    <w:div w:id="911086609">
      <w:marLeft w:val="480"/>
      <w:marRight w:val="0"/>
      <w:marTop w:val="0"/>
      <w:marBottom w:val="0"/>
      <w:divBdr>
        <w:top w:val="none" w:sz="0" w:space="0" w:color="auto"/>
        <w:left w:val="none" w:sz="0" w:space="0" w:color="auto"/>
        <w:bottom w:val="none" w:sz="0" w:space="0" w:color="auto"/>
        <w:right w:val="none" w:sz="0" w:space="0" w:color="auto"/>
      </w:divBdr>
    </w:div>
    <w:div w:id="911547148">
      <w:marLeft w:val="480"/>
      <w:marRight w:val="0"/>
      <w:marTop w:val="0"/>
      <w:marBottom w:val="0"/>
      <w:divBdr>
        <w:top w:val="none" w:sz="0" w:space="0" w:color="auto"/>
        <w:left w:val="none" w:sz="0" w:space="0" w:color="auto"/>
        <w:bottom w:val="none" w:sz="0" w:space="0" w:color="auto"/>
        <w:right w:val="none" w:sz="0" w:space="0" w:color="auto"/>
      </w:divBdr>
    </w:div>
    <w:div w:id="911886708">
      <w:marLeft w:val="480"/>
      <w:marRight w:val="0"/>
      <w:marTop w:val="0"/>
      <w:marBottom w:val="0"/>
      <w:divBdr>
        <w:top w:val="none" w:sz="0" w:space="0" w:color="auto"/>
        <w:left w:val="none" w:sz="0" w:space="0" w:color="auto"/>
        <w:bottom w:val="none" w:sz="0" w:space="0" w:color="auto"/>
        <w:right w:val="none" w:sz="0" w:space="0" w:color="auto"/>
      </w:divBdr>
    </w:div>
    <w:div w:id="912010460">
      <w:marLeft w:val="480"/>
      <w:marRight w:val="0"/>
      <w:marTop w:val="0"/>
      <w:marBottom w:val="0"/>
      <w:divBdr>
        <w:top w:val="none" w:sz="0" w:space="0" w:color="auto"/>
        <w:left w:val="none" w:sz="0" w:space="0" w:color="auto"/>
        <w:bottom w:val="none" w:sz="0" w:space="0" w:color="auto"/>
        <w:right w:val="none" w:sz="0" w:space="0" w:color="auto"/>
      </w:divBdr>
    </w:div>
    <w:div w:id="912466252">
      <w:marLeft w:val="480"/>
      <w:marRight w:val="0"/>
      <w:marTop w:val="0"/>
      <w:marBottom w:val="0"/>
      <w:divBdr>
        <w:top w:val="none" w:sz="0" w:space="0" w:color="auto"/>
        <w:left w:val="none" w:sz="0" w:space="0" w:color="auto"/>
        <w:bottom w:val="none" w:sz="0" w:space="0" w:color="auto"/>
        <w:right w:val="none" w:sz="0" w:space="0" w:color="auto"/>
      </w:divBdr>
    </w:div>
    <w:div w:id="912659998">
      <w:marLeft w:val="480"/>
      <w:marRight w:val="0"/>
      <w:marTop w:val="0"/>
      <w:marBottom w:val="0"/>
      <w:divBdr>
        <w:top w:val="none" w:sz="0" w:space="0" w:color="auto"/>
        <w:left w:val="none" w:sz="0" w:space="0" w:color="auto"/>
        <w:bottom w:val="none" w:sz="0" w:space="0" w:color="auto"/>
        <w:right w:val="none" w:sz="0" w:space="0" w:color="auto"/>
      </w:divBdr>
    </w:div>
    <w:div w:id="912858048">
      <w:marLeft w:val="480"/>
      <w:marRight w:val="0"/>
      <w:marTop w:val="0"/>
      <w:marBottom w:val="0"/>
      <w:divBdr>
        <w:top w:val="none" w:sz="0" w:space="0" w:color="auto"/>
        <w:left w:val="none" w:sz="0" w:space="0" w:color="auto"/>
        <w:bottom w:val="none" w:sz="0" w:space="0" w:color="auto"/>
        <w:right w:val="none" w:sz="0" w:space="0" w:color="auto"/>
      </w:divBdr>
    </w:div>
    <w:div w:id="913010930">
      <w:marLeft w:val="480"/>
      <w:marRight w:val="0"/>
      <w:marTop w:val="0"/>
      <w:marBottom w:val="0"/>
      <w:divBdr>
        <w:top w:val="none" w:sz="0" w:space="0" w:color="auto"/>
        <w:left w:val="none" w:sz="0" w:space="0" w:color="auto"/>
        <w:bottom w:val="none" w:sz="0" w:space="0" w:color="auto"/>
        <w:right w:val="none" w:sz="0" w:space="0" w:color="auto"/>
      </w:divBdr>
    </w:div>
    <w:div w:id="913514236">
      <w:marLeft w:val="480"/>
      <w:marRight w:val="0"/>
      <w:marTop w:val="0"/>
      <w:marBottom w:val="0"/>
      <w:divBdr>
        <w:top w:val="none" w:sz="0" w:space="0" w:color="auto"/>
        <w:left w:val="none" w:sz="0" w:space="0" w:color="auto"/>
        <w:bottom w:val="none" w:sz="0" w:space="0" w:color="auto"/>
        <w:right w:val="none" w:sz="0" w:space="0" w:color="auto"/>
      </w:divBdr>
    </w:div>
    <w:div w:id="915287667">
      <w:marLeft w:val="480"/>
      <w:marRight w:val="0"/>
      <w:marTop w:val="0"/>
      <w:marBottom w:val="0"/>
      <w:divBdr>
        <w:top w:val="none" w:sz="0" w:space="0" w:color="auto"/>
        <w:left w:val="none" w:sz="0" w:space="0" w:color="auto"/>
        <w:bottom w:val="none" w:sz="0" w:space="0" w:color="auto"/>
        <w:right w:val="none" w:sz="0" w:space="0" w:color="auto"/>
      </w:divBdr>
    </w:div>
    <w:div w:id="919753280">
      <w:marLeft w:val="480"/>
      <w:marRight w:val="0"/>
      <w:marTop w:val="0"/>
      <w:marBottom w:val="0"/>
      <w:divBdr>
        <w:top w:val="none" w:sz="0" w:space="0" w:color="auto"/>
        <w:left w:val="none" w:sz="0" w:space="0" w:color="auto"/>
        <w:bottom w:val="none" w:sz="0" w:space="0" w:color="auto"/>
        <w:right w:val="none" w:sz="0" w:space="0" w:color="auto"/>
      </w:divBdr>
    </w:div>
    <w:div w:id="922567645">
      <w:marLeft w:val="480"/>
      <w:marRight w:val="0"/>
      <w:marTop w:val="0"/>
      <w:marBottom w:val="0"/>
      <w:divBdr>
        <w:top w:val="none" w:sz="0" w:space="0" w:color="auto"/>
        <w:left w:val="none" w:sz="0" w:space="0" w:color="auto"/>
        <w:bottom w:val="none" w:sz="0" w:space="0" w:color="auto"/>
        <w:right w:val="none" w:sz="0" w:space="0" w:color="auto"/>
      </w:divBdr>
    </w:div>
    <w:div w:id="924191856">
      <w:marLeft w:val="480"/>
      <w:marRight w:val="0"/>
      <w:marTop w:val="0"/>
      <w:marBottom w:val="0"/>
      <w:divBdr>
        <w:top w:val="none" w:sz="0" w:space="0" w:color="auto"/>
        <w:left w:val="none" w:sz="0" w:space="0" w:color="auto"/>
        <w:bottom w:val="none" w:sz="0" w:space="0" w:color="auto"/>
        <w:right w:val="none" w:sz="0" w:space="0" w:color="auto"/>
      </w:divBdr>
    </w:div>
    <w:div w:id="925265872">
      <w:marLeft w:val="480"/>
      <w:marRight w:val="0"/>
      <w:marTop w:val="0"/>
      <w:marBottom w:val="0"/>
      <w:divBdr>
        <w:top w:val="none" w:sz="0" w:space="0" w:color="auto"/>
        <w:left w:val="none" w:sz="0" w:space="0" w:color="auto"/>
        <w:bottom w:val="none" w:sz="0" w:space="0" w:color="auto"/>
        <w:right w:val="none" w:sz="0" w:space="0" w:color="auto"/>
      </w:divBdr>
    </w:div>
    <w:div w:id="926575026">
      <w:marLeft w:val="480"/>
      <w:marRight w:val="0"/>
      <w:marTop w:val="0"/>
      <w:marBottom w:val="0"/>
      <w:divBdr>
        <w:top w:val="none" w:sz="0" w:space="0" w:color="auto"/>
        <w:left w:val="none" w:sz="0" w:space="0" w:color="auto"/>
        <w:bottom w:val="none" w:sz="0" w:space="0" w:color="auto"/>
        <w:right w:val="none" w:sz="0" w:space="0" w:color="auto"/>
      </w:divBdr>
    </w:div>
    <w:div w:id="927079966">
      <w:marLeft w:val="480"/>
      <w:marRight w:val="0"/>
      <w:marTop w:val="0"/>
      <w:marBottom w:val="0"/>
      <w:divBdr>
        <w:top w:val="none" w:sz="0" w:space="0" w:color="auto"/>
        <w:left w:val="none" w:sz="0" w:space="0" w:color="auto"/>
        <w:bottom w:val="none" w:sz="0" w:space="0" w:color="auto"/>
        <w:right w:val="none" w:sz="0" w:space="0" w:color="auto"/>
      </w:divBdr>
    </w:div>
    <w:div w:id="929193344">
      <w:marLeft w:val="480"/>
      <w:marRight w:val="0"/>
      <w:marTop w:val="0"/>
      <w:marBottom w:val="0"/>
      <w:divBdr>
        <w:top w:val="none" w:sz="0" w:space="0" w:color="auto"/>
        <w:left w:val="none" w:sz="0" w:space="0" w:color="auto"/>
        <w:bottom w:val="none" w:sz="0" w:space="0" w:color="auto"/>
        <w:right w:val="none" w:sz="0" w:space="0" w:color="auto"/>
      </w:divBdr>
    </w:div>
    <w:div w:id="929897397">
      <w:marLeft w:val="480"/>
      <w:marRight w:val="0"/>
      <w:marTop w:val="0"/>
      <w:marBottom w:val="0"/>
      <w:divBdr>
        <w:top w:val="none" w:sz="0" w:space="0" w:color="auto"/>
        <w:left w:val="none" w:sz="0" w:space="0" w:color="auto"/>
        <w:bottom w:val="none" w:sz="0" w:space="0" w:color="auto"/>
        <w:right w:val="none" w:sz="0" w:space="0" w:color="auto"/>
      </w:divBdr>
    </w:div>
    <w:div w:id="930360573">
      <w:marLeft w:val="480"/>
      <w:marRight w:val="0"/>
      <w:marTop w:val="0"/>
      <w:marBottom w:val="0"/>
      <w:divBdr>
        <w:top w:val="none" w:sz="0" w:space="0" w:color="auto"/>
        <w:left w:val="none" w:sz="0" w:space="0" w:color="auto"/>
        <w:bottom w:val="none" w:sz="0" w:space="0" w:color="auto"/>
        <w:right w:val="none" w:sz="0" w:space="0" w:color="auto"/>
      </w:divBdr>
    </w:div>
    <w:div w:id="930898074">
      <w:marLeft w:val="480"/>
      <w:marRight w:val="0"/>
      <w:marTop w:val="0"/>
      <w:marBottom w:val="0"/>
      <w:divBdr>
        <w:top w:val="none" w:sz="0" w:space="0" w:color="auto"/>
        <w:left w:val="none" w:sz="0" w:space="0" w:color="auto"/>
        <w:bottom w:val="none" w:sz="0" w:space="0" w:color="auto"/>
        <w:right w:val="none" w:sz="0" w:space="0" w:color="auto"/>
      </w:divBdr>
    </w:div>
    <w:div w:id="932130819">
      <w:marLeft w:val="480"/>
      <w:marRight w:val="0"/>
      <w:marTop w:val="0"/>
      <w:marBottom w:val="0"/>
      <w:divBdr>
        <w:top w:val="none" w:sz="0" w:space="0" w:color="auto"/>
        <w:left w:val="none" w:sz="0" w:space="0" w:color="auto"/>
        <w:bottom w:val="none" w:sz="0" w:space="0" w:color="auto"/>
        <w:right w:val="none" w:sz="0" w:space="0" w:color="auto"/>
      </w:divBdr>
    </w:div>
    <w:div w:id="933171415">
      <w:marLeft w:val="480"/>
      <w:marRight w:val="0"/>
      <w:marTop w:val="0"/>
      <w:marBottom w:val="0"/>
      <w:divBdr>
        <w:top w:val="none" w:sz="0" w:space="0" w:color="auto"/>
        <w:left w:val="none" w:sz="0" w:space="0" w:color="auto"/>
        <w:bottom w:val="none" w:sz="0" w:space="0" w:color="auto"/>
        <w:right w:val="none" w:sz="0" w:space="0" w:color="auto"/>
      </w:divBdr>
    </w:div>
    <w:div w:id="933707226">
      <w:marLeft w:val="480"/>
      <w:marRight w:val="0"/>
      <w:marTop w:val="0"/>
      <w:marBottom w:val="0"/>
      <w:divBdr>
        <w:top w:val="none" w:sz="0" w:space="0" w:color="auto"/>
        <w:left w:val="none" w:sz="0" w:space="0" w:color="auto"/>
        <w:bottom w:val="none" w:sz="0" w:space="0" w:color="auto"/>
        <w:right w:val="none" w:sz="0" w:space="0" w:color="auto"/>
      </w:divBdr>
    </w:div>
    <w:div w:id="933786255">
      <w:marLeft w:val="480"/>
      <w:marRight w:val="0"/>
      <w:marTop w:val="0"/>
      <w:marBottom w:val="0"/>
      <w:divBdr>
        <w:top w:val="none" w:sz="0" w:space="0" w:color="auto"/>
        <w:left w:val="none" w:sz="0" w:space="0" w:color="auto"/>
        <w:bottom w:val="none" w:sz="0" w:space="0" w:color="auto"/>
        <w:right w:val="none" w:sz="0" w:space="0" w:color="auto"/>
      </w:divBdr>
    </w:div>
    <w:div w:id="935331982">
      <w:marLeft w:val="480"/>
      <w:marRight w:val="0"/>
      <w:marTop w:val="0"/>
      <w:marBottom w:val="0"/>
      <w:divBdr>
        <w:top w:val="none" w:sz="0" w:space="0" w:color="auto"/>
        <w:left w:val="none" w:sz="0" w:space="0" w:color="auto"/>
        <w:bottom w:val="none" w:sz="0" w:space="0" w:color="auto"/>
        <w:right w:val="none" w:sz="0" w:space="0" w:color="auto"/>
      </w:divBdr>
    </w:div>
    <w:div w:id="936716749">
      <w:marLeft w:val="480"/>
      <w:marRight w:val="0"/>
      <w:marTop w:val="0"/>
      <w:marBottom w:val="0"/>
      <w:divBdr>
        <w:top w:val="none" w:sz="0" w:space="0" w:color="auto"/>
        <w:left w:val="none" w:sz="0" w:space="0" w:color="auto"/>
        <w:bottom w:val="none" w:sz="0" w:space="0" w:color="auto"/>
        <w:right w:val="none" w:sz="0" w:space="0" w:color="auto"/>
      </w:divBdr>
    </w:div>
    <w:div w:id="937370193">
      <w:marLeft w:val="480"/>
      <w:marRight w:val="0"/>
      <w:marTop w:val="0"/>
      <w:marBottom w:val="0"/>
      <w:divBdr>
        <w:top w:val="none" w:sz="0" w:space="0" w:color="auto"/>
        <w:left w:val="none" w:sz="0" w:space="0" w:color="auto"/>
        <w:bottom w:val="none" w:sz="0" w:space="0" w:color="auto"/>
        <w:right w:val="none" w:sz="0" w:space="0" w:color="auto"/>
      </w:divBdr>
    </w:div>
    <w:div w:id="938365666">
      <w:marLeft w:val="480"/>
      <w:marRight w:val="0"/>
      <w:marTop w:val="0"/>
      <w:marBottom w:val="0"/>
      <w:divBdr>
        <w:top w:val="none" w:sz="0" w:space="0" w:color="auto"/>
        <w:left w:val="none" w:sz="0" w:space="0" w:color="auto"/>
        <w:bottom w:val="none" w:sz="0" w:space="0" w:color="auto"/>
        <w:right w:val="none" w:sz="0" w:space="0" w:color="auto"/>
      </w:divBdr>
    </w:div>
    <w:div w:id="939139029">
      <w:marLeft w:val="480"/>
      <w:marRight w:val="0"/>
      <w:marTop w:val="0"/>
      <w:marBottom w:val="0"/>
      <w:divBdr>
        <w:top w:val="none" w:sz="0" w:space="0" w:color="auto"/>
        <w:left w:val="none" w:sz="0" w:space="0" w:color="auto"/>
        <w:bottom w:val="none" w:sz="0" w:space="0" w:color="auto"/>
        <w:right w:val="none" w:sz="0" w:space="0" w:color="auto"/>
      </w:divBdr>
    </w:div>
    <w:div w:id="946086443">
      <w:marLeft w:val="480"/>
      <w:marRight w:val="0"/>
      <w:marTop w:val="0"/>
      <w:marBottom w:val="0"/>
      <w:divBdr>
        <w:top w:val="none" w:sz="0" w:space="0" w:color="auto"/>
        <w:left w:val="none" w:sz="0" w:space="0" w:color="auto"/>
        <w:bottom w:val="none" w:sz="0" w:space="0" w:color="auto"/>
        <w:right w:val="none" w:sz="0" w:space="0" w:color="auto"/>
      </w:divBdr>
    </w:div>
    <w:div w:id="946276283">
      <w:marLeft w:val="480"/>
      <w:marRight w:val="0"/>
      <w:marTop w:val="0"/>
      <w:marBottom w:val="0"/>
      <w:divBdr>
        <w:top w:val="none" w:sz="0" w:space="0" w:color="auto"/>
        <w:left w:val="none" w:sz="0" w:space="0" w:color="auto"/>
        <w:bottom w:val="none" w:sz="0" w:space="0" w:color="auto"/>
        <w:right w:val="none" w:sz="0" w:space="0" w:color="auto"/>
      </w:divBdr>
    </w:div>
    <w:div w:id="946890361">
      <w:marLeft w:val="480"/>
      <w:marRight w:val="0"/>
      <w:marTop w:val="0"/>
      <w:marBottom w:val="0"/>
      <w:divBdr>
        <w:top w:val="none" w:sz="0" w:space="0" w:color="auto"/>
        <w:left w:val="none" w:sz="0" w:space="0" w:color="auto"/>
        <w:bottom w:val="none" w:sz="0" w:space="0" w:color="auto"/>
        <w:right w:val="none" w:sz="0" w:space="0" w:color="auto"/>
      </w:divBdr>
    </w:div>
    <w:div w:id="946934523">
      <w:marLeft w:val="480"/>
      <w:marRight w:val="0"/>
      <w:marTop w:val="0"/>
      <w:marBottom w:val="0"/>
      <w:divBdr>
        <w:top w:val="none" w:sz="0" w:space="0" w:color="auto"/>
        <w:left w:val="none" w:sz="0" w:space="0" w:color="auto"/>
        <w:bottom w:val="none" w:sz="0" w:space="0" w:color="auto"/>
        <w:right w:val="none" w:sz="0" w:space="0" w:color="auto"/>
      </w:divBdr>
    </w:div>
    <w:div w:id="947006695">
      <w:marLeft w:val="480"/>
      <w:marRight w:val="0"/>
      <w:marTop w:val="0"/>
      <w:marBottom w:val="0"/>
      <w:divBdr>
        <w:top w:val="none" w:sz="0" w:space="0" w:color="auto"/>
        <w:left w:val="none" w:sz="0" w:space="0" w:color="auto"/>
        <w:bottom w:val="none" w:sz="0" w:space="0" w:color="auto"/>
        <w:right w:val="none" w:sz="0" w:space="0" w:color="auto"/>
      </w:divBdr>
    </w:div>
    <w:div w:id="947617015">
      <w:marLeft w:val="480"/>
      <w:marRight w:val="0"/>
      <w:marTop w:val="0"/>
      <w:marBottom w:val="0"/>
      <w:divBdr>
        <w:top w:val="none" w:sz="0" w:space="0" w:color="auto"/>
        <w:left w:val="none" w:sz="0" w:space="0" w:color="auto"/>
        <w:bottom w:val="none" w:sz="0" w:space="0" w:color="auto"/>
        <w:right w:val="none" w:sz="0" w:space="0" w:color="auto"/>
      </w:divBdr>
    </w:div>
    <w:div w:id="948008525">
      <w:marLeft w:val="480"/>
      <w:marRight w:val="0"/>
      <w:marTop w:val="0"/>
      <w:marBottom w:val="0"/>
      <w:divBdr>
        <w:top w:val="none" w:sz="0" w:space="0" w:color="auto"/>
        <w:left w:val="none" w:sz="0" w:space="0" w:color="auto"/>
        <w:bottom w:val="none" w:sz="0" w:space="0" w:color="auto"/>
        <w:right w:val="none" w:sz="0" w:space="0" w:color="auto"/>
      </w:divBdr>
    </w:div>
    <w:div w:id="950012995">
      <w:marLeft w:val="480"/>
      <w:marRight w:val="0"/>
      <w:marTop w:val="0"/>
      <w:marBottom w:val="0"/>
      <w:divBdr>
        <w:top w:val="none" w:sz="0" w:space="0" w:color="auto"/>
        <w:left w:val="none" w:sz="0" w:space="0" w:color="auto"/>
        <w:bottom w:val="none" w:sz="0" w:space="0" w:color="auto"/>
        <w:right w:val="none" w:sz="0" w:space="0" w:color="auto"/>
      </w:divBdr>
    </w:div>
    <w:div w:id="951864869">
      <w:marLeft w:val="480"/>
      <w:marRight w:val="0"/>
      <w:marTop w:val="0"/>
      <w:marBottom w:val="0"/>
      <w:divBdr>
        <w:top w:val="none" w:sz="0" w:space="0" w:color="auto"/>
        <w:left w:val="none" w:sz="0" w:space="0" w:color="auto"/>
        <w:bottom w:val="none" w:sz="0" w:space="0" w:color="auto"/>
        <w:right w:val="none" w:sz="0" w:space="0" w:color="auto"/>
      </w:divBdr>
    </w:div>
    <w:div w:id="953173459">
      <w:marLeft w:val="480"/>
      <w:marRight w:val="0"/>
      <w:marTop w:val="0"/>
      <w:marBottom w:val="0"/>
      <w:divBdr>
        <w:top w:val="none" w:sz="0" w:space="0" w:color="auto"/>
        <w:left w:val="none" w:sz="0" w:space="0" w:color="auto"/>
        <w:bottom w:val="none" w:sz="0" w:space="0" w:color="auto"/>
        <w:right w:val="none" w:sz="0" w:space="0" w:color="auto"/>
      </w:divBdr>
    </w:div>
    <w:div w:id="953248100">
      <w:marLeft w:val="480"/>
      <w:marRight w:val="0"/>
      <w:marTop w:val="0"/>
      <w:marBottom w:val="0"/>
      <w:divBdr>
        <w:top w:val="none" w:sz="0" w:space="0" w:color="auto"/>
        <w:left w:val="none" w:sz="0" w:space="0" w:color="auto"/>
        <w:bottom w:val="none" w:sz="0" w:space="0" w:color="auto"/>
        <w:right w:val="none" w:sz="0" w:space="0" w:color="auto"/>
      </w:divBdr>
    </w:div>
    <w:div w:id="954019192">
      <w:marLeft w:val="480"/>
      <w:marRight w:val="0"/>
      <w:marTop w:val="0"/>
      <w:marBottom w:val="0"/>
      <w:divBdr>
        <w:top w:val="none" w:sz="0" w:space="0" w:color="auto"/>
        <w:left w:val="none" w:sz="0" w:space="0" w:color="auto"/>
        <w:bottom w:val="none" w:sz="0" w:space="0" w:color="auto"/>
        <w:right w:val="none" w:sz="0" w:space="0" w:color="auto"/>
      </w:divBdr>
    </w:div>
    <w:div w:id="954678383">
      <w:marLeft w:val="480"/>
      <w:marRight w:val="0"/>
      <w:marTop w:val="0"/>
      <w:marBottom w:val="0"/>
      <w:divBdr>
        <w:top w:val="none" w:sz="0" w:space="0" w:color="auto"/>
        <w:left w:val="none" w:sz="0" w:space="0" w:color="auto"/>
        <w:bottom w:val="none" w:sz="0" w:space="0" w:color="auto"/>
        <w:right w:val="none" w:sz="0" w:space="0" w:color="auto"/>
      </w:divBdr>
    </w:div>
    <w:div w:id="955143049">
      <w:marLeft w:val="480"/>
      <w:marRight w:val="0"/>
      <w:marTop w:val="0"/>
      <w:marBottom w:val="0"/>
      <w:divBdr>
        <w:top w:val="none" w:sz="0" w:space="0" w:color="auto"/>
        <w:left w:val="none" w:sz="0" w:space="0" w:color="auto"/>
        <w:bottom w:val="none" w:sz="0" w:space="0" w:color="auto"/>
        <w:right w:val="none" w:sz="0" w:space="0" w:color="auto"/>
      </w:divBdr>
    </w:div>
    <w:div w:id="955982783">
      <w:marLeft w:val="480"/>
      <w:marRight w:val="0"/>
      <w:marTop w:val="0"/>
      <w:marBottom w:val="0"/>
      <w:divBdr>
        <w:top w:val="none" w:sz="0" w:space="0" w:color="auto"/>
        <w:left w:val="none" w:sz="0" w:space="0" w:color="auto"/>
        <w:bottom w:val="none" w:sz="0" w:space="0" w:color="auto"/>
        <w:right w:val="none" w:sz="0" w:space="0" w:color="auto"/>
      </w:divBdr>
    </w:div>
    <w:div w:id="956106615">
      <w:marLeft w:val="480"/>
      <w:marRight w:val="0"/>
      <w:marTop w:val="0"/>
      <w:marBottom w:val="0"/>
      <w:divBdr>
        <w:top w:val="none" w:sz="0" w:space="0" w:color="auto"/>
        <w:left w:val="none" w:sz="0" w:space="0" w:color="auto"/>
        <w:bottom w:val="none" w:sz="0" w:space="0" w:color="auto"/>
        <w:right w:val="none" w:sz="0" w:space="0" w:color="auto"/>
      </w:divBdr>
    </w:div>
    <w:div w:id="956136071">
      <w:marLeft w:val="480"/>
      <w:marRight w:val="0"/>
      <w:marTop w:val="0"/>
      <w:marBottom w:val="0"/>
      <w:divBdr>
        <w:top w:val="none" w:sz="0" w:space="0" w:color="auto"/>
        <w:left w:val="none" w:sz="0" w:space="0" w:color="auto"/>
        <w:bottom w:val="none" w:sz="0" w:space="0" w:color="auto"/>
        <w:right w:val="none" w:sz="0" w:space="0" w:color="auto"/>
      </w:divBdr>
    </w:div>
    <w:div w:id="957880307">
      <w:marLeft w:val="480"/>
      <w:marRight w:val="0"/>
      <w:marTop w:val="0"/>
      <w:marBottom w:val="0"/>
      <w:divBdr>
        <w:top w:val="none" w:sz="0" w:space="0" w:color="auto"/>
        <w:left w:val="none" w:sz="0" w:space="0" w:color="auto"/>
        <w:bottom w:val="none" w:sz="0" w:space="0" w:color="auto"/>
        <w:right w:val="none" w:sz="0" w:space="0" w:color="auto"/>
      </w:divBdr>
    </w:div>
    <w:div w:id="960380888">
      <w:marLeft w:val="480"/>
      <w:marRight w:val="0"/>
      <w:marTop w:val="0"/>
      <w:marBottom w:val="0"/>
      <w:divBdr>
        <w:top w:val="none" w:sz="0" w:space="0" w:color="auto"/>
        <w:left w:val="none" w:sz="0" w:space="0" w:color="auto"/>
        <w:bottom w:val="none" w:sz="0" w:space="0" w:color="auto"/>
        <w:right w:val="none" w:sz="0" w:space="0" w:color="auto"/>
      </w:divBdr>
    </w:div>
    <w:div w:id="962077434">
      <w:marLeft w:val="480"/>
      <w:marRight w:val="0"/>
      <w:marTop w:val="0"/>
      <w:marBottom w:val="0"/>
      <w:divBdr>
        <w:top w:val="none" w:sz="0" w:space="0" w:color="auto"/>
        <w:left w:val="none" w:sz="0" w:space="0" w:color="auto"/>
        <w:bottom w:val="none" w:sz="0" w:space="0" w:color="auto"/>
        <w:right w:val="none" w:sz="0" w:space="0" w:color="auto"/>
      </w:divBdr>
    </w:div>
    <w:div w:id="962149810">
      <w:marLeft w:val="480"/>
      <w:marRight w:val="0"/>
      <w:marTop w:val="0"/>
      <w:marBottom w:val="0"/>
      <w:divBdr>
        <w:top w:val="none" w:sz="0" w:space="0" w:color="auto"/>
        <w:left w:val="none" w:sz="0" w:space="0" w:color="auto"/>
        <w:bottom w:val="none" w:sz="0" w:space="0" w:color="auto"/>
        <w:right w:val="none" w:sz="0" w:space="0" w:color="auto"/>
      </w:divBdr>
    </w:div>
    <w:div w:id="963729678">
      <w:marLeft w:val="480"/>
      <w:marRight w:val="0"/>
      <w:marTop w:val="0"/>
      <w:marBottom w:val="0"/>
      <w:divBdr>
        <w:top w:val="none" w:sz="0" w:space="0" w:color="auto"/>
        <w:left w:val="none" w:sz="0" w:space="0" w:color="auto"/>
        <w:bottom w:val="none" w:sz="0" w:space="0" w:color="auto"/>
        <w:right w:val="none" w:sz="0" w:space="0" w:color="auto"/>
      </w:divBdr>
    </w:div>
    <w:div w:id="965282655">
      <w:marLeft w:val="480"/>
      <w:marRight w:val="0"/>
      <w:marTop w:val="0"/>
      <w:marBottom w:val="0"/>
      <w:divBdr>
        <w:top w:val="none" w:sz="0" w:space="0" w:color="auto"/>
        <w:left w:val="none" w:sz="0" w:space="0" w:color="auto"/>
        <w:bottom w:val="none" w:sz="0" w:space="0" w:color="auto"/>
        <w:right w:val="none" w:sz="0" w:space="0" w:color="auto"/>
      </w:divBdr>
    </w:div>
    <w:div w:id="968364536">
      <w:marLeft w:val="480"/>
      <w:marRight w:val="0"/>
      <w:marTop w:val="0"/>
      <w:marBottom w:val="0"/>
      <w:divBdr>
        <w:top w:val="none" w:sz="0" w:space="0" w:color="auto"/>
        <w:left w:val="none" w:sz="0" w:space="0" w:color="auto"/>
        <w:bottom w:val="none" w:sz="0" w:space="0" w:color="auto"/>
        <w:right w:val="none" w:sz="0" w:space="0" w:color="auto"/>
      </w:divBdr>
    </w:div>
    <w:div w:id="969937614">
      <w:marLeft w:val="480"/>
      <w:marRight w:val="0"/>
      <w:marTop w:val="0"/>
      <w:marBottom w:val="0"/>
      <w:divBdr>
        <w:top w:val="none" w:sz="0" w:space="0" w:color="auto"/>
        <w:left w:val="none" w:sz="0" w:space="0" w:color="auto"/>
        <w:bottom w:val="none" w:sz="0" w:space="0" w:color="auto"/>
        <w:right w:val="none" w:sz="0" w:space="0" w:color="auto"/>
      </w:divBdr>
    </w:div>
    <w:div w:id="971207754">
      <w:marLeft w:val="480"/>
      <w:marRight w:val="0"/>
      <w:marTop w:val="0"/>
      <w:marBottom w:val="0"/>
      <w:divBdr>
        <w:top w:val="none" w:sz="0" w:space="0" w:color="auto"/>
        <w:left w:val="none" w:sz="0" w:space="0" w:color="auto"/>
        <w:bottom w:val="none" w:sz="0" w:space="0" w:color="auto"/>
        <w:right w:val="none" w:sz="0" w:space="0" w:color="auto"/>
      </w:divBdr>
    </w:div>
    <w:div w:id="971523610">
      <w:marLeft w:val="480"/>
      <w:marRight w:val="0"/>
      <w:marTop w:val="0"/>
      <w:marBottom w:val="0"/>
      <w:divBdr>
        <w:top w:val="none" w:sz="0" w:space="0" w:color="auto"/>
        <w:left w:val="none" w:sz="0" w:space="0" w:color="auto"/>
        <w:bottom w:val="none" w:sz="0" w:space="0" w:color="auto"/>
        <w:right w:val="none" w:sz="0" w:space="0" w:color="auto"/>
      </w:divBdr>
    </w:div>
    <w:div w:id="974529241">
      <w:marLeft w:val="480"/>
      <w:marRight w:val="0"/>
      <w:marTop w:val="0"/>
      <w:marBottom w:val="0"/>
      <w:divBdr>
        <w:top w:val="none" w:sz="0" w:space="0" w:color="auto"/>
        <w:left w:val="none" w:sz="0" w:space="0" w:color="auto"/>
        <w:bottom w:val="none" w:sz="0" w:space="0" w:color="auto"/>
        <w:right w:val="none" w:sz="0" w:space="0" w:color="auto"/>
      </w:divBdr>
    </w:div>
    <w:div w:id="978456409">
      <w:marLeft w:val="480"/>
      <w:marRight w:val="0"/>
      <w:marTop w:val="0"/>
      <w:marBottom w:val="0"/>
      <w:divBdr>
        <w:top w:val="none" w:sz="0" w:space="0" w:color="auto"/>
        <w:left w:val="none" w:sz="0" w:space="0" w:color="auto"/>
        <w:bottom w:val="none" w:sz="0" w:space="0" w:color="auto"/>
        <w:right w:val="none" w:sz="0" w:space="0" w:color="auto"/>
      </w:divBdr>
    </w:div>
    <w:div w:id="979113740">
      <w:marLeft w:val="480"/>
      <w:marRight w:val="0"/>
      <w:marTop w:val="0"/>
      <w:marBottom w:val="0"/>
      <w:divBdr>
        <w:top w:val="none" w:sz="0" w:space="0" w:color="auto"/>
        <w:left w:val="none" w:sz="0" w:space="0" w:color="auto"/>
        <w:bottom w:val="none" w:sz="0" w:space="0" w:color="auto"/>
        <w:right w:val="none" w:sz="0" w:space="0" w:color="auto"/>
      </w:divBdr>
    </w:div>
    <w:div w:id="979772871">
      <w:marLeft w:val="480"/>
      <w:marRight w:val="0"/>
      <w:marTop w:val="0"/>
      <w:marBottom w:val="0"/>
      <w:divBdr>
        <w:top w:val="none" w:sz="0" w:space="0" w:color="auto"/>
        <w:left w:val="none" w:sz="0" w:space="0" w:color="auto"/>
        <w:bottom w:val="none" w:sz="0" w:space="0" w:color="auto"/>
        <w:right w:val="none" w:sz="0" w:space="0" w:color="auto"/>
      </w:divBdr>
    </w:div>
    <w:div w:id="984435726">
      <w:marLeft w:val="480"/>
      <w:marRight w:val="0"/>
      <w:marTop w:val="0"/>
      <w:marBottom w:val="0"/>
      <w:divBdr>
        <w:top w:val="none" w:sz="0" w:space="0" w:color="auto"/>
        <w:left w:val="none" w:sz="0" w:space="0" w:color="auto"/>
        <w:bottom w:val="none" w:sz="0" w:space="0" w:color="auto"/>
        <w:right w:val="none" w:sz="0" w:space="0" w:color="auto"/>
      </w:divBdr>
    </w:div>
    <w:div w:id="984622948">
      <w:marLeft w:val="480"/>
      <w:marRight w:val="0"/>
      <w:marTop w:val="0"/>
      <w:marBottom w:val="0"/>
      <w:divBdr>
        <w:top w:val="none" w:sz="0" w:space="0" w:color="auto"/>
        <w:left w:val="none" w:sz="0" w:space="0" w:color="auto"/>
        <w:bottom w:val="none" w:sz="0" w:space="0" w:color="auto"/>
        <w:right w:val="none" w:sz="0" w:space="0" w:color="auto"/>
      </w:divBdr>
    </w:div>
    <w:div w:id="986477856">
      <w:marLeft w:val="480"/>
      <w:marRight w:val="0"/>
      <w:marTop w:val="0"/>
      <w:marBottom w:val="0"/>
      <w:divBdr>
        <w:top w:val="none" w:sz="0" w:space="0" w:color="auto"/>
        <w:left w:val="none" w:sz="0" w:space="0" w:color="auto"/>
        <w:bottom w:val="none" w:sz="0" w:space="0" w:color="auto"/>
        <w:right w:val="none" w:sz="0" w:space="0" w:color="auto"/>
      </w:divBdr>
    </w:div>
    <w:div w:id="987242937">
      <w:marLeft w:val="480"/>
      <w:marRight w:val="0"/>
      <w:marTop w:val="0"/>
      <w:marBottom w:val="0"/>
      <w:divBdr>
        <w:top w:val="none" w:sz="0" w:space="0" w:color="auto"/>
        <w:left w:val="none" w:sz="0" w:space="0" w:color="auto"/>
        <w:bottom w:val="none" w:sz="0" w:space="0" w:color="auto"/>
        <w:right w:val="none" w:sz="0" w:space="0" w:color="auto"/>
      </w:divBdr>
    </w:div>
    <w:div w:id="989601414">
      <w:marLeft w:val="480"/>
      <w:marRight w:val="0"/>
      <w:marTop w:val="0"/>
      <w:marBottom w:val="0"/>
      <w:divBdr>
        <w:top w:val="none" w:sz="0" w:space="0" w:color="auto"/>
        <w:left w:val="none" w:sz="0" w:space="0" w:color="auto"/>
        <w:bottom w:val="none" w:sz="0" w:space="0" w:color="auto"/>
        <w:right w:val="none" w:sz="0" w:space="0" w:color="auto"/>
      </w:divBdr>
    </w:div>
    <w:div w:id="993142462">
      <w:marLeft w:val="480"/>
      <w:marRight w:val="0"/>
      <w:marTop w:val="0"/>
      <w:marBottom w:val="0"/>
      <w:divBdr>
        <w:top w:val="none" w:sz="0" w:space="0" w:color="auto"/>
        <w:left w:val="none" w:sz="0" w:space="0" w:color="auto"/>
        <w:bottom w:val="none" w:sz="0" w:space="0" w:color="auto"/>
        <w:right w:val="none" w:sz="0" w:space="0" w:color="auto"/>
      </w:divBdr>
    </w:div>
    <w:div w:id="993414112">
      <w:marLeft w:val="480"/>
      <w:marRight w:val="0"/>
      <w:marTop w:val="0"/>
      <w:marBottom w:val="0"/>
      <w:divBdr>
        <w:top w:val="none" w:sz="0" w:space="0" w:color="auto"/>
        <w:left w:val="none" w:sz="0" w:space="0" w:color="auto"/>
        <w:bottom w:val="none" w:sz="0" w:space="0" w:color="auto"/>
        <w:right w:val="none" w:sz="0" w:space="0" w:color="auto"/>
      </w:divBdr>
    </w:div>
    <w:div w:id="994992948">
      <w:marLeft w:val="480"/>
      <w:marRight w:val="0"/>
      <w:marTop w:val="0"/>
      <w:marBottom w:val="0"/>
      <w:divBdr>
        <w:top w:val="none" w:sz="0" w:space="0" w:color="auto"/>
        <w:left w:val="none" w:sz="0" w:space="0" w:color="auto"/>
        <w:bottom w:val="none" w:sz="0" w:space="0" w:color="auto"/>
        <w:right w:val="none" w:sz="0" w:space="0" w:color="auto"/>
      </w:divBdr>
    </w:div>
    <w:div w:id="997075548">
      <w:marLeft w:val="480"/>
      <w:marRight w:val="0"/>
      <w:marTop w:val="0"/>
      <w:marBottom w:val="0"/>
      <w:divBdr>
        <w:top w:val="none" w:sz="0" w:space="0" w:color="auto"/>
        <w:left w:val="none" w:sz="0" w:space="0" w:color="auto"/>
        <w:bottom w:val="none" w:sz="0" w:space="0" w:color="auto"/>
        <w:right w:val="none" w:sz="0" w:space="0" w:color="auto"/>
      </w:divBdr>
    </w:div>
    <w:div w:id="1002390672">
      <w:marLeft w:val="480"/>
      <w:marRight w:val="0"/>
      <w:marTop w:val="0"/>
      <w:marBottom w:val="0"/>
      <w:divBdr>
        <w:top w:val="none" w:sz="0" w:space="0" w:color="auto"/>
        <w:left w:val="none" w:sz="0" w:space="0" w:color="auto"/>
        <w:bottom w:val="none" w:sz="0" w:space="0" w:color="auto"/>
        <w:right w:val="none" w:sz="0" w:space="0" w:color="auto"/>
      </w:divBdr>
    </w:div>
    <w:div w:id="1002853189">
      <w:marLeft w:val="480"/>
      <w:marRight w:val="0"/>
      <w:marTop w:val="0"/>
      <w:marBottom w:val="0"/>
      <w:divBdr>
        <w:top w:val="none" w:sz="0" w:space="0" w:color="auto"/>
        <w:left w:val="none" w:sz="0" w:space="0" w:color="auto"/>
        <w:bottom w:val="none" w:sz="0" w:space="0" w:color="auto"/>
        <w:right w:val="none" w:sz="0" w:space="0" w:color="auto"/>
      </w:divBdr>
    </w:div>
    <w:div w:id="1002858943">
      <w:marLeft w:val="480"/>
      <w:marRight w:val="0"/>
      <w:marTop w:val="0"/>
      <w:marBottom w:val="0"/>
      <w:divBdr>
        <w:top w:val="none" w:sz="0" w:space="0" w:color="auto"/>
        <w:left w:val="none" w:sz="0" w:space="0" w:color="auto"/>
        <w:bottom w:val="none" w:sz="0" w:space="0" w:color="auto"/>
        <w:right w:val="none" w:sz="0" w:space="0" w:color="auto"/>
      </w:divBdr>
    </w:div>
    <w:div w:id="1003121257">
      <w:marLeft w:val="480"/>
      <w:marRight w:val="0"/>
      <w:marTop w:val="0"/>
      <w:marBottom w:val="0"/>
      <w:divBdr>
        <w:top w:val="none" w:sz="0" w:space="0" w:color="auto"/>
        <w:left w:val="none" w:sz="0" w:space="0" w:color="auto"/>
        <w:bottom w:val="none" w:sz="0" w:space="0" w:color="auto"/>
        <w:right w:val="none" w:sz="0" w:space="0" w:color="auto"/>
      </w:divBdr>
    </w:div>
    <w:div w:id="1004279672">
      <w:marLeft w:val="480"/>
      <w:marRight w:val="0"/>
      <w:marTop w:val="0"/>
      <w:marBottom w:val="0"/>
      <w:divBdr>
        <w:top w:val="none" w:sz="0" w:space="0" w:color="auto"/>
        <w:left w:val="none" w:sz="0" w:space="0" w:color="auto"/>
        <w:bottom w:val="none" w:sz="0" w:space="0" w:color="auto"/>
        <w:right w:val="none" w:sz="0" w:space="0" w:color="auto"/>
      </w:divBdr>
    </w:div>
    <w:div w:id="1004743920">
      <w:marLeft w:val="480"/>
      <w:marRight w:val="0"/>
      <w:marTop w:val="0"/>
      <w:marBottom w:val="0"/>
      <w:divBdr>
        <w:top w:val="none" w:sz="0" w:space="0" w:color="auto"/>
        <w:left w:val="none" w:sz="0" w:space="0" w:color="auto"/>
        <w:bottom w:val="none" w:sz="0" w:space="0" w:color="auto"/>
        <w:right w:val="none" w:sz="0" w:space="0" w:color="auto"/>
      </w:divBdr>
    </w:div>
    <w:div w:id="1010329790">
      <w:marLeft w:val="480"/>
      <w:marRight w:val="0"/>
      <w:marTop w:val="0"/>
      <w:marBottom w:val="0"/>
      <w:divBdr>
        <w:top w:val="none" w:sz="0" w:space="0" w:color="auto"/>
        <w:left w:val="none" w:sz="0" w:space="0" w:color="auto"/>
        <w:bottom w:val="none" w:sz="0" w:space="0" w:color="auto"/>
        <w:right w:val="none" w:sz="0" w:space="0" w:color="auto"/>
      </w:divBdr>
    </w:div>
    <w:div w:id="1010716525">
      <w:marLeft w:val="480"/>
      <w:marRight w:val="0"/>
      <w:marTop w:val="0"/>
      <w:marBottom w:val="0"/>
      <w:divBdr>
        <w:top w:val="none" w:sz="0" w:space="0" w:color="auto"/>
        <w:left w:val="none" w:sz="0" w:space="0" w:color="auto"/>
        <w:bottom w:val="none" w:sz="0" w:space="0" w:color="auto"/>
        <w:right w:val="none" w:sz="0" w:space="0" w:color="auto"/>
      </w:divBdr>
    </w:div>
    <w:div w:id="1013341663">
      <w:marLeft w:val="480"/>
      <w:marRight w:val="0"/>
      <w:marTop w:val="0"/>
      <w:marBottom w:val="0"/>
      <w:divBdr>
        <w:top w:val="none" w:sz="0" w:space="0" w:color="auto"/>
        <w:left w:val="none" w:sz="0" w:space="0" w:color="auto"/>
        <w:bottom w:val="none" w:sz="0" w:space="0" w:color="auto"/>
        <w:right w:val="none" w:sz="0" w:space="0" w:color="auto"/>
      </w:divBdr>
    </w:div>
    <w:div w:id="1013726892">
      <w:marLeft w:val="480"/>
      <w:marRight w:val="0"/>
      <w:marTop w:val="0"/>
      <w:marBottom w:val="0"/>
      <w:divBdr>
        <w:top w:val="none" w:sz="0" w:space="0" w:color="auto"/>
        <w:left w:val="none" w:sz="0" w:space="0" w:color="auto"/>
        <w:bottom w:val="none" w:sz="0" w:space="0" w:color="auto"/>
        <w:right w:val="none" w:sz="0" w:space="0" w:color="auto"/>
      </w:divBdr>
    </w:div>
    <w:div w:id="1014039796">
      <w:marLeft w:val="480"/>
      <w:marRight w:val="0"/>
      <w:marTop w:val="0"/>
      <w:marBottom w:val="0"/>
      <w:divBdr>
        <w:top w:val="none" w:sz="0" w:space="0" w:color="auto"/>
        <w:left w:val="none" w:sz="0" w:space="0" w:color="auto"/>
        <w:bottom w:val="none" w:sz="0" w:space="0" w:color="auto"/>
        <w:right w:val="none" w:sz="0" w:space="0" w:color="auto"/>
      </w:divBdr>
    </w:div>
    <w:div w:id="1014304521">
      <w:marLeft w:val="480"/>
      <w:marRight w:val="0"/>
      <w:marTop w:val="0"/>
      <w:marBottom w:val="0"/>
      <w:divBdr>
        <w:top w:val="none" w:sz="0" w:space="0" w:color="auto"/>
        <w:left w:val="none" w:sz="0" w:space="0" w:color="auto"/>
        <w:bottom w:val="none" w:sz="0" w:space="0" w:color="auto"/>
        <w:right w:val="none" w:sz="0" w:space="0" w:color="auto"/>
      </w:divBdr>
    </w:div>
    <w:div w:id="1014308662">
      <w:marLeft w:val="480"/>
      <w:marRight w:val="0"/>
      <w:marTop w:val="0"/>
      <w:marBottom w:val="0"/>
      <w:divBdr>
        <w:top w:val="none" w:sz="0" w:space="0" w:color="auto"/>
        <w:left w:val="none" w:sz="0" w:space="0" w:color="auto"/>
        <w:bottom w:val="none" w:sz="0" w:space="0" w:color="auto"/>
        <w:right w:val="none" w:sz="0" w:space="0" w:color="auto"/>
      </w:divBdr>
    </w:div>
    <w:div w:id="1015107751">
      <w:marLeft w:val="480"/>
      <w:marRight w:val="0"/>
      <w:marTop w:val="0"/>
      <w:marBottom w:val="0"/>
      <w:divBdr>
        <w:top w:val="none" w:sz="0" w:space="0" w:color="auto"/>
        <w:left w:val="none" w:sz="0" w:space="0" w:color="auto"/>
        <w:bottom w:val="none" w:sz="0" w:space="0" w:color="auto"/>
        <w:right w:val="none" w:sz="0" w:space="0" w:color="auto"/>
      </w:divBdr>
    </w:div>
    <w:div w:id="1016422430">
      <w:marLeft w:val="480"/>
      <w:marRight w:val="0"/>
      <w:marTop w:val="0"/>
      <w:marBottom w:val="0"/>
      <w:divBdr>
        <w:top w:val="none" w:sz="0" w:space="0" w:color="auto"/>
        <w:left w:val="none" w:sz="0" w:space="0" w:color="auto"/>
        <w:bottom w:val="none" w:sz="0" w:space="0" w:color="auto"/>
        <w:right w:val="none" w:sz="0" w:space="0" w:color="auto"/>
      </w:divBdr>
    </w:div>
    <w:div w:id="1016540671">
      <w:marLeft w:val="480"/>
      <w:marRight w:val="0"/>
      <w:marTop w:val="0"/>
      <w:marBottom w:val="0"/>
      <w:divBdr>
        <w:top w:val="none" w:sz="0" w:space="0" w:color="auto"/>
        <w:left w:val="none" w:sz="0" w:space="0" w:color="auto"/>
        <w:bottom w:val="none" w:sz="0" w:space="0" w:color="auto"/>
        <w:right w:val="none" w:sz="0" w:space="0" w:color="auto"/>
      </w:divBdr>
    </w:div>
    <w:div w:id="1017662470">
      <w:marLeft w:val="480"/>
      <w:marRight w:val="0"/>
      <w:marTop w:val="0"/>
      <w:marBottom w:val="0"/>
      <w:divBdr>
        <w:top w:val="none" w:sz="0" w:space="0" w:color="auto"/>
        <w:left w:val="none" w:sz="0" w:space="0" w:color="auto"/>
        <w:bottom w:val="none" w:sz="0" w:space="0" w:color="auto"/>
        <w:right w:val="none" w:sz="0" w:space="0" w:color="auto"/>
      </w:divBdr>
    </w:div>
    <w:div w:id="1018655280">
      <w:marLeft w:val="480"/>
      <w:marRight w:val="0"/>
      <w:marTop w:val="0"/>
      <w:marBottom w:val="0"/>
      <w:divBdr>
        <w:top w:val="none" w:sz="0" w:space="0" w:color="auto"/>
        <w:left w:val="none" w:sz="0" w:space="0" w:color="auto"/>
        <w:bottom w:val="none" w:sz="0" w:space="0" w:color="auto"/>
        <w:right w:val="none" w:sz="0" w:space="0" w:color="auto"/>
      </w:divBdr>
    </w:div>
    <w:div w:id="1018892485">
      <w:marLeft w:val="480"/>
      <w:marRight w:val="0"/>
      <w:marTop w:val="0"/>
      <w:marBottom w:val="0"/>
      <w:divBdr>
        <w:top w:val="none" w:sz="0" w:space="0" w:color="auto"/>
        <w:left w:val="none" w:sz="0" w:space="0" w:color="auto"/>
        <w:bottom w:val="none" w:sz="0" w:space="0" w:color="auto"/>
        <w:right w:val="none" w:sz="0" w:space="0" w:color="auto"/>
      </w:divBdr>
    </w:div>
    <w:div w:id="1018971551">
      <w:marLeft w:val="480"/>
      <w:marRight w:val="0"/>
      <w:marTop w:val="0"/>
      <w:marBottom w:val="0"/>
      <w:divBdr>
        <w:top w:val="none" w:sz="0" w:space="0" w:color="auto"/>
        <w:left w:val="none" w:sz="0" w:space="0" w:color="auto"/>
        <w:bottom w:val="none" w:sz="0" w:space="0" w:color="auto"/>
        <w:right w:val="none" w:sz="0" w:space="0" w:color="auto"/>
      </w:divBdr>
    </w:div>
    <w:div w:id="1022365584">
      <w:marLeft w:val="480"/>
      <w:marRight w:val="0"/>
      <w:marTop w:val="0"/>
      <w:marBottom w:val="0"/>
      <w:divBdr>
        <w:top w:val="none" w:sz="0" w:space="0" w:color="auto"/>
        <w:left w:val="none" w:sz="0" w:space="0" w:color="auto"/>
        <w:bottom w:val="none" w:sz="0" w:space="0" w:color="auto"/>
        <w:right w:val="none" w:sz="0" w:space="0" w:color="auto"/>
      </w:divBdr>
    </w:div>
    <w:div w:id="1024360007">
      <w:marLeft w:val="480"/>
      <w:marRight w:val="0"/>
      <w:marTop w:val="0"/>
      <w:marBottom w:val="0"/>
      <w:divBdr>
        <w:top w:val="none" w:sz="0" w:space="0" w:color="auto"/>
        <w:left w:val="none" w:sz="0" w:space="0" w:color="auto"/>
        <w:bottom w:val="none" w:sz="0" w:space="0" w:color="auto"/>
        <w:right w:val="none" w:sz="0" w:space="0" w:color="auto"/>
      </w:divBdr>
    </w:div>
    <w:div w:id="1024525840">
      <w:marLeft w:val="480"/>
      <w:marRight w:val="0"/>
      <w:marTop w:val="0"/>
      <w:marBottom w:val="0"/>
      <w:divBdr>
        <w:top w:val="none" w:sz="0" w:space="0" w:color="auto"/>
        <w:left w:val="none" w:sz="0" w:space="0" w:color="auto"/>
        <w:bottom w:val="none" w:sz="0" w:space="0" w:color="auto"/>
        <w:right w:val="none" w:sz="0" w:space="0" w:color="auto"/>
      </w:divBdr>
    </w:div>
    <w:div w:id="1025793830">
      <w:marLeft w:val="480"/>
      <w:marRight w:val="0"/>
      <w:marTop w:val="0"/>
      <w:marBottom w:val="0"/>
      <w:divBdr>
        <w:top w:val="none" w:sz="0" w:space="0" w:color="auto"/>
        <w:left w:val="none" w:sz="0" w:space="0" w:color="auto"/>
        <w:bottom w:val="none" w:sz="0" w:space="0" w:color="auto"/>
        <w:right w:val="none" w:sz="0" w:space="0" w:color="auto"/>
      </w:divBdr>
    </w:div>
    <w:div w:id="1027758192">
      <w:marLeft w:val="480"/>
      <w:marRight w:val="0"/>
      <w:marTop w:val="0"/>
      <w:marBottom w:val="0"/>
      <w:divBdr>
        <w:top w:val="none" w:sz="0" w:space="0" w:color="auto"/>
        <w:left w:val="none" w:sz="0" w:space="0" w:color="auto"/>
        <w:bottom w:val="none" w:sz="0" w:space="0" w:color="auto"/>
        <w:right w:val="none" w:sz="0" w:space="0" w:color="auto"/>
      </w:divBdr>
    </w:div>
    <w:div w:id="1029143000">
      <w:marLeft w:val="480"/>
      <w:marRight w:val="0"/>
      <w:marTop w:val="0"/>
      <w:marBottom w:val="0"/>
      <w:divBdr>
        <w:top w:val="none" w:sz="0" w:space="0" w:color="auto"/>
        <w:left w:val="none" w:sz="0" w:space="0" w:color="auto"/>
        <w:bottom w:val="none" w:sz="0" w:space="0" w:color="auto"/>
        <w:right w:val="none" w:sz="0" w:space="0" w:color="auto"/>
      </w:divBdr>
    </w:div>
    <w:div w:id="1030836516">
      <w:marLeft w:val="480"/>
      <w:marRight w:val="0"/>
      <w:marTop w:val="0"/>
      <w:marBottom w:val="0"/>
      <w:divBdr>
        <w:top w:val="none" w:sz="0" w:space="0" w:color="auto"/>
        <w:left w:val="none" w:sz="0" w:space="0" w:color="auto"/>
        <w:bottom w:val="none" w:sz="0" w:space="0" w:color="auto"/>
        <w:right w:val="none" w:sz="0" w:space="0" w:color="auto"/>
      </w:divBdr>
    </w:div>
    <w:div w:id="1035420747">
      <w:marLeft w:val="480"/>
      <w:marRight w:val="0"/>
      <w:marTop w:val="0"/>
      <w:marBottom w:val="0"/>
      <w:divBdr>
        <w:top w:val="none" w:sz="0" w:space="0" w:color="auto"/>
        <w:left w:val="none" w:sz="0" w:space="0" w:color="auto"/>
        <w:bottom w:val="none" w:sz="0" w:space="0" w:color="auto"/>
        <w:right w:val="none" w:sz="0" w:space="0" w:color="auto"/>
      </w:divBdr>
    </w:div>
    <w:div w:id="1037699161">
      <w:marLeft w:val="480"/>
      <w:marRight w:val="0"/>
      <w:marTop w:val="0"/>
      <w:marBottom w:val="0"/>
      <w:divBdr>
        <w:top w:val="none" w:sz="0" w:space="0" w:color="auto"/>
        <w:left w:val="none" w:sz="0" w:space="0" w:color="auto"/>
        <w:bottom w:val="none" w:sz="0" w:space="0" w:color="auto"/>
        <w:right w:val="none" w:sz="0" w:space="0" w:color="auto"/>
      </w:divBdr>
    </w:div>
    <w:div w:id="1037974833">
      <w:marLeft w:val="480"/>
      <w:marRight w:val="0"/>
      <w:marTop w:val="0"/>
      <w:marBottom w:val="0"/>
      <w:divBdr>
        <w:top w:val="none" w:sz="0" w:space="0" w:color="auto"/>
        <w:left w:val="none" w:sz="0" w:space="0" w:color="auto"/>
        <w:bottom w:val="none" w:sz="0" w:space="0" w:color="auto"/>
        <w:right w:val="none" w:sz="0" w:space="0" w:color="auto"/>
      </w:divBdr>
    </w:div>
    <w:div w:id="1039355558">
      <w:marLeft w:val="480"/>
      <w:marRight w:val="0"/>
      <w:marTop w:val="0"/>
      <w:marBottom w:val="0"/>
      <w:divBdr>
        <w:top w:val="none" w:sz="0" w:space="0" w:color="auto"/>
        <w:left w:val="none" w:sz="0" w:space="0" w:color="auto"/>
        <w:bottom w:val="none" w:sz="0" w:space="0" w:color="auto"/>
        <w:right w:val="none" w:sz="0" w:space="0" w:color="auto"/>
      </w:divBdr>
    </w:div>
    <w:div w:id="1039864832">
      <w:marLeft w:val="480"/>
      <w:marRight w:val="0"/>
      <w:marTop w:val="0"/>
      <w:marBottom w:val="0"/>
      <w:divBdr>
        <w:top w:val="none" w:sz="0" w:space="0" w:color="auto"/>
        <w:left w:val="none" w:sz="0" w:space="0" w:color="auto"/>
        <w:bottom w:val="none" w:sz="0" w:space="0" w:color="auto"/>
        <w:right w:val="none" w:sz="0" w:space="0" w:color="auto"/>
      </w:divBdr>
    </w:div>
    <w:div w:id="1040785140">
      <w:marLeft w:val="480"/>
      <w:marRight w:val="0"/>
      <w:marTop w:val="0"/>
      <w:marBottom w:val="0"/>
      <w:divBdr>
        <w:top w:val="none" w:sz="0" w:space="0" w:color="auto"/>
        <w:left w:val="none" w:sz="0" w:space="0" w:color="auto"/>
        <w:bottom w:val="none" w:sz="0" w:space="0" w:color="auto"/>
        <w:right w:val="none" w:sz="0" w:space="0" w:color="auto"/>
      </w:divBdr>
    </w:div>
    <w:div w:id="1040980169">
      <w:marLeft w:val="480"/>
      <w:marRight w:val="0"/>
      <w:marTop w:val="0"/>
      <w:marBottom w:val="0"/>
      <w:divBdr>
        <w:top w:val="none" w:sz="0" w:space="0" w:color="auto"/>
        <w:left w:val="none" w:sz="0" w:space="0" w:color="auto"/>
        <w:bottom w:val="none" w:sz="0" w:space="0" w:color="auto"/>
        <w:right w:val="none" w:sz="0" w:space="0" w:color="auto"/>
      </w:divBdr>
    </w:div>
    <w:div w:id="1041789514">
      <w:marLeft w:val="480"/>
      <w:marRight w:val="0"/>
      <w:marTop w:val="0"/>
      <w:marBottom w:val="0"/>
      <w:divBdr>
        <w:top w:val="none" w:sz="0" w:space="0" w:color="auto"/>
        <w:left w:val="none" w:sz="0" w:space="0" w:color="auto"/>
        <w:bottom w:val="none" w:sz="0" w:space="0" w:color="auto"/>
        <w:right w:val="none" w:sz="0" w:space="0" w:color="auto"/>
      </w:divBdr>
    </w:div>
    <w:div w:id="1044401272">
      <w:marLeft w:val="480"/>
      <w:marRight w:val="0"/>
      <w:marTop w:val="0"/>
      <w:marBottom w:val="0"/>
      <w:divBdr>
        <w:top w:val="none" w:sz="0" w:space="0" w:color="auto"/>
        <w:left w:val="none" w:sz="0" w:space="0" w:color="auto"/>
        <w:bottom w:val="none" w:sz="0" w:space="0" w:color="auto"/>
        <w:right w:val="none" w:sz="0" w:space="0" w:color="auto"/>
      </w:divBdr>
    </w:div>
    <w:div w:id="1045983368">
      <w:marLeft w:val="480"/>
      <w:marRight w:val="0"/>
      <w:marTop w:val="0"/>
      <w:marBottom w:val="0"/>
      <w:divBdr>
        <w:top w:val="none" w:sz="0" w:space="0" w:color="auto"/>
        <w:left w:val="none" w:sz="0" w:space="0" w:color="auto"/>
        <w:bottom w:val="none" w:sz="0" w:space="0" w:color="auto"/>
        <w:right w:val="none" w:sz="0" w:space="0" w:color="auto"/>
      </w:divBdr>
    </w:div>
    <w:div w:id="1047069229">
      <w:marLeft w:val="480"/>
      <w:marRight w:val="0"/>
      <w:marTop w:val="0"/>
      <w:marBottom w:val="0"/>
      <w:divBdr>
        <w:top w:val="none" w:sz="0" w:space="0" w:color="auto"/>
        <w:left w:val="none" w:sz="0" w:space="0" w:color="auto"/>
        <w:bottom w:val="none" w:sz="0" w:space="0" w:color="auto"/>
        <w:right w:val="none" w:sz="0" w:space="0" w:color="auto"/>
      </w:divBdr>
    </w:div>
    <w:div w:id="1047410927">
      <w:marLeft w:val="480"/>
      <w:marRight w:val="0"/>
      <w:marTop w:val="0"/>
      <w:marBottom w:val="0"/>
      <w:divBdr>
        <w:top w:val="none" w:sz="0" w:space="0" w:color="auto"/>
        <w:left w:val="none" w:sz="0" w:space="0" w:color="auto"/>
        <w:bottom w:val="none" w:sz="0" w:space="0" w:color="auto"/>
        <w:right w:val="none" w:sz="0" w:space="0" w:color="auto"/>
      </w:divBdr>
    </w:div>
    <w:div w:id="1049450316">
      <w:marLeft w:val="480"/>
      <w:marRight w:val="0"/>
      <w:marTop w:val="0"/>
      <w:marBottom w:val="0"/>
      <w:divBdr>
        <w:top w:val="none" w:sz="0" w:space="0" w:color="auto"/>
        <w:left w:val="none" w:sz="0" w:space="0" w:color="auto"/>
        <w:bottom w:val="none" w:sz="0" w:space="0" w:color="auto"/>
        <w:right w:val="none" w:sz="0" w:space="0" w:color="auto"/>
      </w:divBdr>
    </w:div>
    <w:div w:id="1052853479">
      <w:marLeft w:val="480"/>
      <w:marRight w:val="0"/>
      <w:marTop w:val="0"/>
      <w:marBottom w:val="0"/>
      <w:divBdr>
        <w:top w:val="none" w:sz="0" w:space="0" w:color="auto"/>
        <w:left w:val="none" w:sz="0" w:space="0" w:color="auto"/>
        <w:bottom w:val="none" w:sz="0" w:space="0" w:color="auto"/>
        <w:right w:val="none" w:sz="0" w:space="0" w:color="auto"/>
      </w:divBdr>
    </w:div>
    <w:div w:id="1053773724">
      <w:marLeft w:val="480"/>
      <w:marRight w:val="0"/>
      <w:marTop w:val="0"/>
      <w:marBottom w:val="0"/>
      <w:divBdr>
        <w:top w:val="none" w:sz="0" w:space="0" w:color="auto"/>
        <w:left w:val="none" w:sz="0" w:space="0" w:color="auto"/>
        <w:bottom w:val="none" w:sz="0" w:space="0" w:color="auto"/>
        <w:right w:val="none" w:sz="0" w:space="0" w:color="auto"/>
      </w:divBdr>
    </w:div>
    <w:div w:id="1054352522">
      <w:marLeft w:val="480"/>
      <w:marRight w:val="0"/>
      <w:marTop w:val="0"/>
      <w:marBottom w:val="0"/>
      <w:divBdr>
        <w:top w:val="none" w:sz="0" w:space="0" w:color="auto"/>
        <w:left w:val="none" w:sz="0" w:space="0" w:color="auto"/>
        <w:bottom w:val="none" w:sz="0" w:space="0" w:color="auto"/>
        <w:right w:val="none" w:sz="0" w:space="0" w:color="auto"/>
      </w:divBdr>
    </w:div>
    <w:div w:id="1056392361">
      <w:marLeft w:val="480"/>
      <w:marRight w:val="0"/>
      <w:marTop w:val="0"/>
      <w:marBottom w:val="0"/>
      <w:divBdr>
        <w:top w:val="none" w:sz="0" w:space="0" w:color="auto"/>
        <w:left w:val="none" w:sz="0" w:space="0" w:color="auto"/>
        <w:bottom w:val="none" w:sz="0" w:space="0" w:color="auto"/>
        <w:right w:val="none" w:sz="0" w:space="0" w:color="auto"/>
      </w:divBdr>
    </w:div>
    <w:div w:id="1057780782">
      <w:marLeft w:val="480"/>
      <w:marRight w:val="0"/>
      <w:marTop w:val="0"/>
      <w:marBottom w:val="0"/>
      <w:divBdr>
        <w:top w:val="none" w:sz="0" w:space="0" w:color="auto"/>
        <w:left w:val="none" w:sz="0" w:space="0" w:color="auto"/>
        <w:bottom w:val="none" w:sz="0" w:space="0" w:color="auto"/>
        <w:right w:val="none" w:sz="0" w:space="0" w:color="auto"/>
      </w:divBdr>
    </w:div>
    <w:div w:id="1059985810">
      <w:marLeft w:val="480"/>
      <w:marRight w:val="0"/>
      <w:marTop w:val="0"/>
      <w:marBottom w:val="0"/>
      <w:divBdr>
        <w:top w:val="none" w:sz="0" w:space="0" w:color="auto"/>
        <w:left w:val="none" w:sz="0" w:space="0" w:color="auto"/>
        <w:bottom w:val="none" w:sz="0" w:space="0" w:color="auto"/>
        <w:right w:val="none" w:sz="0" w:space="0" w:color="auto"/>
      </w:divBdr>
    </w:div>
    <w:div w:id="1060443841">
      <w:marLeft w:val="480"/>
      <w:marRight w:val="0"/>
      <w:marTop w:val="0"/>
      <w:marBottom w:val="0"/>
      <w:divBdr>
        <w:top w:val="none" w:sz="0" w:space="0" w:color="auto"/>
        <w:left w:val="none" w:sz="0" w:space="0" w:color="auto"/>
        <w:bottom w:val="none" w:sz="0" w:space="0" w:color="auto"/>
        <w:right w:val="none" w:sz="0" w:space="0" w:color="auto"/>
      </w:divBdr>
    </w:div>
    <w:div w:id="1063333172">
      <w:marLeft w:val="480"/>
      <w:marRight w:val="0"/>
      <w:marTop w:val="0"/>
      <w:marBottom w:val="0"/>
      <w:divBdr>
        <w:top w:val="none" w:sz="0" w:space="0" w:color="auto"/>
        <w:left w:val="none" w:sz="0" w:space="0" w:color="auto"/>
        <w:bottom w:val="none" w:sz="0" w:space="0" w:color="auto"/>
        <w:right w:val="none" w:sz="0" w:space="0" w:color="auto"/>
      </w:divBdr>
    </w:div>
    <w:div w:id="1063985340">
      <w:marLeft w:val="480"/>
      <w:marRight w:val="0"/>
      <w:marTop w:val="0"/>
      <w:marBottom w:val="0"/>
      <w:divBdr>
        <w:top w:val="none" w:sz="0" w:space="0" w:color="auto"/>
        <w:left w:val="none" w:sz="0" w:space="0" w:color="auto"/>
        <w:bottom w:val="none" w:sz="0" w:space="0" w:color="auto"/>
        <w:right w:val="none" w:sz="0" w:space="0" w:color="auto"/>
      </w:divBdr>
    </w:div>
    <w:div w:id="1064523531">
      <w:marLeft w:val="480"/>
      <w:marRight w:val="0"/>
      <w:marTop w:val="0"/>
      <w:marBottom w:val="0"/>
      <w:divBdr>
        <w:top w:val="none" w:sz="0" w:space="0" w:color="auto"/>
        <w:left w:val="none" w:sz="0" w:space="0" w:color="auto"/>
        <w:bottom w:val="none" w:sz="0" w:space="0" w:color="auto"/>
        <w:right w:val="none" w:sz="0" w:space="0" w:color="auto"/>
      </w:divBdr>
    </w:div>
    <w:div w:id="1064764354">
      <w:marLeft w:val="480"/>
      <w:marRight w:val="0"/>
      <w:marTop w:val="0"/>
      <w:marBottom w:val="0"/>
      <w:divBdr>
        <w:top w:val="none" w:sz="0" w:space="0" w:color="auto"/>
        <w:left w:val="none" w:sz="0" w:space="0" w:color="auto"/>
        <w:bottom w:val="none" w:sz="0" w:space="0" w:color="auto"/>
        <w:right w:val="none" w:sz="0" w:space="0" w:color="auto"/>
      </w:divBdr>
    </w:div>
    <w:div w:id="1065302557">
      <w:marLeft w:val="480"/>
      <w:marRight w:val="0"/>
      <w:marTop w:val="0"/>
      <w:marBottom w:val="0"/>
      <w:divBdr>
        <w:top w:val="none" w:sz="0" w:space="0" w:color="auto"/>
        <w:left w:val="none" w:sz="0" w:space="0" w:color="auto"/>
        <w:bottom w:val="none" w:sz="0" w:space="0" w:color="auto"/>
        <w:right w:val="none" w:sz="0" w:space="0" w:color="auto"/>
      </w:divBdr>
    </w:div>
    <w:div w:id="1066610244">
      <w:marLeft w:val="480"/>
      <w:marRight w:val="0"/>
      <w:marTop w:val="0"/>
      <w:marBottom w:val="0"/>
      <w:divBdr>
        <w:top w:val="none" w:sz="0" w:space="0" w:color="auto"/>
        <w:left w:val="none" w:sz="0" w:space="0" w:color="auto"/>
        <w:bottom w:val="none" w:sz="0" w:space="0" w:color="auto"/>
        <w:right w:val="none" w:sz="0" w:space="0" w:color="auto"/>
      </w:divBdr>
    </w:div>
    <w:div w:id="1067264733">
      <w:marLeft w:val="480"/>
      <w:marRight w:val="0"/>
      <w:marTop w:val="0"/>
      <w:marBottom w:val="0"/>
      <w:divBdr>
        <w:top w:val="none" w:sz="0" w:space="0" w:color="auto"/>
        <w:left w:val="none" w:sz="0" w:space="0" w:color="auto"/>
        <w:bottom w:val="none" w:sz="0" w:space="0" w:color="auto"/>
        <w:right w:val="none" w:sz="0" w:space="0" w:color="auto"/>
      </w:divBdr>
    </w:div>
    <w:div w:id="1069613791">
      <w:marLeft w:val="480"/>
      <w:marRight w:val="0"/>
      <w:marTop w:val="0"/>
      <w:marBottom w:val="0"/>
      <w:divBdr>
        <w:top w:val="none" w:sz="0" w:space="0" w:color="auto"/>
        <w:left w:val="none" w:sz="0" w:space="0" w:color="auto"/>
        <w:bottom w:val="none" w:sz="0" w:space="0" w:color="auto"/>
        <w:right w:val="none" w:sz="0" w:space="0" w:color="auto"/>
      </w:divBdr>
    </w:div>
    <w:div w:id="1070541246">
      <w:marLeft w:val="480"/>
      <w:marRight w:val="0"/>
      <w:marTop w:val="0"/>
      <w:marBottom w:val="0"/>
      <w:divBdr>
        <w:top w:val="none" w:sz="0" w:space="0" w:color="auto"/>
        <w:left w:val="none" w:sz="0" w:space="0" w:color="auto"/>
        <w:bottom w:val="none" w:sz="0" w:space="0" w:color="auto"/>
        <w:right w:val="none" w:sz="0" w:space="0" w:color="auto"/>
      </w:divBdr>
    </w:div>
    <w:div w:id="1071000034">
      <w:marLeft w:val="480"/>
      <w:marRight w:val="0"/>
      <w:marTop w:val="0"/>
      <w:marBottom w:val="0"/>
      <w:divBdr>
        <w:top w:val="none" w:sz="0" w:space="0" w:color="auto"/>
        <w:left w:val="none" w:sz="0" w:space="0" w:color="auto"/>
        <w:bottom w:val="none" w:sz="0" w:space="0" w:color="auto"/>
        <w:right w:val="none" w:sz="0" w:space="0" w:color="auto"/>
      </w:divBdr>
    </w:div>
    <w:div w:id="1071465587">
      <w:marLeft w:val="480"/>
      <w:marRight w:val="0"/>
      <w:marTop w:val="0"/>
      <w:marBottom w:val="0"/>
      <w:divBdr>
        <w:top w:val="none" w:sz="0" w:space="0" w:color="auto"/>
        <w:left w:val="none" w:sz="0" w:space="0" w:color="auto"/>
        <w:bottom w:val="none" w:sz="0" w:space="0" w:color="auto"/>
        <w:right w:val="none" w:sz="0" w:space="0" w:color="auto"/>
      </w:divBdr>
    </w:div>
    <w:div w:id="1071541785">
      <w:marLeft w:val="480"/>
      <w:marRight w:val="0"/>
      <w:marTop w:val="0"/>
      <w:marBottom w:val="0"/>
      <w:divBdr>
        <w:top w:val="none" w:sz="0" w:space="0" w:color="auto"/>
        <w:left w:val="none" w:sz="0" w:space="0" w:color="auto"/>
        <w:bottom w:val="none" w:sz="0" w:space="0" w:color="auto"/>
        <w:right w:val="none" w:sz="0" w:space="0" w:color="auto"/>
      </w:divBdr>
    </w:div>
    <w:div w:id="1072195553">
      <w:marLeft w:val="480"/>
      <w:marRight w:val="0"/>
      <w:marTop w:val="0"/>
      <w:marBottom w:val="0"/>
      <w:divBdr>
        <w:top w:val="none" w:sz="0" w:space="0" w:color="auto"/>
        <w:left w:val="none" w:sz="0" w:space="0" w:color="auto"/>
        <w:bottom w:val="none" w:sz="0" w:space="0" w:color="auto"/>
        <w:right w:val="none" w:sz="0" w:space="0" w:color="auto"/>
      </w:divBdr>
    </w:div>
    <w:div w:id="1074284277">
      <w:marLeft w:val="480"/>
      <w:marRight w:val="0"/>
      <w:marTop w:val="0"/>
      <w:marBottom w:val="0"/>
      <w:divBdr>
        <w:top w:val="none" w:sz="0" w:space="0" w:color="auto"/>
        <w:left w:val="none" w:sz="0" w:space="0" w:color="auto"/>
        <w:bottom w:val="none" w:sz="0" w:space="0" w:color="auto"/>
        <w:right w:val="none" w:sz="0" w:space="0" w:color="auto"/>
      </w:divBdr>
    </w:div>
    <w:div w:id="1075323657">
      <w:marLeft w:val="480"/>
      <w:marRight w:val="0"/>
      <w:marTop w:val="0"/>
      <w:marBottom w:val="0"/>
      <w:divBdr>
        <w:top w:val="none" w:sz="0" w:space="0" w:color="auto"/>
        <w:left w:val="none" w:sz="0" w:space="0" w:color="auto"/>
        <w:bottom w:val="none" w:sz="0" w:space="0" w:color="auto"/>
        <w:right w:val="none" w:sz="0" w:space="0" w:color="auto"/>
      </w:divBdr>
    </w:div>
    <w:div w:id="1078139122">
      <w:marLeft w:val="480"/>
      <w:marRight w:val="0"/>
      <w:marTop w:val="0"/>
      <w:marBottom w:val="0"/>
      <w:divBdr>
        <w:top w:val="none" w:sz="0" w:space="0" w:color="auto"/>
        <w:left w:val="none" w:sz="0" w:space="0" w:color="auto"/>
        <w:bottom w:val="none" w:sz="0" w:space="0" w:color="auto"/>
        <w:right w:val="none" w:sz="0" w:space="0" w:color="auto"/>
      </w:divBdr>
    </w:div>
    <w:div w:id="1079015991">
      <w:marLeft w:val="480"/>
      <w:marRight w:val="0"/>
      <w:marTop w:val="0"/>
      <w:marBottom w:val="0"/>
      <w:divBdr>
        <w:top w:val="none" w:sz="0" w:space="0" w:color="auto"/>
        <w:left w:val="none" w:sz="0" w:space="0" w:color="auto"/>
        <w:bottom w:val="none" w:sz="0" w:space="0" w:color="auto"/>
        <w:right w:val="none" w:sz="0" w:space="0" w:color="auto"/>
      </w:divBdr>
    </w:div>
    <w:div w:id="1080251800">
      <w:marLeft w:val="480"/>
      <w:marRight w:val="0"/>
      <w:marTop w:val="0"/>
      <w:marBottom w:val="0"/>
      <w:divBdr>
        <w:top w:val="none" w:sz="0" w:space="0" w:color="auto"/>
        <w:left w:val="none" w:sz="0" w:space="0" w:color="auto"/>
        <w:bottom w:val="none" w:sz="0" w:space="0" w:color="auto"/>
        <w:right w:val="none" w:sz="0" w:space="0" w:color="auto"/>
      </w:divBdr>
    </w:div>
    <w:div w:id="1081175423">
      <w:marLeft w:val="480"/>
      <w:marRight w:val="0"/>
      <w:marTop w:val="0"/>
      <w:marBottom w:val="0"/>
      <w:divBdr>
        <w:top w:val="none" w:sz="0" w:space="0" w:color="auto"/>
        <w:left w:val="none" w:sz="0" w:space="0" w:color="auto"/>
        <w:bottom w:val="none" w:sz="0" w:space="0" w:color="auto"/>
        <w:right w:val="none" w:sz="0" w:space="0" w:color="auto"/>
      </w:divBdr>
    </w:div>
    <w:div w:id="1081215209">
      <w:marLeft w:val="480"/>
      <w:marRight w:val="0"/>
      <w:marTop w:val="0"/>
      <w:marBottom w:val="0"/>
      <w:divBdr>
        <w:top w:val="none" w:sz="0" w:space="0" w:color="auto"/>
        <w:left w:val="none" w:sz="0" w:space="0" w:color="auto"/>
        <w:bottom w:val="none" w:sz="0" w:space="0" w:color="auto"/>
        <w:right w:val="none" w:sz="0" w:space="0" w:color="auto"/>
      </w:divBdr>
    </w:div>
    <w:div w:id="1081222003">
      <w:marLeft w:val="480"/>
      <w:marRight w:val="0"/>
      <w:marTop w:val="0"/>
      <w:marBottom w:val="0"/>
      <w:divBdr>
        <w:top w:val="none" w:sz="0" w:space="0" w:color="auto"/>
        <w:left w:val="none" w:sz="0" w:space="0" w:color="auto"/>
        <w:bottom w:val="none" w:sz="0" w:space="0" w:color="auto"/>
        <w:right w:val="none" w:sz="0" w:space="0" w:color="auto"/>
      </w:divBdr>
    </w:div>
    <w:div w:id="1082683035">
      <w:marLeft w:val="480"/>
      <w:marRight w:val="0"/>
      <w:marTop w:val="0"/>
      <w:marBottom w:val="0"/>
      <w:divBdr>
        <w:top w:val="none" w:sz="0" w:space="0" w:color="auto"/>
        <w:left w:val="none" w:sz="0" w:space="0" w:color="auto"/>
        <w:bottom w:val="none" w:sz="0" w:space="0" w:color="auto"/>
        <w:right w:val="none" w:sz="0" w:space="0" w:color="auto"/>
      </w:divBdr>
    </w:div>
    <w:div w:id="1084108739">
      <w:marLeft w:val="480"/>
      <w:marRight w:val="0"/>
      <w:marTop w:val="0"/>
      <w:marBottom w:val="0"/>
      <w:divBdr>
        <w:top w:val="none" w:sz="0" w:space="0" w:color="auto"/>
        <w:left w:val="none" w:sz="0" w:space="0" w:color="auto"/>
        <w:bottom w:val="none" w:sz="0" w:space="0" w:color="auto"/>
        <w:right w:val="none" w:sz="0" w:space="0" w:color="auto"/>
      </w:divBdr>
    </w:div>
    <w:div w:id="1087267752">
      <w:marLeft w:val="480"/>
      <w:marRight w:val="0"/>
      <w:marTop w:val="0"/>
      <w:marBottom w:val="0"/>
      <w:divBdr>
        <w:top w:val="none" w:sz="0" w:space="0" w:color="auto"/>
        <w:left w:val="none" w:sz="0" w:space="0" w:color="auto"/>
        <w:bottom w:val="none" w:sz="0" w:space="0" w:color="auto"/>
        <w:right w:val="none" w:sz="0" w:space="0" w:color="auto"/>
      </w:divBdr>
    </w:div>
    <w:div w:id="1087843680">
      <w:marLeft w:val="480"/>
      <w:marRight w:val="0"/>
      <w:marTop w:val="0"/>
      <w:marBottom w:val="0"/>
      <w:divBdr>
        <w:top w:val="none" w:sz="0" w:space="0" w:color="auto"/>
        <w:left w:val="none" w:sz="0" w:space="0" w:color="auto"/>
        <w:bottom w:val="none" w:sz="0" w:space="0" w:color="auto"/>
        <w:right w:val="none" w:sz="0" w:space="0" w:color="auto"/>
      </w:divBdr>
    </w:div>
    <w:div w:id="1088769431">
      <w:marLeft w:val="480"/>
      <w:marRight w:val="0"/>
      <w:marTop w:val="0"/>
      <w:marBottom w:val="0"/>
      <w:divBdr>
        <w:top w:val="none" w:sz="0" w:space="0" w:color="auto"/>
        <w:left w:val="none" w:sz="0" w:space="0" w:color="auto"/>
        <w:bottom w:val="none" w:sz="0" w:space="0" w:color="auto"/>
        <w:right w:val="none" w:sz="0" w:space="0" w:color="auto"/>
      </w:divBdr>
    </w:div>
    <w:div w:id="1091315887">
      <w:marLeft w:val="480"/>
      <w:marRight w:val="0"/>
      <w:marTop w:val="0"/>
      <w:marBottom w:val="0"/>
      <w:divBdr>
        <w:top w:val="none" w:sz="0" w:space="0" w:color="auto"/>
        <w:left w:val="none" w:sz="0" w:space="0" w:color="auto"/>
        <w:bottom w:val="none" w:sz="0" w:space="0" w:color="auto"/>
        <w:right w:val="none" w:sz="0" w:space="0" w:color="auto"/>
      </w:divBdr>
    </w:div>
    <w:div w:id="1091436675">
      <w:marLeft w:val="480"/>
      <w:marRight w:val="0"/>
      <w:marTop w:val="0"/>
      <w:marBottom w:val="0"/>
      <w:divBdr>
        <w:top w:val="none" w:sz="0" w:space="0" w:color="auto"/>
        <w:left w:val="none" w:sz="0" w:space="0" w:color="auto"/>
        <w:bottom w:val="none" w:sz="0" w:space="0" w:color="auto"/>
        <w:right w:val="none" w:sz="0" w:space="0" w:color="auto"/>
      </w:divBdr>
    </w:div>
    <w:div w:id="1092094493">
      <w:marLeft w:val="480"/>
      <w:marRight w:val="0"/>
      <w:marTop w:val="0"/>
      <w:marBottom w:val="0"/>
      <w:divBdr>
        <w:top w:val="none" w:sz="0" w:space="0" w:color="auto"/>
        <w:left w:val="none" w:sz="0" w:space="0" w:color="auto"/>
        <w:bottom w:val="none" w:sz="0" w:space="0" w:color="auto"/>
        <w:right w:val="none" w:sz="0" w:space="0" w:color="auto"/>
      </w:divBdr>
    </w:div>
    <w:div w:id="1095252136">
      <w:marLeft w:val="480"/>
      <w:marRight w:val="0"/>
      <w:marTop w:val="0"/>
      <w:marBottom w:val="0"/>
      <w:divBdr>
        <w:top w:val="none" w:sz="0" w:space="0" w:color="auto"/>
        <w:left w:val="none" w:sz="0" w:space="0" w:color="auto"/>
        <w:bottom w:val="none" w:sz="0" w:space="0" w:color="auto"/>
        <w:right w:val="none" w:sz="0" w:space="0" w:color="auto"/>
      </w:divBdr>
    </w:div>
    <w:div w:id="1095831570">
      <w:marLeft w:val="480"/>
      <w:marRight w:val="0"/>
      <w:marTop w:val="0"/>
      <w:marBottom w:val="0"/>
      <w:divBdr>
        <w:top w:val="none" w:sz="0" w:space="0" w:color="auto"/>
        <w:left w:val="none" w:sz="0" w:space="0" w:color="auto"/>
        <w:bottom w:val="none" w:sz="0" w:space="0" w:color="auto"/>
        <w:right w:val="none" w:sz="0" w:space="0" w:color="auto"/>
      </w:divBdr>
    </w:div>
    <w:div w:id="1098478898">
      <w:marLeft w:val="480"/>
      <w:marRight w:val="0"/>
      <w:marTop w:val="0"/>
      <w:marBottom w:val="0"/>
      <w:divBdr>
        <w:top w:val="none" w:sz="0" w:space="0" w:color="auto"/>
        <w:left w:val="none" w:sz="0" w:space="0" w:color="auto"/>
        <w:bottom w:val="none" w:sz="0" w:space="0" w:color="auto"/>
        <w:right w:val="none" w:sz="0" w:space="0" w:color="auto"/>
      </w:divBdr>
    </w:div>
    <w:div w:id="1098598230">
      <w:marLeft w:val="480"/>
      <w:marRight w:val="0"/>
      <w:marTop w:val="0"/>
      <w:marBottom w:val="0"/>
      <w:divBdr>
        <w:top w:val="none" w:sz="0" w:space="0" w:color="auto"/>
        <w:left w:val="none" w:sz="0" w:space="0" w:color="auto"/>
        <w:bottom w:val="none" w:sz="0" w:space="0" w:color="auto"/>
        <w:right w:val="none" w:sz="0" w:space="0" w:color="auto"/>
      </w:divBdr>
    </w:div>
    <w:div w:id="1101028103">
      <w:marLeft w:val="480"/>
      <w:marRight w:val="0"/>
      <w:marTop w:val="0"/>
      <w:marBottom w:val="0"/>
      <w:divBdr>
        <w:top w:val="none" w:sz="0" w:space="0" w:color="auto"/>
        <w:left w:val="none" w:sz="0" w:space="0" w:color="auto"/>
        <w:bottom w:val="none" w:sz="0" w:space="0" w:color="auto"/>
        <w:right w:val="none" w:sz="0" w:space="0" w:color="auto"/>
      </w:divBdr>
    </w:div>
    <w:div w:id="1106999082">
      <w:marLeft w:val="480"/>
      <w:marRight w:val="0"/>
      <w:marTop w:val="0"/>
      <w:marBottom w:val="0"/>
      <w:divBdr>
        <w:top w:val="none" w:sz="0" w:space="0" w:color="auto"/>
        <w:left w:val="none" w:sz="0" w:space="0" w:color="auto"/>
        <w:bottom w:val="none" w:sz="0" w:space="0" w:color="auto"/>
        <w:right w:val="none" w:sz="0" w:space="0" w:color="auto"/>
      </w:divBdr>
    </w:div>
    <w:div w:id="1107045045">
      <w:marLeft w:val="480"/>
      <w:marRight w:val="0"/>
      <w:marTop w:val="0"/>
      <w:marBottom w:val="0"/>
      <w:divBdr>
        <w:top w:val="none" w:sz="0" w:space="0" w:color="auto"/>
        <w:left w:val="none" w:sz="0" w:space="0" w:color="auto"/>
        <w:bottom w:val="none" w:sz="0" w:space="0" w:color="auto"/>
        <w:right w:val="none" w:sz="0" w:space="0" w:color="auto"/>
      </w:divBdr>
    </w:div>
    <w:div w:id="1107700117">
      <w:marLeft w:val="480"/>
      <w:marRight w:val="0"/>
      <w:marTop w:val="0"/>
      <w:marBottom w:val="0"/>
      <w:divBdr>
        <w:top w:val="none" w:sz="0" w:space="0" w:color="auto"/>
        <w:left w:val="none" w:sz="0" w:space="0" w:color="auto"/>
        <w:bottom w:val="none" w:sz="0" w:space="0" w:color="auto"/>
        <w:right w:val="none" w:sz="0" w:space="0" w:color="auto"/>
      </w:divBdr>
    </w:div>
    <w:div w:id="1110275825">
      <w:marLeft w:val="480"/>
      <w:marRight w:val="0"/>
      <w:marTop w:val="0"/>
      <w:marBottom w:val="0"/>
      <w:divBdr>
        <w:top w:val="none" w:sz="0" w:space="0" w:color="auto"/>
        <w:left w:val="none" w:sz="0" w:space="0" w:color="auto"/>
        <w:bottom w:val="none" w:sz="0" w:space="0" w:color="auto"/>
        <w:right w:val="none" w:sz="0" w:space="0" w:color="auto"/>
      </w:divBdr>
    </w:div>
    <w:div w:id="1111053985">
      <w:marLeft w:val="480"/>
      <w:marRight w:val="0"/>
      <w:marTop w:val="0"/>
      <w:marBottom w:val="0"/>
      <w:divBdr>
        <w:top w:val="none" w:sz="0" w:space="0" w:color="auto"/>
        <w:left w:val="none" w:sz="0" w:space="0" w:color="auto"/>
        <w:bottom w:val="none" w:sz="0" w:space="0" w:color="auto"/>
        <w:right w:val="none" w:sz="0" w:space="0" w:color="auto"/>
      </w:divBdr>
    </w:div>
    <w:div w:id="1111165587">
      <w:marLeft w:val="480"/>
      <w:marRight w:val="0"/>
      <w:marTop w:val="0"/>
      <w:marBottom w:val="0"/>
      <w:divBdr>
        <w:top w:val="none" w:sz="0" w:space="0" w:color="auto"/>
        <w:left w:val="none" w:sz="0" w:space="0" w:color="auto"/>
        <w:bottom w:val="none" w:sz="0" w:space="0" w:color="auto"/>
        <w:right w:val="none" w:sz="0" w:space="0" w:color="auto"/>
      </w:divBdr>
    </w:div>
    <w:div w:id="1118059877">
      <w:marLeft w:val="480"/>
      <w:marRight w:val="0"/>
      <w:marTop w:val="0"/>
      <w:marBottom w:val="0"/>
      <w:divBdr>
        <w:top w:val="none" w:sz="0" w:space="0" w:color="auto"/>
        <w:left w:val="none" w:sz="0" w:space="0" w:color="auto"/>
        <w:bottom w:val="none" w:sz="0" w:space="0" w:color="auto"/>
        <w:right w:val="none" w:sz="0" w:space="0" w:color="auto"/>
      </w:divBdr>
    </w:div>
    <w:div w:id="1119685695">
      <w:marLeft w:val="480"/>
      <w:marRight w:val="0"/>
      <w:marTop w:val="0"/>
      <w:marBottom w:val="0"/>
      <w:divBdr>
        <w:top w:val="none" w:sz="0" w:space="0" w:color="auto"/>
        <w:left w:val="none" w:sz="0" w:space="0" w:color="auto"/>
        <w:bottom w:val="none" w:sz="0" w:space="0" w:color="auto"/>
        <w:right w:val="none" w:sz="0" w:space="0" w:color="auto"/>
      </w:divBdr>
    </w:div>
    <w:div w:id="1122960961">
      <w:marLeft w:val="480"/>
      <w:marRight w:val="0"/>
      <w:marTop w:val="0"/>
      <w:marBottom w:val="0"/>
      <w:divBdr>
        <w:top w:val="none" w:sz="0" w:space="0" w:color="auto"/>
        <w:left w:val="none" w:sz="0" w:space="0" w:color="auto"/>
        <w:bottom w:val="none" w:sz="0" w:space="0" w:color="auto"/>
        <w:right w:val="none" w:sz="0" w:space="0" w:color="auto"/>
      </w:divBdr>
    </w:div>
    <w:div w:id="1124621966">
      <w:marLeft w:val="480"/>
      <w:marRight w:val="0"/>
      <w:marTop w:val="0"/>
      <w:marBottom w:val="0"/>
      <w:divBdr>
        <w:top w:val="none" w:sz="0" w:space="0" w:color="auto"/>
        <w:left w:val="none" w:sz="0" w:space="0" w:color="auto"/>
        <w:bottom w:val="none" w:sz="0" w:space="0" w:color="auto"/>
        <w:right w:val="none" w:sz="0" w:space="0" w:color="auto"/>
      </w:divBdr>
    </w:div>
    <w:div w:id="1124730728">
      <w:marLeft w:val="480"/>
      <w:marRight w:val="0"/>
      <w:marTop w:val="0"/>
      <w:marBottom w:val="0"/>
      <w:divBdr>
        <w:top w:val="none" w:sz="0" w:space="0" w:color="auto"/>
        <w:left w:val="none" w:sz="0" w:space="0" w:color="auto"/>
        <w:bottom w:val="none" w:sz="0" w:space="0" w:color="auto"/>
        <w:right w:val="none" w:sz="0" w:space="0" w:color="auto"/>
      </w:divBdr>
    </w:div>
    <w:div w:id="1126389317">
      <w:marLeft w:val="480"/>
      <w:marRight w:val="0"/>
      <w:marTop w:val="0"/>
      <w:marBottom w:val="0"/>
      <w:divBdr>
        <w:top w:val="none" w:sz="0" w:space="0" w:color="auto"/>
        <w:left w:val="none" w:sz="0" w:space="0" w:color="auto"/>
        <w:bottom w:val="none" w:sz="0" w:space="0" w:color="auto"/>
        <w:right w:val="none" w:sz="0" w:space="0" w:color="auto"/>
      </w:divBdr>
    </w:div>
    <w:div w:id="1129587422">
      <w:marLeft w:val="480"/>
      <w:marRight w:val="0"/>
      <w:marTop w:val="0"/>
      <w:marBottom w:val="0"/>
      <w:divBdr>
        <w:top w:val="none" w:sz="0" w:space="0" w:color="auto"/>
        <w:left w:val="none" w:sz="0" w:space="0" w:color="auto"/>
        <w:bottom w:val="none" w:sz="0" w:space="0" w:color="auto"/>
        <w:right w:val="none" w:sz="0" w:space="0" w:color="auto"/>
      </w:divBdr>
    </w:div>
    <w:div w:id="1129670557">
      <w:marLeft w:val="480"/>
      <w:marRight w:val="0"/>
      <w:marTop w:val="0"/>
      <w:marBottom w:val="0"/>
      <w:divBdr>
        <w:top w:val="none" w:sz="0" w:space="0" w:color="auto"/>
        <w:left w:val="none" w:sz="0" w:space="0" w:color="auto"/>
        <w:bottom w:val="none" w:sz="0" w:space="0" w:color="auto"/>
        <w:right w:val="none" w:sz="0" w:space="0" w:color="auto"/>
      </w:divBdr>
    </w:div>
    <w:div w:id="1130828435">
      <w:marLeft w:val="480"/>
      <w:marRight w:val="0"/>
      <w:marTop w:val="0"/>
      <w:marBottom w:val="0"/>
      <w:divBdr>
        <w:top w:val="none" w:sz="0" w:space="0" w:color="auto"/>
        <w:left w:val="none" w:sz="0" w:space="0" w:color="auto"/>
        <w:bottom w:val="none" w:sz="0" w:space="0" w:color="auto"/>
        <w:right w:val="none" w:sz="0" w:space="0" w:color="auto"/>
      </w:divBdr>
    </w:div>
    <w:div w:id="1133332722">
      <w:marLeft w:val="480"/>
      <w:marRight w:val="0"/>
      <w:marTop w:val="0"/>
      <w:marBottom w:val="0"/>
      <w:divBdr>
        <w:top w:val="none" w:sz="0" w:space="0" w:color="auto"/>
        <w:left w:val="none" w:sz="0" w:space="0" w:color="auto"/>
        <w:bottom w:val="none" w:sz="0" w:space="0" w:color="auto"/>
        <w:right w:val="none" w:sz="0" w:space="0" w:color="auto"/>
      </w:divBdr>
    </w:div>
    <w:div w:id="1133787664">
      <w:marLeft w:val="480"/>
      <w:marRight w:val="0"/>
      <w:marTop w:val="0"/>
      <w:marBottom w:val="0"/>
      <w:divBdr>
        <w:top w:val="none" w:sz="0" w:space="0" w:color="auto"/>
        <w:left w:val="none" w:sz="0" w:space="0" w:color="auto"/>
        <w:bottom w:val="none" w:sz="0" w:space="0" w:color="auto"/>
        <w:right w:val="none" w:sz="0" w:space="0" w:color="auto"/>
      </w:divBdr>
    </w:div>
    <w:div w:id="1134326159">
      <w:marLeft w:val="480"/>
      <w:marRight w:val="0"/>
      <w:marTop w:val="0"/>
      <w:marBottom w:val="0"/>
      <w:divBdr>
        <w:top w:val="none" w:sz="0" w:space="0" w:color="auto"/>
        <w:left w:val="none" w:sz="0" w:space="0" w:color="auto"/>
        <w:bottom w:val="none" w:sz="0" w:space="0" w:color="auto"/>
        <w:right w:val="none" w:sz="0" w:space="0" w:color="auto"/>
      </w:divBdr>
    </w:div>
    <w:div w:id="1137146789">
      <w:marLeft w:val="480"/>
      <w:marRight w:val="0"/>
      <w:marTop w:val="0"/>
      <w:marBottom w:val="0"/>
      <w:divBdr>
        <w:top w:val="none" w:sz="0" w:space="0" w:color="auto"/>
        <w:left w:val="none" w:sz="0" w:space="0" w:color="auto"/>
        <w:bottom w:val="none" w:sz="0" w:space="0" w:color="auto"/>
        <w:right w:val="none" w:sz="0" w:space="0" w:color="auto"/>
      </w:divBdr>
    </w:div>
    <w:div w:id="1137183490">
      <w:marLeft w:val="480"/>
      <w:marRight w:val="0"/>
      <w:marTop w:val="0"/>
      <w:marBottom w:val="0"/>
      <w:divBdr>
        <w:top w:val="none" w:sz="0" w:space="0" w:color="auto"/>
        <w:left w:val="none" w:sz="0" w:space="0" w:color="auto"/>
        <w:bottom w:val="none" w:sz="0" w:space="0" w:color="auto"/>
        <w:right w:val="none" w:sz="0" w:space="0" w:color="auto"/>
      </w:divBdr>
    </w:div>
    <w:div w:id="1137796711">
      <w:marLeft w:val="480"/>
      <w:marRight w:val="0"/>
      <w:marTop w:val="0"/>
      <w:marBottom w:val="0"/>
      <w:divBdr>
        <w:top w:val="none" w:sz="0" w:space="0" w:color="auto"/>
        <w:left w:val="none" w:sz="0" w:space="0" w:color="auto"/>
        <w:bottom w:val="none" w:sz="0" w:space="0" w:color="auto"/>
        <w:right w:val="none" w:sz="0" w:space="0" w:color="auto"/>
      </w:divBdr>
    </w:div>
    <w:div w:id="1138032914">
      <w:marLeft w:val="480"/>
      <w:marRight w:val="0"/>
      <w:marTop w:val="0"/>
      <w:marBottom w:val="0"/>
      <w:divBdr>
        <w:top w:val="none" w:sz="0" w:space="0" w:color="auto"/>
        <w:left w:val="none" w:sz="0" w:space="0" w:color="auto"/>
        <w:bottom w:val="none" w:sz="0" w:space="0" w:color="auto"/>
        <w:right w:val="none" w:sz="0" w:space="0" w:color="auto"/>
      </w:divBdr>
    </w:div>
    <w:div w:id="1138107424">
      <w:marLeft w:val="480"/>
      <w:marRight w:val="0"/>
      <w:marTop w:val="0"/>
      <w:marBottom w:val="0"/>
      <w:divBdr>
        <w:top w:val="none" w:sz="0" w:space="0" w:color="auto"/>
        <w:left w:val="none" w:sz="0" w:space="0" w:color="auto"/>
        <w:bottom w:val="none" w:sz="0" w:space="0" w:color="auto"/>
        <w:right w:val="none" w:sz="0" w:space="0" w:color="auto"/>
      </w:divBdr>
    </w:div>
    <w:div w:id="1139300133">
      <w:marLeft w:val="480"/>
      <w:marRight w:val="0"/>
      <w:marTop w:val="0"/>
      <w:marBottom w:val="0"/>
      <w:divBdr>
        <w:top w:val="none" w:sz="0" w:space="0" w:color="auto"/>
        <w:left w:val="none" w:sz="0" w:space="0" w:color="auto"/>
        <w:bottom w:val="none" w:sz="0" w:space="0" w:color="auto"/>
        <w:right w:val="none" w:sz="0" w:space="0" w:color="auto"/>
      </w:divBdr>
    </w:div>
    <w:div w:id="1139499747">
      <w:marLeft w:val="480"/>
      <w:marRight w:val="0"/>
      <w:marTop w:val="0"/>
      <w:marBottom w:val="0"/>
      <w:divBdr>
        <w:top w:val="none" w:sz="0" w:space="0" w:color="auto"/>
        <w:left w:val="none" w:sz="0" w:space="0" w:color="auto"/>
        <w:bottom w:val="none" w:sz="0" w:space="0" w:color="auto"/>
        <w:right w:val="none" w:sz="0" w:space="0" w:color="auto"/>
      </w:divBdr>
    </w:div>
    <w:div w:id="1143229309">
      <w:marLeft w:val="480"/>
      <w:marRight w:val="0"/>
      <w:marTop w:val="0"/>
      <w:marBottom w:val="0"/>
      <w:divBdr>
        <w:top w:val="none" w:sz="0" w:space="0" w:color="auto"/>
        <w:left w:val="none" w:sz="0" w:space="0" w:color="auto"/>
        <w:bottom w:val="none" w:sz="0" w:space="0" w:color="auto"/>
        <w:right w:val="none" w:sz="0" w:space="0" w:color="auto"/>
      </w:divBdr>
    </w:div>
    <w:div w:id="1143545650">
      <w:marLeft w:val="480"/>
      <w:marRight w:val="0"/>
      <w:marTop w:val="0"/>
      <w:marBottom w:val="0"/>
      <w:divBdr>
        <w:top w:val="none" w:sz="0" w:space="0" w:color="auto"/>
        <w:left w:val="none" w:sz="0" w:space="0" w:color="auto"/>
        <w:bottom w:val="none" w:sz="0" w:space="0" w:color="auto"/>
        <w:right w:val="none" w:sz="0" w:space="0" w:color="auto"/>
      </w:divBdr>
    </w:div>
    <w:div w:id="1145010819">
      <w:marLeft w:val="480"/>
      <w:marRight w:val="0"/>
      <w:marTop w:val="0"/>
      <w:marBottom w:val="0"/>
      <w:divBdr>
        <w:top w:val="none" w:sz="0" w:space="0" w:color="auto"/>
        <w:left w:val="none" w:sz="0" w:space="0" w:color="auto"/>
        <w:bottom w:val="none" w:sz="0" w:space="0" w:color="auto"/>
        <w:right w:val="none" w:sz="0" w:space="0" w:color="auto"/>
      </w:divBdr>
    </w:div>
    <w:div w:id="1145662118">
      <w:marLeft w:val="480"/>
      <w:marRight w:val="0"/>
      <w:marTop w:val="0"/>
      <w:marBottom w:val="0"/>
      <w:divBdr>
        <w:top w:val="none" w:sz="0" w:space="0" w:color="auto"/>
        <w:left w:val="none" w:sz="0" w:space="0" w:color="auto"/>
        <w:bottom w:val="none" w:sz="0" w:space="0" w:color="auto"/>
        <w:right w:val="none" w:sz="0" w:space="0" w:color="auto"/>
      </w:divBdr>
    </w:div>
    <w:div w:id="1147362828">
      <w:marLeft w:val="480"/>
      <w:marRight w:val="0"/>
      <w:marTop w:val="0"/>
      <w:marBottom w:val="0"/>
      <w:divBdr>
        <w:top w:val="none" w:sz="0" w:space="0" w:color="auto"/>
        <w:left w:val="none" w:sz="0" w:space="0" w:color="auto"/>
        <w:bottom w:val="none" w:sz="0" w:space="0" w:color="auto"/>
        <w:right w:val="none" w:sz="0" w:space="0" w:color="auto"/>
      </w:divBdr>
    </w:div>
    <w:div w:id="1147744479">
      <w:marLeft w:val="480"/>
      <w:marRight w:val="0"/>
      <w:marTop w:val="0"/>
      <w:marBottom w:val="0"/>
      <w:divBdr>
        <w:top w:val="none" w:sz="0" w:space="0" w:color="auto"/>
        <w:left w:val="none" w:sz="0" w:space="0" w:color="auto"/>
        <w:bottom w:val="none" w:sz="0" w:space="0" w:color="auto"/>
        <w:right w:val="none" w:sz="0" w:space="0" w:color="auto"/>
      </w:divBdr>
    </w:div>
    <w:div w:id="1148857992">
      <w:marLeft w:val="480"/>
      <w:marRight w:val="0"/>
      <w:marTop w:val="0"/>
      <w:marBottom w:val="0"/>
      <w:divBdr>
        <w:top w:val="none" w:sz="0" w:space="0" w:color="auto"/>
        <w:left w:val="none" w:sz="0" w:space="0" w:color="auto"/>
        <w:bottom w:val="none" w:sz="0" w:space="0" w:color="auto"/>
        <w:right w:val="none" w:sz="0" w:space="0" w:color="auto"/>
      </w:divBdr>
    </w:div>
    <w:div w:id="1148933857">
      <w:marLeft w:val="480"/>
      <w:marRight w:val="0"/>
      <w:marTop w:val="0"/>
      <w:marBottom w:val="0"/>
      <w:divBdr>
        <w:top w:val="none" w:sz="0" w:space="0" w:color="auto"/>
        <w:left w:val="none" w:sz="0" w:space="0" w:color="auto"/>
        <w:bottom w:val="none" w:sz="0" w:space="0" w:color="auto"/>
        <w:right w:val="none" w:sz="0" w:space="0" w:color="auto"/>
      </w:divBdr>
    </w:div>
    <w:div w:id="1149981171">
      <w:marLeft w:val="480"/>
      <w:marRight w:val="0"/>
      <w:marTop w:val="0"/>
      <w:marBottom w:val="0"/>
      <w:divBdr>
        <w:top w:val="none" w:sz="0" w:space="0" w:color="auto"/>
        <w:left w:val="none" w:sz="0" w:space="0" w:color="auto"/>
        <w:bottom w:val="none" w:sz="0" w:space="0" w:color="auto"/>
        <w:right w:val="none" w:sz="0" w:space="0" w:color="auto"/>
      </w:divBdr>
    </w:div>
    <w:div w:id="1150319460">
      <w:marLeft w:val="480"/>
      <w:marRight w:val="0"/>
      <w:marTop w:val="0"/>
      <w:marBottom w:val="0"/>
      <w:divBdr>
        <w:top w:val="none" w:sz="0" w:space="0" w:color="auto"/>
        <w:left w:val="none" w:sz="0" w:space="0" w:color="auto"/>
        <w:bottom w:val="none" w:sz="0" w:space="0" w:color="auto"/>
        <w:right w:val="none" w:sz="0" w:space="0" w:color="auto"/>
      </w:divBdr>
    </w:div>
    <w:div w:id="1150944518">
      <w:marLeft w:val="480"/>
      <w:marRight w:val="0"/>
      <w:marTop w:val="0"/>
      <w:marBottom w:val="0"/>
      <w:divBdr>
        <w:top w:val="none" w:sz="0" w:space="0" w:color="auto"/>
        <w:left w:val="none" w:sz="0" w:space="0" w:color="auto"/>
        <w:bottom w:val="none" w:sz="0" w:space="0" w:color="auto"/>
        <w:right w:val="none" w:sz="0" w:space="0" w:color="auto"/>
      </w:divBdr>
    </w:div>
    <w:div w:id="1151874726">
      <w:marLeft w:val="480"/>
      <w:marRight w:val="0"/>
      <w:marTop w:val="0"/>
      <w:marBottom w:val="0"/>
      <w:divBdr>
        <w:top w:val="none" w:sz="0" w:space="0" w:color="auto"/>
        <w:left w:val="none" w:sz="0" w:space="0" w:color="auto"/>
        <w:bottom w:val="none" w:sz="0" w:space="0" w:color="auto"/>
        <w:right w:val="none" w:sz="0" w:space="0" w:color="auto"/>
      </w:divBdr>
    </w:div>
    <w:div w:id="1153258135">
      <w:marLeft w:val="480"/>
      <w:marRight w:val="0"/>
      <w:marTop w:val="0"/>
      <w:marBottom w:val="0"/>
      <w:divBdr>
        <w:top w:val="none" w:sz="0" w:space="0" w:color="auto"/>
        <w:left w:val="none" w:sz="0" w:space="0" w:color="auto"/>
        <w:bottom w:val="none" w:sz="0" w:space="0" w:color="auto"/>
        <w:right w:val="none" w:sz="0" w:space="0" w:color="auto"/>
      </w:divBdr>
    </w:div>
    <w:div w:id="1154877344">
      <w:marLeft w:val="480"/>
      <w:marRight w:val="0"/>
      <w:marTop w:val="0"/>
      <w:marBottom w:val="0"/>
      <w:divBdr>
        <w:top w:val="none" w:sz="0" w:space="0" w:color="auto"/>
        <w:left w:val="none" w:sz="0" w:space="0" w:color="auto"/>
        <w:bottom w:val="none" w:sz="0" w:space="0" w:color="auto"/>
        <w:right w:val="none" w:sz="0" w:space="0" w:color="auto"/>
      </w:divBdr>
    </w:div>
    <w:div w:id="1155801089">
      <w:marLeft w:val="480"/>
      <w:marRight w:val="0"/>
      <w:marTop w:val="0"/>
      <w:marBottom w:val="0"/>
      <w:divBdr>
        <w:top w:val="none" w:sz="0" w:space="0" w:color="auto"/>
        <w:left w:val="none" w:sz="0" w:space="0" w:color="auto"/>
        <w:bottom w:val="none" w:sz="0" w:space="0" w:color="auto"/>
        <w:right w:val="none" w:sz="0" w:space="0" w:color="auto"/>
      </w:divBdr>
    </w:div>
    <w:div w:id="1156145028">
      <w:marLeft w:val="480"/>
      <w:marRight w:val="0"/>
      <w:marTop w:val="0"/>
      <w:marBottom w:val="0"/>
      <w:divBdr>
        <w:top w:val="none" w:sz="0" w:space="0" w:color="auto"/>
        <w:left w:val="none" w:sz="0" w:space="0" w:color="auto"/>
        <w:bottom w:val="none" w:sz="0" w:space="0" w:color="auto"/>
        <w:right w:val="none" w:sz="0" w:space="0" w:color="auto"/>
      </w:divBdr>
    </w:div>
    <w:div w:id="1156995595">
      <w:marLeft w:val="480"/>
      <w:marRight w:val="0"/>
      <w:marTop w:val="0"/>
      <w:marBottom w:val="0"/>
      <w:divBdr>
        <w:top w:val="none" w:sz="0" w:space="0" w:color="auto"/>
        <w:left w:val="none" w:sz="0" w:space="0" w:color="auto"/>
        <w:bottom w:val="none" w:sz="0" w:space="0" w:color="auto"/>
        <w:right w:val="none" w:sz="0" w:space="0" w:color="auto"/>
      </w:divBdr>
    </w:div>
    <w:div w:id="1158764520">
      <w:marLeft w:val="480"/>
      <w:marRight w:val="0"/>
      <w:marTop w:val="0"/>
      <w:marBottom w:val="0"/>
      <w:divBdr>
        <w:top w:val="none" w:sz="0" w:space="0" w:color="auto"/>
        <w:left w:val="none" w:sz="0" w:space="0" w:color="auto"/>
        <w:bottom w:val="none" w:sz="0" w:space="0" w:color="auto"/>
        <w:right w:val="none" w:sz="0" w:space="0" w:color="auto"/>
      </w:divBdr>
    </w:div>
    <w:div w:id="1159341940">
      <w:marLeft w:val="480"/>
      <w:marRight w:val="0"/>
      <w:marTop w:val="0"/>
      <w:marBottom w:val="0"/>
      <w:divBdr>
        <w:top w:val="none" w:sz="0" w:space="0" w:color="auto"/>
        <w:left w:val="none" w:sz="0" w:space="0" w:color="auto"/>
        <w:bottom w:val="none" w:sz="0" w:space="0" w:color="auto"/>
        <w:right w:val="none" w:sz="0" w:space="0" w:color="auto"/>
      </w:divBdr>
    </w:div>
    <w:div w:id="1160580123">
      <w:marLeft w:val="480"/>
      <w:marRight w:val="0"/>
      <w:marTop w:val="0"/>
      <w:marBottom w:val="0"/>
      <w:divBdr>
        <w:top w:val="none" w:sz="0" w:space="0" w:color="auto"/>
        <w:left w:val="none" w:sz="0" w:space="0" w:color="auto"/>
        <w:bottom w:val="none" w:sz="0" w:space="0" w:color="auto"/>
        <w:right w:val="none" w:sz="0" w:space="0" w:color="auto"/>
      </w:divBdr>
    </w:div>
    <w:div w:id="1162086834">
      <w:marLeft w:val="480"/>
      <w:marRight w:val="0"/>
      <w:marTop w:val="0"/>
      <w:marBottom w:val="0"/>
      <w:divBdr>
        <w:top w:val="none" w:sz="0" w:space="0" w:color="auto"/>
        <w:left w:val="none" w:sz="0" w:space="0" w:color="auto"/>
        <w:bottom w:val="none" w:sz="0" w:space="0" w:color="auto"/>
        <w:right w:val="none" w:sz="0" w:space="0" w:color="auto"/>
      </w:divBdr>
    </w:div>
    <w:div w:id="1166507987">
      <w:marLeft w:val="480"/>
      <w:marRight w:val="0"/>
      <w:marTop w:val="0"/>
      <w:marBottom w:val="0"/>
      <w:divBdr>
        <w:top w:val="none" w:sz="0" w:space="0" w:color="auto"/>
        <w:left w:val="none" w:sz="0" w:space="0" w:color="auto"/>
        <w:bottom w:val="none" w:sz="0" w:space="0" w:color="auto"/>
        <w:right w:val="none" w:sz="0" w:space="0" w:color="auto"/>
      </w:divBdr>
    </w:div>
    <w:div w:id="1168012849">
      <w:marLeft w:val="480"/>
      <w:marRight w:val="0"/>
      <w:marTop w:val="0"/>
      <w:marBottom w:val="0"/>
      <w:divBdr>
        <w:top w:val="none" w:sz="0" w:space="0" w:color="auto"/>
        <w:left w:val="none" w:sz="0" w:space="0" w:color="auto"/>
        <w:bottom w:val="none" w:sz="0" w:space="0" w:color="auto"/>
        <w:right w:val="none" w:sz="0" w:space="0" w:color="auto"/>
      </w:divBdr>
    </w:div>
    <w:div w:id="1169326002">
      <w:marLeft w:val="480"/>
      <w:marRight w:val="0"/>
      <w:marTop w:val="0"/>
      <w:marBottom w:val="0"/>
      <w:divBdr>
        <w:top w:val="none" w:sz="0" w:space="0" w:color="auto"/>
        <w:left w:val="none" w:sz="0" w:space="0" w:color="auto"/>
        <w:bottom w:val="none" w:sz="0" w:space="0" w:color="auto"/>
        <w:right w:val="none" w:sz="0" w:space="0" w:color="auto"/>
      </w:divBdr>
    </w:div>
    <w:div w:id="1170679075">
      <w:marLeft w:val="480"/>
      <w:marRight w:val="0"/>
      <w:marTop w:val="0"/>
      <w:marBottom w:val="0"/>
      <w:divBdr>
        <w:top w:val="none" w:sz="0" w:space="0" w:color="auto"/>
        <w:left w:val="none" w:sz="0" w:space="0" w:color="auto"/>
        <w:bottom w:val="none" w:sz="0" w:space="0" w:color="auto"/>
        <w:right w:val="none" w:sz="0" w:space="0" w:color="auto"/>
      </w:divBdr>
    </w:div>
    <w:div w:id="1171026242">
      <w:marLeft w:val="480"/>
      <w:marRight w:val="0"/>
      <w:marTop w:val="0"/>
      <w:marBottom w:val="0"/>
      <w:divBdr>
        <w:top w:val="none" w:sz="0" w:space="0" w:color="auto"/>
        <w:left w:val="none" w:sz="0" w:space="0" w:color="auto"/>
        <w:bottom w:val="none" w:sz="0" w:space="0" w:color="auto"/>
        <w:right w:val="none" w:sz="0" w:space="0" w:color="auto"/>
      </w:divBdr>
    </w:div>
    <w:div w:id="1171026514">
      <w:marLeft w:val="480"/>
      <w:marRight w:val="0"/>
      <w:marTop w:val="0"/>
      <w:marBottom w:val="0"/>
      <w:divBdr>
        <w:top w:val="none" w:sz="0" w:space="0" w:color="auto"/>
        <w:left w:val="none" w:sz="0" w:space="0" w:color="auto"/>
        <w:bottom w:val="none" w:sz="0" w:space="0" w:color="auto"/>
        <w:right w:val="none" w:sz="0" w:space="0" w:color="auto"/>
      </w:divBdr>
    </w:div>
    <w:div w:id="1172529075">
      <w:marLeft w:val="480"/>
      <w:marRight w:val="0"/>
      <w:marTop w:val="0"/>
      <w:marBottom w:val="0"/>
      <w:divBdr>
        <w:top w:val="none" w:sz="0" w:space="0" w:color="auto"/>
        <w:left w:val="none" w:sz="0" w:space="0" w:color="auto"/>
        <w:bottom w:val="none" w:sz="0" w:space="0" w:color="auto"/>
        <w:right w:val="none" w:sz="0" w:space="0" w:color="auto"/>
      </w:divBdr>
    </w:div>
    <w:div w:id="1172529529">
      <w:marLeft w:val="480"/>
      <w:marRight w:val="0"/>
      <w:marTop w:val="0"/>
      <w:marBottom w:val="0"/>
      <w:divBdr>
        <w:top w:val="none" w:sz="0" w:space="0" w:color="auto"/>
        <w:left w:val="none" w:sz="0" w:space="0" w:color="auto"/>
        <w:bottom w:val="none" w:sz="0" w:space="0" w:color="auto"/>
        <w:right w:val="none" w:sz="0" w:space="0" w:color="auto"/>
      </w:divBdr>
    </w:div>
    <w:div w:id="1173103574">
      <w:marLeft w:val="480"/>
      <w:marRight w:val="0"/>
      <w:marTop w:val="0"/>
      <w:marBottom w:val="0"/>
      <w:divBdr>
        <w:top w:val="none" w:sz="0" w:space="0" w:color="auto"/>
        <w:left w:val="none" w:sz="0" w:space="0" w:color="auto"/>
        <w:bottom w:val="none" w:sz="0" w:space="0" w:color="auto"/>
        <w:right w:val="none" w:sz="0" w:space="0" w:color="auto"/>
      </w:divBdr>
    </w:div>
    <w:div w:id="1173446898">
      <w:marLeft w:val="480"/>
      <w:marRight w:val="0"/>
      <w:marTop w:val="0"/>
      <w:marBottom w:val="0"/>
      <w:divBdr>
        <w:top w:val="none" w:sz="0" w:space="0" w:color="auto"/>
        <w:left w:val="none" w:sz="0" w:space="0" w:color="auto"/>
        <w:bottom w:val="none" w:sz="0" w:space="0" w:color="auto"/>
        <w:right w:val="none" w:sz="0" w:space="0" w:color="auto"/>
      </w:divBdr>
    </w:div>
    <w:div w:id="1173493006">
      <w:marLeft w:val="480"/>
      <w:marRight w:val="0"/>
      <w:marTop w:val="0"/>
      <w:marBottom w:val="0"/>
      <w:divBdr>
        <w:top w:val="none" w:sz="0" w:space="0" w:color="auto"/>
        <w:left w:val="none" w:sz="0" w:space="0" w:color="auto"/>
        <w:bottom w:val="none" w:sz="0" w:space="0" w:color="auto"/>
        <w:right w:val="none" w:sz="0" w:space="0" w:color="auto"/>
      </w:divBdr>
    </w:div>
    <w:div w:id="1175416534">
      <w:marLeft w:val="480"/>
      <w:marRight w:val="0"/>
      <w:marTop w:val="0"/>
      <w:marBottom w:val="0"/>
      <w:divBdr>
        <w:top w:val="none" w:sz="0" w:space="0" w:color="auto"/>
        <w:left w:val="none" w:sz="0" w:space="0" w:color="auto"/>
        <w:bottom w:val="none" w:sz="0" w:space="0" w:color="auto"/>
        <w:right w:val="none" w:sz="0" w:space="0" w:color="auto"/>
      </w:divBdr>
    </w:div>
    <w:div w:id="1176307743">
      <w:marLeft w:val="480"/>
      <w:marRight w:val="0"/>
      <w:marTop w:val="0"/>
      <w:marBottom w:val="0"/>
      <w:divBdr>
        <w:top w:val="none" w:sz="0" w:space="0" w:color="auto"/>
        <w:left w:val="none" w:sz="0" w:space="0" w:color="auto"/>
        <w:bottom w:val="none" w:sz="0" w:space="0" w:color="auto"/>
        <w:right w:val="none" w:sz="0" w:space="0" w:color="auto"/>
      </w:divBdr>
    </w:div>
    <w:div w:id="1176765322">
      <w:marLeft w:val="480"/>
      <w:marRight w:val="0"/>
      <w:marTop w:val="0"/>
      <w:marBottom w:val="0"/>
      <w:divBdr>
        <w:top w:val="none" w:sz="0" w:space="0" w:color="auto"/>
        <w:left w:val="none" w:sz="0" w:space="0" w:color="auto"/>
        <w:bottom w:val="none" w:sz="0" w:space="0" w:color="auto"/>
        <w:right w:val="none" w:sz="0" w:space="0" w:color="auto"/>
      </w:divBdr>
    </w:div>
    <w:div w:id="1176916037">
      <w:marLeft w:val="480"/>
      <w:marRight w:val="0"/>
      <w:marTop w:val="0"/>
      <w:marBottom w:val="0"/>
      <w:divBdr>
        <w:top w:val="none" w:sz="0" w:space="0" w:color="auto"/>
        <w:left w:val="none" w:sz="0" w:space="0" w:color="auto"/>
        <w:bottom w:val="none" w:sz="0" w:space="0" w:color="auto"/>
        <w:right w:val="none" w:sz="0" w:space="0" w:color="auto"/>
      </w:divBdr>
    </w:div>
    <w:div w:id="1177236551">
      <w:marLeft w:val="480"/>
      <w:marRight w:val="0"/>
      <w:marTop w:val="0"/>
      <w:marBottom w:val="0"/>
      <w:divBdr>
        <w:top w:val="none" w:sz="0" w:space="0" w:color="auto"/>
        <w:left w:val="none" w:sz="0" w:space="0" w:color="auto"/>
        <w:bottom w:val="none" w:sz="0" w:space="0" w:color="auto"/>
        <w:right w:val="none" w:sz="0" w:space="0" w:color="auto"/>
      </w:divBdr>
    </w:div>
    <w:div w:id="1177769924">
      <w:marLeft w:val="480"/>
      <w:marRight w:val="0"/>
      <w:marTop w:val="0"/>
      <w:marBottom w:val="0"/>
      <w:divBdr>
        <w:top w:val="none" w:sz="0" w:space="0" w:color="auto"/>
        <w:left w:val="none" w:sz="0" w:space="0" w:color="auto"/>
        <w:bottom w:val="none" w:sz="0" w:space="0" w:color="auto"/>
        <w:right w:val="none" w:sz="0" w:space="0" w:color="auto"/>
      </w:divBdr>
    </w:div>
    <w:div w:id="1180386354">
      <w:marLeft w:val="480"/>
      <w:marRight w:val="0"/>
      <w:marTop w:val="0"/>
      <w:marBottom w:val="0"/>
      <w:divBdr>
        <w:top w:val="none" w:sz="0" w:space="0" w:color="auto"/>
        <w:left w:val="none" w:sz="0" w:space="0" w:color="auto"/>
        <w:bottom w:val="none" w:sz="0" w:space="0" w:color="auto"/>
        <w:right w:val="none" w:sz="0" w:space="0" w:color="auto"/>
      </w:divBdr>
    </w:div>
    <w:div w:id="1182160267">
      <w:marLeft w:val="480"/>
      <w:marRight w:val="0"/>
      <w:marTop w:val="0"/>
      <w:marBottom w:val="0"/>
      <w:divBdr>
        <w:top w:val="none" w:sz="0" w:space="0" w:color="auto"/>
        <w:left w:val="none" w:sz="0" w:space="0" w:color="auto"/>
        <w:bottom w:val="none" w:sz="0" w:space="0" w:color="auto"/>
        <w:right w:val="none" w:sz="0" w:space="0" w:color="auto"/>
      </w:divBdr>
    </w:div>
    <w:div w:id="1184854591">
      <w:marLeft w:val="480"/>
      <w:marRight w:val="0"/>
      <w:marTop w:val="0"/>
      <w:marBottom w:val="0"/>
      <w:divBdr>
        <w:top w:val="none" w:sz="0" w:space="0" w:color="auto"/>
        <w:left w:val="none" w:sz="0" w:space="0" w:color="auto"/>
        <w:bottom w:val="none" w:sz="0" w:space="0" w:color="auto"/>
        <w:right w:val="none" w:sz="0" w:space="0" w:color="auto"/>
      </w:divBdr>
    </w:div>
    <w:div w:id="1185677677">
      <w:marLeft w:val="480"/>
      <w:marRight w:val="0"/>
      <w:marTop w:val="0"/>
      <w:marBottom w:val="0"/>
      <w:divBdr>
        <w:top w:val="none" w:sz="0" w:space="0" w:color="auto"/>
        <w:left w:val="none" w:sz="0" w:space="0" w:color="auto"/>
        <w:bottom w:val="none" w:sz="0" w:space="0" w:color="auto"/>
        <w:right w:val="none" w:sz="0" w:space="0" w:color="auto"/>
      </w:divBdr>
    </w:div>
    <w:div w:id="1187056269">
      <w:marLeft w:val="480"/>
      <w:marRight w:val="0"/>
      <w:marTop w:val="0"/>
      <w:marBottom w:val="0"/>
      <w:divBdr>
        <w:top w:val="none" w:sz="0" w:space="0" w:color="auto"/>
        <w:left w:val="none" w:sz="0" w:space="0" w:color="auto"/>
        <w:bottom w:val="none" w:sz="0" w:space="0" w:color="auto"/>
        <w:right w:val="none" w:sz="0" w:space="0" w:color="auto"/>
      </w:divBdr>
    </w:div>
    <w:div w:id="1189222420">
      <w:marLeft w:val="480"/>
      <w:marRight w:val="0"/>
      <w:marTop w:val="0"/>
      <w:marBottom w:val="0"/>
      <w:divBdr>
        <w:top w:val="none" w:sz="0" w:space="0" w:color="auto"/>
        <w:left w:val="none" w:sz="0" w:space="0" w:color="auto"/>
        <w:bottom w:val="none" w:sz="0" w:space="0" w:color="auto"/>
        <w:right w:val="none" w:sz="0" w:space="0" w:color="auto"/>
      </w:divBdr>
    </w:div>
    <w:div w:id="1189637577">
      <w:marLeft w:val="480"/>
      <w:marRight w:val="0"/>
      <w:marTop w:val="0"/>
      <w:marBottom w:val="0"/>
      <w:divBdr>
        <w:top w:val="none" w:sz="0" w:space="0" w:color="auto"/>
        <w:left w:val="none" w:sz="0" w:space="0" w:color="auto"/>
        <w:bottom w:val="none" w:sz="0" w:space="0" w:color="auto"/>
        <w:right w:val="none" w:sz="0" w:space="0" w:color="auto"/>
      </w:divBdr>
    </w:div>
    <w:div w:id="1189754930">
      <w:marLeft w:val="480"/>
      <w:marRight w:val="0"/>
      <w:marTop w:val="0"/>
      <w:marBottom w:val="0"/>
      <w:divBdr>
        <w:top w:val="none" w:sz="0" w:space="0" w:color="auto"/>
        <w:left w:val="none" w:sz="0" w:space="0" w:color="auto"/>
        <w:bottom w:val="none" w:sz="0" w:space="0" w:color="auto"/>
        <w:right w:val="none" w:sz="0" w:space="0" w:color="auto"/>
      </w:divBdr>
    </w:div>
    <w:div w:id="1192034470">
      <w:marLeft w:val="480"/>
      <w:marRight w:val="0"/>
      <w:marTop w:val="0"/>
      <w:marBottom w:val="0"/>
      <w:divBdr>
        <w:top w:val="none" w:sz="0" w:space="0" w:color="auto"/>
        <w:left w:val="none" w:sz="0" w:space="0" w:color="auto"/>
        <w:bottom w:val="none" w:sz="0" w:space="0" w:color="auto"/>
        <w:right w:val="none" w:sz="0" w:space="0" w:color="auto"/>
      </w:divBdr>
    </w:div>
    <w:div w:id="1193684803">
      <w:marLeft w:val="480"/>
      <w:marRight w:val="0"/>
      <w:marTop w:val="0"/>
      <w:marBottom w:val="0"/>
      <w:divBdr>
        <w:top w:val="none" w:sz="0" w:space="0" w:color="auto"/>
        <w:left w:val="none" w:sz="0" w:space="0" w:color="auto"/>
        <w:bottom w:val="none" w:sz="0" w:space="0" w:color="auto"/>
        <w:right w:val="none" w:sz="0" w:space="0" w:color="auto"/>
      </w:divBdr>
    </w:div>
    <w:div w:id="1194224227">
      <w:marLeft w:val="480"/>
      <w:marRight w:val="0"/>
      <w:marTop w:val="0"/>
      <w:marBottom w:val="0"/>
      <w:divBdr>
        <w:top w:val="none" w:sz="0" w:space="0" w:color="auto"/>
        <w:left w:val="none" w:sz="0" w:space="0" w:color="auto"/>
        <w:bottom w:val="none" w:sz="0" w:space="0" w:color="auto"/>
        <w:right w:val="none" w:sz="0" w:space="0" w:color="auto"/>
      </w:divBdr>
    </w:div>
    <w:div w:id="1197309322">
      <w:marLeft w:val="480"/>
      <w:marRight w:val="0"/>
      <w:marTop w:val="0"/>
      <w:marBottom w:val="0"/>
      <w:divBdr>
        <w:top w:val="none" w:sz="0" w:space="0" w:color="auto"/>
        <w:left w:val="none" w:sz="0" w:space="0" w:color="auto"/>
        <w:bottom w:val="none" w:sz="0" w:space="0" w:color="auto"/>
        <w:right w:val="none" w:sz="0" w:space="0" w:color="auto"/>
      </w:divBdr>
    </w:div>
    <w:div w:id="1203322637">
      <w:marLeft w:val="480"/>
      <w:marRight w:val="0"/>
      <w:marTop w:val="0"/>
      <w:marBottom w:val="0"/>
      <w:divBdr>
        <w:top w:val="none" w:sz="0" w:space="0" w:color="auto"/>
        <w:left w:val="none" w:sz="0" w:space="0" w:color="auto"/>
        <w:bottom w:val="none" w:sz="0" w:space="0" w:color="auto"/>
        <w:right w:val="none" w:sz="0" w:space="0" w:color="auto"/>
      </w:divBdr>
    </w:div>
    <w:div w:id="1205680175">
      <w:marLeft w:val="480"/>
      <w:marRight w:val="0"/>
      <w:marTop w:val="0"/>
      <w:marBottom w:val="0"/>
      <w:divBdr>
        <w:top w:val="none" w:sz="0" w:space="0" w:color="auto"/>
        <w:left w:val="none" w:sz="0" w:space="0" w:color="auto"/>
        <w:bottom w:val="none" w:sz="0" w:space="0" w:color="auto"/>
        <w:right w:val="none" w:sz="0" w:space="0" w:color="auto"/>
      </w:divBdr>
    </w:div>
    <w:div w:id="1206261408">
      <w:marLeft w:val="480"/>
      <w:marRight w:val="0"/>
      <w:marTop w:val="0"/>
      <w:marBottom w:val="0"/>
      <w:divBdr>
        <w:top w:val="none" w:sz="0" w:space="0" w:color="auto"/>
        <w:left w:val="none" w:sz="0" w:space="0" w:color="auto"/>
        <w:bottom w:val="none" w:sz="0" w:space="0" w:color="auto"/>
        <w:right w:val="none" w:sz="0" w:space="0" w:color="auto"/>
      </w:divBdr>
    </w:div>
    <w:div w:id="1206288119">
      <w:marLeft w:val="480"/>
      <w:marRight w:val="0"/>
      <w:marTop w:val="0"/>
      <w:marBottom w:val="0"/>
      <w:divBdr>
        <w:top w:val="none" w:sz="0" w:space="0" w:color="auto"/>
        <w:left w:val="none" w:sz="0" w:space="0" w:color="auto"/>
        <w:bottom w:val="none" w:sz="0" w:space="0" w:color="auto"/>
        <w:right w:val="none" w:sz="0" w:space="0" w:color="auto"/>
      </w:divBdr>
    </w:div>
    <w:div w:id="1207068037">
      <w:marLeft w:val="480"/>
      <w:marRight w:val="0"/>
      <w:marTop w:val="0"/>
      <w:marBottom w:val="0"/>
      <w:divBdr>
        <w:top w:val="none" w:sz="0" w:space="0" w:color="auto"/>
        <w:left w:val="none" w:sz="0" w:space="0" w:color="auto"/>
        <w:bottom w:val="none" w:sz="0" w:space="0" w:color="auto"/>
        <w:right w:val="none" w:sz="0" w:space="0" w:color="auto"/>
      </w:divBdr>
    </w:div>
    <w:div w:id="1207527173">
      <w:marLeft w:val="480"/>
      <w:marRight w:val="0"/>
      <w:marTop w:val="0"/>
      <w:marBottom w:val="0"/>
      <w:divBdr>
        <w:top w:val="none" w:sz="0" w:space="0" w:color="auto"/>
        <w:left w:val="none" w:sz="0" w:space="0" w:color="auto"/>
        <w:bottom w:val="none" w:sz="0" w:space="0" w:color="auto"/>
        <w:right w:val="none" w:sz="0" w:space="0" w:color="auto"/>
      </w:divBdr>
    </w:div>
    <w:div w:id="1208376257">
      <w:marLeft w:val="480"/>
      <w:marRight w:val="0"/>
      <w:marTop w:val="0"/>
      <w:marBottom w:val="0"/>
      <w:divBdr>
        <w:top w:val="none" w:sz="0" w:space="0" w:color="auto"/>
        <w:left w:val="none" w:sz="0" w:space="0" w:color="auto"/>
        <w:bottom w:val="none" w:sz="0" w:space="0" w:color="auto"/>
        <w:right w:val="none" w:sz="0" w:space="0" w:color="auto"/>
      </w:divBdr>
    </w:div>
    <w:div w:id="1209417351">
      <w:marLeft w:val="480"/>
      <w:marRight w:val="0"/>
      <w:marTop w:val="0"/>
      <w:marBottom w:val="0"/>
      <w:divBdr>
        <w:top w:val="none" w:sz="0" w:space="0" w:color="auto"/>
        <w:left w:val="none" w:sz="0" w:space="0" w:color="auto"/>
        <w:bottom w:val="none" w:sz="0" w:space="0" w:color="auto"/>
        <w:right w:val="none" w:sz="0" w:space="0" w:color="auto"/>
      </w:divBdr>
    </w:div>
    <w:div w:id="1210604351">
      <w:bodyDiv w:val="1"/>
      <w:marLeft w:val="0"/>
      <w:marRight w:val="0"/>
      <w:marTop w:val="0"/>
      <w:marBottom w:val="0"/>
      <w:divBdr>
        <w:top w:val="none" w:sz="0" w:space="0" w:color="auto"/>
        <w:left w:val="none" w:sz="0" w:space="0" w:color="auto"/>
        <w:bottom w:val="none" w:sz="0" w:space="0" w:color="auto"/>
        <w:right w:val="none" w:sz="0" w:space="0" w:color="auto"/>
      </w:divBdr>
    </w:div>
    <w:div w:id="1211382619">
      <w:marLeft w:val="480"/>
      <w:marRight w:val="0"/>
      <w:marTop w:val="0"/>
      <w:marBottom w:val="0"/>
      <w:divBdr>
        <w:top w:val="none" w:sz="0" w:space="0" w:color="auto"/>
        <w:left w:val="none" w:sz="0" w:space="0" w:color="auto"/>
        <w:bottom w:val="none" w:sz="0" w:space="0" w:color="auto"/>
        <w:right w:val="none" w:sz="0" w:space="0" w:color="auto"/>
      </w:divBdr>
    </w:div>
    <w:div w:id="1211723368">
      <w:marLeft w:val="480"/>
      <w:marRight w:val="0"/>
      <w:marTop w:val="0"/>
      <w:marBottom w:val="0"/>
      <w:divBdr>
        <w:top w:val="none" w:sz="0" w:space="0" w:color="auto"/>
        <w:left w:val="none" w:sz="0" w:space="0" w:color="auto"/>
        <w:bottom w:val="none" w:sz="0" w:space="0" w:color="auto"/>
        <w:right w:val="none" w:sz="0" w:space="0" w:color="auto"/>
      </w:divBdr>
    </w:div>
    <w:div w:id="1211921306">
      <w:marLeft w:val="480"/>
      <w:marRight w:val="0"/>
      <w:marTop w:val="0"/>
      <w:marBottom w:val="0"/>
      <w:divBdr>
        <w:top w:val="none" w:sz="0" w:space="0" w:color="auto"/>
        <w:left w:val="none" w:sz="0" w:space="0" w:color="auto"/>
        <w:bottom w:val="none" w:sz="0" w:space="0" w:color="auto"/>
        <w:right w:val="none" w:sz="0" w:space="0" w:color="auto"/>
      </w:divBdr>
    </w:div>
    <w:div w:id="1216356361">
      <w:marLeft w:val="480"/>
      <w:marRight w:val="0"/>
      <w:marTop w:val="0"/>
      <w:marBottom w:val="0"/>
      <w:divBdr>
        <w:top w:val="none" w:sz="0" w:space="0" w:color="auto"/>
        <w:left w:val="none" w:sz="0" w:space="0" w:color="auto"/>
        <w:bottom w:val="none" w:sz="0" w:space="0" w:color="auto"/>
        <w:right w:val="none" w:sz="0" w:space="0" w:color="auto"/>
      </w:divBdr>
    </w:div>
    <w:div w:id="1216699562">
      <w:marLeft w:val="480"/>
      <w:marRight w:val="0"/>
      <w:marTop w:val="0"/>
      <w:marBottom w:val="0"/>
      <w:divBdr>
        <w:top w:val="none" w:sz="0" w:space="0" w:color="auto"/>
        <w:left w:val="none" w:sz="0" w:space="0" w:color="auto"/>
        <w:bottom w:val="none" w:sz="0" w:space="0" w:color="auto"/>
        <w:right w:val="none" w:sz="0" w:space="0" w:color="auto"/>
      </w:divBdr>
    </w:div>
    <w:div w:id="1218277364">
      <w:marLeft w:val="480"/>
      <w:marRight w:val="0"/>
      <w:marTop w:val="0"/>
      <w:marBottom w:val="0"/>
      <w:divBdr>
        <w:top w:val="none" w:sz="0" w:space="0" w:color="auto"/>
        <w:left w:val="none" w:sz="0" w:space="0" w:color="auto"/>
        <w:bottom w:val="none" w:sz="0" w:space="0" w:color="auto"/>
        <w:right w:val="none" w:sz="0" w:space="0" w:color="auto"/>
      </w:divBdr>
    </w:div>
    <w:div w:id="1218470750">
      <w:marLeft w:val="480"/>
      <w:marRight w:val="0"/>
      <w:marTop w:val="0"/>
      <w:marBottom w:val="0"/>
      <w:divBdr>
        <w:top w:val="none" w:sz="0" w:space="0" w:color="auto"/>
        <w:left w:val="none" w:sz="0" w:space="0" w:color="auto"/>
        <w:bottom w:val="none" w:sz="0" w:space="0" w:color="auto"/>
        <w:right w:val="none" w:sz="0" w:space="0" w:color="auto"/>
      </w:divBdr>
    </w:div>
    <w:div w:id="1218518401">
      <w:marLeft w:val="480"/>
      <w:marRight w:val="0"/>
      <w:marTop w:val="0"/>
      <w:marBottom w:val="0"/>
      <w:divBdr>
        <w:top w:val="none" w:sz="0" w:space="0" w:color="auto"/>
        <w:left w:val="none" w:sz="0" w:space="0" w:color="auto"/>
        <w:bottom w:val="none" w:sz="0" w:space="0" w:color="auto"/>
        <w:right w:val="none" w:sz="0" w:space="0" w:color="auto"/>
      </w:divBdr>
    </w:div>
    <w:div w:id="1219702273">
      <w:marLeft w:val="480"/>
      <w:marRight w:val="0"/>
      <w:marTop w:val="0"/>
      <w:marBottom w:val="0"/>
      <w:divBdr>
        <w:top w:val="none" w:sz="0" w:space="0" w:color="auto"/>
        <w:left w:val="none" w:sz="0" w:space="0" w:color="auto"/>
        <w:bottom w:val="none" w:sz="0" w:space="0" w:color="auto"/>
        <w:right w:val="none" w:sz="0" w:space="0" w:color="auto"/>
      </w:divBdr>
    </w:div>
    <w:div w:id="1221751466">
      <w:marLeft w:val="480"/>
      <w:marRight w:val="0"/>
      <w:marTop w:val="0"/>
      <w:marBottom w:val="0"/>
      <w:divBdr>
        <w:top w:val="none" w:sz="0" w:space="0" w:color="auto"/>
        <w:left w:val="none" w:sz="0" w:space="0" w:color="auto"/>
        <w:bottom w:val="none" w:sz="0" w:space="0" w:color="auto"/>
        <w:right w:val="none" w:sz="0" w:space="0" w:color="auto"/>
      </w:divBdr>
    </w:div>
    <w:div w:id="1221792637">
      <w:marLeft w:val="480"/>
      <w:marRight w:val="0"/>
      <w:marTop w:val="0"/>
      <w:marBottom w:val="0"/>
      <w:divBdr>
        <w:top w:val="none" w:sz="0" w:space="0" w:color="auto"/>
        <w:left w:val="none" w:sz="0" w:space="0" w:color="auto"/>
        <w:bottom w:val="none" w:sz="0" w:space="0" w:color="auto"/>
        <w:right w:val="none" w:sz="0" w:space="0" w:color="auto"/>
      </w:divBdr>
    </w:div>
    <w:div w:id="1221867344">
      <w:marLeft w:val="480"/>
      <w:marRight w:val="0"/>
      <w:marTop w:val="0"/>
      <w:marBottom w:val="0"/>
      <w:divBdr>
        <w:top w:val="none" w:sz="0" w:space="0" w:color="auto"/>
        <w:left w:val="none" w:sz="0" w:space="0" w:color="auto"/>
        <w:bottom w:val="none" w:sz="0" w:space="0" w:color="auto"/>
        <w:right w:val="none" w:sz="0" w:space="0" w:color="auto"/>
      </w:divBdr>
    </w:div>
    <w:div w:id="1222787573">
      <w:marLeft w:val="480"/>
      <w:marRight w:val="0"/>
      <w:marTop w:val="0"/>
      <w:marBottom w:val="0"/>
      <w:divBdr>
        <w:top w:val="none" w:sz="0" w:space="0" w:color="auto"/>
        <w:left w:val="none" w:sz="0" w:space="0" w:color="auto"/>
        <w:bottom w:val="none" w:sz="0" w:space="0" w:color="auto"/>
        <w:right w:val="none" w:sz="0" w:space="0" w:color="auto"/>
      </w:divBdr>
    </w:div>
    <w:div w:id="1224215639">
      <w:marLeft w:val="480"/>
      <w:marRight w:val="0"/>
      <w:marTop w:val="0"/>
      <w:marBottom w:val="0"/>
      <w:divBdr>
        <w:top w:val="none" w:sz="0" w:space="0" w:color="auto"/>
        <w:left w:val="none" w:sz="0" w:space="0" w:color="auto"/>
        <w:bottom w:val="none" w:sz="0" w:space="0" w:color="auto"/>
        <w:right w:val="none" w:sz="0" w:space="0" w:color="auto"/>
      </w:divBdr>
    </w:div>
    <w:div w:id="1224295780">
      <w:marLeft w:val="480"/>
      <w:marRight w:val="0"/>
      <w:marTop w:val="0"/>
      <w:marBottom w:val="0"/>
      <w:divBdr>
        <w:top w:val="none" w:sz="0" w:space="0" w:color="auto"/>
        <w:left w:val="none" w:sz="0" w:space="0" w:color="auto"/>
        <w:bottom w:val="none" w:sz="0" w:space="0" w:color="auto"/>
        <w:right w:val="none" w:sz="0" w:space="0" w:color="auto"/>
      </w:divBdr>
    </w:div>
    <w:div w:id="1224831438">
      <w:marLeft w:val="480"/>
      <w:marRight w:val="0"/>
      <w:marTop w:val="0"/>
      <w:marBottom w:val="0"/>
      <w:divBdr>
        <w:top w:val="none" w:sz="0" w:space="0" w:color="auto"/>
        <w:left w:val="none" w:sz="0" w:space="0" w:color="auto"/>
        <w:bottom w:val="none" w:sz="0" w:space="0" w:color="auto"/>
        <w:right w:val="none" w:sz="0" w:space="0" w:color="auto"/>
      </w:divBdr>
    </w:div>
    <w:div w:id="1225019284">
      <w:marLeft w:val="480"/>
      <w:marRight w:val="0"/>
      <w:marTop w:val="0"/>
      <w:marBottom w:val="0"/>
      <w:divBdr>
        <w:top w:val="none" w:sz="0" w:space="0" w:color="auto"/>
        <w:left w:val="none" w:sz="0" w:space="0" w:color="auto"/>
        <w:bottom w:val="none" w:sz="0" w:space="0" w:color="auto"/>
        <w:right w:val="none" w:sz="0" w:space="0" w:color="auto"/>
      </w:divBdr>
    </w:div>
    <w:div w:id="1226338404">
      <w:marLeft w:val="480"/>
      <w:marRight w:val="0"/>
      <w:marTop w:val="0"/>
      <w:marBottom w:val="0"/>
      <w:divBdr>
        <w:top w:val="none" w:sz="0" w:space="0" w:color="auto"/>
        <w:left w:val="none" w:sz="0" w:space="0" w:color="auto"/>
        <w:bottom w:val="none" w:sz="0" w:space="0" w:color="auto"/>
        <w:right w:val="none" w:sz="0" w:space="0" w:color="auto"/>
      </w:divBdr>
    </w:div>
    <w:div w:id="1226647035">
      <w:marLeft w:val="480"/>
      <w:marRight w:val="0"/>
      <w:marTop w:val="0"/>
      <w:marBottom w:val="0"/>
      <w:divBdr>
        <w:top w:val="none" w:sz="0" w:space="0" w:color="auto"/>
        <w:left w:val="none" w:sz="0" w:space="0" w:color="auto"/>
        <w:bottom w:val="none" w:sz="0" w:space="0" w:color="auto"/>
        <w:right w:val="none" w:sz="0" w:space="0" w:color="auto"/>
      </w:divBdr>
    </w:div>
    <w:div w:id="1226800484">
      <w:marLeft w:val="480"/>
      <w:marRight w:val="0"/>
      <w:marTop w:val="0"/>
      <w:marBottom w:val="0"/>
      <w:divBdr>
        <w:top w:val="none" w:sz="0" w:space="0" w:color="auto"/>
        <w:left w:val="none" w:sz="0" w:space="0" w:color="auto"/>
        <w:bottom w:val="none" w:sz="0" w:space="0" w:color="auto"/>
        <w:right w:val="none" w:sz="0" w:space="0" w:color="auto"/>
      </w:divBdr>
    </w:div>
    <w:div w:id="1227228861">
      <w:marLeft w:val="480"/>
      <w:marRight w:val="0"/>
      <w:marTop w:val="0"/>
      <w:marBottom w:val="0"/>
      <w:divBdr>
        <w:top w:val="none" w:sz="0" w:space="0" w:color="auto"/>
        <w:left w:val="none" w:sz="0" w:space="0" w:color="auto"/>
        <w:bottom w:val="none" w:sz="0" w:space="0" w:color="auto"/>
        <w:right w:val="none" w:sz="0" w:space="0" w:color="auto"/>
      </w:divBdr>
    </w:div>
    <w:div w:id="1228418524">
      <w:marLeft w:val="480"/>
      <w:marRight w:val="0"/>
      <w:marTop w:val="0"/>
      <w:marBottom w:val="0"/>
      <w:divBdr>
        <w:top w:val="none" w:sz="0" w:space="0" w:color="auto"/>
        <w:left w:val="none" w:sz="0" w:space="0" w:color="auto"/>
        <w:bottom w:val="none" w:sz="0" w:space="0" w:color="auto"/>
        <w:right w:val="none" w:sz="0" w:space="0" w:color="auto"/>
      </w:divBdr>
    </w:div>
    <w:div w:id="1228498123">
      <w:marLeft w:val="480"/>
      <w:marRight w:val="0"/>
      <w:marTop w:val="0"/>
      <w:marBottom w:val="0"/>
      <w:divBdr>
        <w:top w:val="none" w:sz="0" w:space="0" w:color="auto"/>
        <w:left w:val="none" w:sz="0" w:space="0" w:color="auto"/>
        <w:bottom w:val="none" w:sz="0" w:space="0" w:color="auto"/>
        <w:right w:val="none" w:sz="0" w:space="0" w:color="auto"/>
      </w:divBdr>
    </w:div>
    <w:div w:id="1230531263">
      <w:marLeft w:val="480"/>
      <w:marRight w:val="0"/>
      <w:marTop w:val="0"/>
      <w:marBottom w:val="0"/>
      <w:divBdr>
        <w:top w:val="none" w:sz="0" w:space="0" w:color="auto"/>
        <w:left w:val="none" w:sz="0" w:space="0" w:color="auto"/>
        <w:bottom w:val="none" w:sz="0" w:space="0" w:color="auto"/>
        <w:right w:val="none" w:sz="0" w:space="0" w:color="auto"/>
      </w:divBdr>
    </w:div>
    <w:div w:id="1232496710">
      <w:marLeft w:val="480"/>
      <w:marRight w:val="0"/>
      <w:marTop w:val="0"/>
      <w:marBottom w:val="0"/>
      <w:divBdr>
        <w:top w:val="none" w:sz="0" w:space="0" w:color="auto"/>
        <w:left w:val="none" w:sz="0" w:space="0" w:color="auto"/>
        <w:bottom w:val="none" w:sz="0" w:space="0" w:color="auto"/>
        <w:right w:val="none" w:sz="0" w:space="0" w:color="auto"/>
      </w:divBdr>
    </w:div>
    <w:div w:id="1232544069">
      <w:marLeft w:val="480"/>
      <w:marRight w:val="0"/>
      <w:marTop w:val="0"/>
      <w:marBottom w:val="0"/>
      <w:divBdr>
        <w:top w:val="none" w:sz="0" w:space="0" w:color="auto"/>
        <w:left w:val="none" w:sz="0" w:space="0" w:color="auto"/>
        <w:bottom w:val="none" w:sz="0" w:space="0" w:color="auto"/>
        <w:right w:val="none" w:sz="0" w:space="0" w:color="auto"/>
      </w:divBdr>
    </w:div>
    <w:div w:id="1232619375">
      <w:marLeft w:val="480"/>
      <w:marRight w:val="0"/>
      <w:marTop w:val="0"/>
      <w:marBottom w:val="0"/>
      <w:divBdr>
        <w:top w:val="none" w:sz="0" w:space="0" w:color="auto"/>
        <w:left w:val="none" w:sz="0" w:space="0" w:color="auto"/>
        <w:bottom w:val="none" w:sz="0" w:space="0" w:color="auto"/>
        <w:right w:val="none" w:sz="0" w:space="0" w:color="auto"/>
      </w:divBdr>
    </w:div>
    <w:div w:id="1232959178">
      <w:marLeft w:val="480"/>
      <w:marRight w:val="0"/>
      <w:marTop w:val="0"/>
      <w:marBottom w:val="0"/>
      <w:divBdr>
        <w:top w:val="none" w:sz="0" w:space="0" w:color="auto"/>
        <w:left w:val="none" w:sz="0" w:space="0" w:color="auto"/>
        <w:bottom w:val="none" w:sz="0" w:space="0" w:color="auto"/>
        <w:right w:val="none" w:sz="0" w:space="0" w:color="auto"/>
      </w:divBdr>
    </w:div>
    <w:div w:id="1233584238">
      <w:marLeft w:val="480"/>
      <w:marRight w:val="0"/>
      <w:marTop w:val="0"/>
      <w:marBottom w:val="0"/>
      <w:divBdr>
        <w:top w:val="none" w:sz="0" w:space="0" w:color="auto"/>
        <w:left w:val="none" w:sz="0" w:space="0" w:color="auto"/>
        <w:bottom w:val="none" w:sz="0" w:space="0" w:color="auto"/>
        <w:right w:val="none" w:sz="0" w:space="0" w:color="auto"/>
      </w:divBdr>
    </w:div>
    <w:div w:id="1234968391">
      <w:marLeft w:val="480"/>
      <w:marRight w:val="0"/>
      <w:marTop w:val="0"/>
      <w:marBottom w:val="0"/>
      <w:divBdr>
        <w:top w:val="none" w:sz="0" w:space="0" w:color="auto"/>
        <w:left w:val="none" w:sz="0" w:space="0" w:color="auto"/>
        <w:bottom w:val="none" w:sz="0" w:space="0" w:color="auto"/>
        <w:right w:val="none" w:sz="0" w:space="0" w:color="auto"/>
      </w:divBdr>
    </w:div>
    <w:div w:id="1235550288">
      <w:marLeft w:val="480"/>
      <w:marRight w:val="0"/>
      <w:marTop w:val="0"/>
      <w:marBottom w:val="0"/>
      <w:divBdr>
        <w:top w:val="none" w:sz="0" w:space="0" w:color="auto"/>
        <w:left w:val="none" w:sz="0" w:space="0" w:color="auto"/>
        <w:bottom w:val="none" w:sz="0" w:space="0" w:color="auto"/>
        <w:right w:val="none" w:sz="0" w:space="0" w:color="auto"/>
      </w:divBdr>
    </w:div>
    <w:div w:id="1236743087">
      <w:marLeft w:val="480"/>
      <w:marRight w:val="0"/>
      <w:marTop w:val="0"/>
      <w:marBottom w:val="0"/>
      <w:divBdr>
        <w:top w:val="none" w:sz="0" w:space="0" w:color="auto"/>
        <w:left w:val="none" w:sz="0" w:space="0" w:color="auto"/>
        <w:bottom w:val="none" w:sz="0" w:space="0" w:color="auto"/>
        <w:right w:val="none" w:sz="0" w:space="0" w:color="auto"/>
      </w:divBdr>
    </w:div>
    <w:div w:id="1237327525">
      <w:marLeft w:val="480"/>
      <w:marRight w:val="0"/>
      <w:marTop w:val="0"/>
      <w:marBottom w:val="0"/>
      <w:divBdr>
        <w:top w:val="none" w:sz="0" w:space="0" w:color="auto"/>
        <w:left w:val="none" w:sz="0" w:space="0" w:color="auto"/>
        <w:bottom w:val="none" w:sz="0" w:space="0" w:color="auto"/>
        <w:right w:val="none" w:sz="0" w:space="0" w:color="auto"/>
      </w:divBdr>
    </w:div>
    <w:div w:id="1238899587">
      <w:marLeft w:val="480"/>
      <w:marRight w:val="0"/>
      <w:marTop w:val="0"/>
      <w:marBottom w:val="0"/>
      <w:divBdr>
        <w:top w:val="none" w:sz="0" w:space="0" w:color="auto"/>
        <w:left w:val="none" w:sz="0" w:space="0" w:color="auto"/>
        <w:bottom w:val="none" w:sz="0" w:space="0" w:color="auto"/>
        <w:right w:val="none" w:sz="0" w:space="0" w:color="auto"/>
      </w:divBdr>
    </w:div>
    <w:div w:id="1239289781">
      <w:marLeft w:val="480"/>
      <w:marRight w:val="0"/>
      <w:marTop w:val="0"/>
      <w:marBottom w:val="0"/>
      <w:divBdr>
        <w:top w:val="none" w:sz="0" w:space="0" w:color="auto"/>
        <w:left w:val="none" w:sz="0" w:space="0" w:color="auto"/>
        <w:bottom w:val="none" w:sz="0" w:space="0" w:color="auto"/>
        <w:right w:val="none" w:sz="0" w:space="0" w:color="auto"/>
      </w:divBdr>
    </w:div>
    <w:div w:id="1239437308">
      <w:marLeft w:val="480"/>
      <w:marRight w:val="0"/>
      <w:marTop w:val="0"/>
      <w:marBottom w:val="0"/>
      <w:divBdr>
        <w:top w:val="none" w:sz="0" w:space="0" w:color="auto"/>
        <w:left w:val="none" w:sz="0" w:space="0" w:color="auto"/>
        <w:bottom w:val="none" w:sz="0" w:space="0" w:color="auto"/>
        <w:right w:val="none" w:sz="0" w:space="0" w:color="auto"/>
      </w:divBdr>
    </w:div>
    <w:div w:id="1240215137">
      <w:marLeft w:val="480"/>
      <w:marRight w:val="0"/>
      <w:marTop w:val="0"/>
      <w:marBottom w:val="0"/>
      <w:divBdr>
        <w:top w:val="none" w:sz="0" w:space="0" w:color="auto"/>
        <w:left w:val="none" w:sz="0" w:space="0" w:color="auto"/>
        <w:bottom w:val="none" w:sz="0" w:space="0" w:color="auto"/>
        <w:right w:val="none" w:sz="0" w:space="0" w:color="auto"/>
      </w:divBdr>
    </w:div>
    <w:div w:id="1240596636">
      <w:marLeft w:val="480"/>
      <w:marRight w:val="0"/>
      <w:marTop w:val="0"/>
      <w:marBottom w:val="0"/>
      <w:divBdr>
        <w:top w:val="none" w:sz="0" w:space="0" w:color="auto"/>
        <w:left w:val="none" w:sz="0" w:space="0" w:color="auto"/>
        <w:bottom w:val="none" w:sz="0" w:space="0" w:color="auto"/>
        <w:right w:val="none" w:sz="0" w:space="0" w:color="auto"/>
      </w:divBdr>
    </w:div>
    <w:div w:id="1240795188">
      <w:marLeft w:val="480"/>
      <w:marRight w:val="0"/>
      <w:marTop w:val="0"/>
      <w:marBottom w:val="0"/>
      <w:divBdr>
        <w:top w:val="none" w:sz="0" w:space="0" w:color="auto"/>
        <w:left w:val="none" w:sz="0" w:space="0" w:color="auto"/>
        <w:bottom w:val="none" w:sz="0" w:space="0" w:color="auto"/>
        <w:right w:val="none" w:sz="0" w:space="0" w:color="auto"/>
      </w:divBdr>
    </w:div>
    <w:div w:id="1241060037">
      <w:marLeft w:val="480"/>
      <w:marRight w:val="0"/>
      <w:marTop w:val="0"/>
      <w:marBottom w:val="0"/>
      <w:divBdr>
        <w:top w:val="none" w:sz="0" w:space="0" w:color="auto"/>
        <w:left w:val="none" w:sz="0" w:space="0" w:color="auto"/>
        <w:bottom w:val="none" w:sz="0" w:space="0" w:color="auto"/>
        <w:right w:val="none" w:sz="0" w:space="0" w:color="auto"/>
      </w:divBdr>
    </w:div>
    <w:div w:id="1241453339">
      <w:marLeft w:val="480"/>
      <w:marRight w:val="0"/>
      <w:marTop w:val="0"/>
      <w:marBottom w:val="0"/>
      <w:divBdr>
        <w:top w:val="none" w:sz="0" w:space="0" w:color="auto"/>
        <w:left w:val="none" w:sz="0" w:space="0" w:color="auto"/>
        <w:bottom w:val="none" w:sz="0" w:space="0" w:color="auto"/>
        <w:right w:val="none" w:sz="0" w:space="0" w:color="auto"/>
      </w:divBdr>
    </w:div>
    <w:div w:id="1242057421">
      <w:marLeft w:val="480"/>
      <w:marRight w:val="0"/>
      <w:marTop w:val="0"/>
      <w:marBottom w:val="0"/>
      <w:divBdr>
        <w:top w:val="none" w:sz="0" w:space="0" w:color="auto"/>
        <w:left w:val="none" w:sz="0" w:space="0" w:color="auto"/>
        <w:bottom w:val="none" w:sz="0" w:space="0" w:color="auto"/>
        <w:right w:val="none" w:sz="0" w:space="0" w:color="auto"/>
      </w:divBdr>
    </w:div>
    <w:div w:id="1242374238">
      <w:marLeft w:val="480"/>
      <w:marRight w:val="0"/>
      <w:marTop w:val="0"/>
      <w:marBottom w:val="0"/>
      <w:divBdr>
        <w:top w:val="none" w:sz="0" w:space="0" w:color="auto"/>
        <w:left w:val="none" w:sz="0" w:space="0" w:color="auto"/>
        <w:bottom w:val="none" w:sz="0" w:space="0" w:color="auto"/>
        <w:right w:val="none" w:sz="0" w:space="0" w:color="auto"/>
      </w:divBdr>
    </w:div>
    <w:div w:id="1243637103">
      <w:marLeft w:val="480"/>
      <w:marRight w:val="0"/>
      <w:marTop w:val="0"/>
      <w:marBottom w:val="0"/>
      <w:divBdr>
        <w:top w:val="none" w:sz="0" w:space="0" w:color="auto"/>
        <w:left w:val="none" w:sz="0" w:space="0" w:color="auto"/>
        <w:bottom w:val="none" w:sz="0" w:space="0" w:color="auto"/>
        <w:right w:val="none" w:sz="0" w:space="0" w:color="auto"/>
      </w:divBdr>
    </w:div>
    <w:div w:id="1243948169">
      <w:marLeft w:val="480"/>
      <w:marRight w:val="0"/>
      <w:marTop w:val="0"/>
      <w:marBottom w:val="0"/>
      <w:divBdr>
        <w:top w:val="none" w:sz="0" w:space="0" w:color="auto"/>
        <w:left w:val="none" w:sz="0" w:space="0" w:color="auto"/>
        <w:bottom w:val="none" w:sz="0" w:space="0" w:color="auto"/>
        <w:right w:val="none" w:sz="0" w:space="0" w:color="auto"/>
      </w:divBdr>
    </w:div>
    <w:div w:id="1245145582">
      <w:marLeft w:val="480"/>
      <w:marRight w:val="0"/>
      <w:marTop w:val="0"/>
      <w:marBottom w:val="0"/>
      <w:divBdr>
        <w:top w:val="none" w:sz="0" w:space="0" w:color="auto"/>
        <w:left w:val="none" w:sz="0" w:space="0" w:color="auto"/>
        <w:bottom w:val="none" w:sz="0" w:space="0" w:color="auto"/>
        <w:right w:val="none" w:sz="0" w:space="0" w:color="auto"/>
      </w:divBdr>
    </w:div>
    <w:div w:id="1247809811">
      <w:marLeft w:val="480"/>
      <w:marRight w:val="0"/>
      <w:marTop w:val="0"/>
      <w:marBottom w:val="0"/>
      <w:divBdr>
        <w:top w:val="none" w:sz="0" w:space="0" w:color="auto"/>
        <w:left w:val="none" w:sz="0" w:space="0" w:color="auto"/>
        <w:bottom w:val="none" w:sz="0" w:space="0" w:color="auto"/>
        <w:right w:val="none" w:sz="0" w:space="0" w:color="auto"/>
      </w:divBdr>
    </w:div>
    <w:div w:id="1249072304">
      <w:marLeft w:val="480"/>
      <w:marRight w:val="0"/>
      <w:marTop w:val="0"/>
      <w:marBottom w:val="0"/>
      <w:divBdr>
        <w:top w:val="none" w:sz="0" w:space="0" w:color="auto"/>
        <w:left w:val="none" w:sz="0" w:space="0" w:color="auto"/>
        <w:bottom w:val="none" w:sz="0" w:space="0" w:color="auto"/>
        <w:right w:val="none" w:sz="0" w:space="0" w:color="auto"/>
      </w:divBdr>
    </w:div>
    <w:div w:id="1250044828">
      <w:marLeft w:val="480"/>
      <w:marRight w:val="0"/>
      <w:marTop w:val="0"/>
      <w:marBottom w:val="0"/>
      <w:divBdr>
        <w:top w:val="none" w:sz="0" w:space="0" w:color="auto"/>
        <w:left w:val="none" w:sz="0" w:space="0" w:color="auto"/>
        <w:bottom w:val="none" w:sz="0" w:space="0" w:color="auto"/>
        <w:right w:val="none" w:sz="0" w:space="0" w:color="auto"/>
      </w:divBdr>
    </w:div>
    <w:div w:id="1250580839">
      <w:marLeft w:val="480"/>
      <w:marRight w:val="0"/>
      <w:marTop w:val="0"/>
      <w:marBottom w:val="0"/>
      <w:divBdr>
        <w:top w:val="none" w:sz="0" w:space="0" w:color="auto"/>
        <w:left w:val="none" w:sz="0" w:space="0" w:color="auto"/>
        <w:bottom w:val="none" w:sz="0" w:space="0" w:color="auto"/>
        <w:right w:val="none" w:sz="0" w:space="0" w:color="auto"/>
      </w:divBdr>
    </w:div>
    <w:div w:id="1251042848">
      <w:marLeft w:val="480"/>
      <w:marRight w:val="0"/>
      <w:marTop w:val="0"/>
      <w:marBottom w:val="0"/>
      <w:divBdr>
        <w:top w:val="none" w:sz="0" w:space="0" w:color="auto"/>
        <w:left w:val="none" w:sz="0" w:space="0" w:color="auto"/>
        <w:bottom w:val="none" w:sz="0" w:space="0" w:color="auto"/>
        <w:right w:val="none" w:sz="0" w:space="0" w:color="auto"/>
      </w:divBdr>
    </w:div>
    <w:div w:id="1252010841">
      <w:marLeft w:val="480"/>
      <w:marRight w:val="0"/>
      <w:marTop w:val="0"/>
      <w:marBottom w:val="0"/>
      <w:divBdr>
        <w:top w:val="none" w:sz="0" w:space="0" w:color="auto"/>
        <w:left w:val="none" w:sz="0" w:space="0" w:color="auto"/>
        <w:bottom w:val="none" w:sz="0" w:space="0" w:color="auto"/>
        <w:right w:val="none" w:sz="0" w:space="0" w:color="auto"/>
      </w:divBdr>
    </w:div>
    <w:div w:id="1253467709">
      <w:marLeft w:val="480"/>
      <w:marRight w:val="0"/>
      <w:marTop w:val="0"/>
      <w:marBottom w:val="0"/>
      <w:divBdr>
        <w:top w:val="none" w:sz="0" w:space="0" w:color="auto"/>
        <w:left w:val="none" w:sz="0" w:space="0" w:color="auto"/>
        <w:bottom w:val="none" w:sz="0" w:space="0" w:color="auto"/>
        <w:right w:val="none" w:sz="0" w:space="0" w:color="auto"/>
      </w:divBdr>
    </w:div>
    <w:div w:id="1254706896">
      <w:marLeft w:val="480"/>
      <w:marRight w:val="0"/>
      <w:marTop w:val="0"/>
      <w:marBottom w:val="0"/>
      <w:divBdr>
        <w:top w:val="none" w:sz="0" w:space="0" w:color="auto"/>
        <w:left w:val="none" w:sz="0" w:space="0" w:color="auto"/>
        <w:bottom w:val="none" w:sz="0" w:space="0" w:color="auto"/>
        <w:right w:val="none" w:sz="0" w:space="0" w:color="auto"/>
      </w:divBdr>
    </w:div>
    <w:div w:id="1254780933">
      <w:marLeft w:val="480"/>
      <w:marRight w:val="0"/>
      <w:marTop w:val="0"/>
      <w:marBottom w:val="0"/>
      <w:divBdr>
        <w:top w:val="none" w:sz="0" w:space="0" w:color="auto"/>
        <w:left w:val="none" w:sz="0" w:space="0" w:color="auto"/>
        <w:bottom w:val="none" w:sz="0" w:space="0" w:color="auto"/>
        <w:right w:val="none" w:sz="0" w:space="0" w:color="auto"/>
      </w:divBdr>
    </w:div>
    <w:div w:id="1255435840">
      <w:marLeft w:val="480"/>
      <w:marRight w:val="0"/>
      <w:marTop w:val="0"/>
      <w:marBottom w:val="0"/>
      <w:divBdr>
        <w:top w:val="none" w:sz="0" w:space="0" w:color="auto"/>
        <w:left w:val="none" w:sz="0" w:space="0" w:color="auto"/>
        <w:bottom w:val="none" w:sz="0" w:space="0" w:color="auto"/>
        <w:right w:val="none" w:sz="0" w:space="0" w:color="auto"/>
      </w:divBdr>
    </w:div>
    <w:div w:id="1256357497">
      <w:marLeft w:val="480"/>
      <w:marRight w:val="0"/>
      <w:marTop w:val="0"/>
      <w:marBottom w:val="0"/>
      <w:divBdr>
        <w:top w:val="none" w:sz="0" w:space="0" w:color="auto"/>
        <w:left w:val="none" w:sz="0" w:space="0" w:color="auto"/>
        <w:bottom w:val="none" w:sz="0" w:space="0" w:color="auto"/>
        <w:right w:val="none" w:sz="0" w:space="0" w:color="auto"/>
      </w:divBdr>
    </w:div>
    <w:div w:id="1257403993">
      <w:marLeft w:val="480"/>
      <w:marRight w:val="0"/>
      <w:marTop w:val="0"/>
      <w:marBottom w:val="0"/>
      <w:divBdr>
        <w:top w:val="none" w:sz="0" w:space="0" w:color="auto"/>
        <w:left w:val="none" w:sz="0" w:space="0" w:color="auto"/>
        <w:bottom w:val="none" w:sz="0" w:space="0" w:color="auto"/>
        <w:right w:val="none" w:sz="0" w:space="0" w:color="auto"/>
      </w:divBdr>
    </w:div>
    <w:div w:id="1257709444">
      <w:marLeft w:val="480"/>
      <w:marRight w:val="0"/>
      <w:marTop w:val="0"/>
      <w:marBottom w:val="0"/>
      <w:divBdr>
        <w:top w:val="none" w:sz="0" w:space="0" w:color="auto"/>
        <w:left w:val="none" w:sz="0" w:space="0" w:color="auto"/>
        <w:bottom w:val="none" w:sz="0" w:space="0" w:color="auto"/>
        <w:right w:val="none" w:sz="0" w:space="0" w:color="auto"/>
      </w:divBdr>
    </w:div>
    <w:div w:id="1257863639">
      <w:marLeft w:val="480"/>
      <w:marRight w:val="0"/>
      <w:marTop w:val="0"/>
      <w:marBottom w:val="0"/>
      <w:divBdr>
        <w:top w:val="none" w:sz="0" w:space="0" w:color="auto"/>
        <w:left w:val="none" w:sz="0" w:space="0" w:color="auto"/>
        <w:bottom w:val="none" w:sz="0" w:space="0" w:color="auto"/>
        <w:right w:val="none" w:sz="0" w:space="0" w:color="auto"/>
      </w:divBdr>
    </w:div>
    <w:div w:id="1260404759">
      <w:marLeft w:val="480"/>
      <w:marRight w:val="0"/>
      <w:marTop w:val="0"/>
      <w:marBottom w:val="0"/>
      <w:divBdr>
        <w:top w:val="none" w:sz="0" w:space="0" w:color="auto"/>
        <w:left w:val="none" w:sz="0" w:space="0" w:color="auto"/>
        <w:bottom w:val="none" w:sz="0" w:space="0" w:color="auto"/>
        <w:right w:val="none" w:sz="0" w:space="0" w:color="auto"/>
      </w:divBdr>
    </w:div>
    <w:div w:id="1266234247">
      <w:marLeft w:val="480"/>
      <w:marRight w:val="0"/>
      <w:marTop w:val="0"/>
      <w:marBottom w:val="0"/>
      <w:divBdr>
        <w:top w:val="none" w:sz="0" w:space="0" w:color="auto"/>
        <w:left w:val="none" w:sz="0" w:space="0" w:color="auto"/>
        <w:bottom w:val="none" w:sz="0" w:space="0" w:color="auto"/>
        <w:right w:val="none" w:sz="0" w:space="0" w:color="auto"/>
      </w:divBdr>
    </w:div>
    <w:div w:id="1266383905">
      <w:marLeft w:val="480"/>
      <w:marRight w:val="0"/>
      <w:marTop w:val="0"/>
      <w:marBottom w:val="0"/>
      <w:divBdr>
        <w:top w:val="none" w:sz="0" w:space="0" w:color="auto"/>
        <w:left w:val="none" w:sz="0" w:space="0" w:color="auto"/>
        <w:bottom w:val="none" w:sz="0" w:space="0" w:color="auto"/>
        <w:right w:val="none" w:sz="0" w:space="0" w:color="auto"/>
      </w:divBdr>
    </w:div>
    <w:div w:id="1267038022">
      <w:marLeft w:val="480"/>
      <w:marRight w:val="0"/>
      <w:marTop w:val="0"/>
      <w:marBottom w:val="0"/>
      <w:divBdr>
        <w:top w:val="none" w:sz="0" w:space="0" w:color="auto"/>
        <w:left w:val="none" w:sz="0" w:space="0" w:color="auto"/>
        <w:bottom w:val="none" w:sz="0" w:space="0" w:color="auto"/>
        <w:right w:val="none" w:sz="0" w:space="0" w:color="auto"/>
      </w:divBdr>
    </w:div>
    <w:div w:id="1267884607">
      <w:marLeft w:val="480"/>
      <w:marRight w:val="0"/>
      <w:marTop w:val="0"/>
      <w:marBottom w:val="0"/>
      <w:divBdr>
        <w:top w:val="none" w:sz="0" w:space="0" w:color="auto"/>
        <w:left w:val="none" w:sz="0" w:space="0" w:color="auto"/>
        <w:bottom w:val="none" w:sz="0" w:space="0" w:color="auto"/>
        <w:right w:val="none" w:sz="0" w:space="0" w:color="auto"/>
      </w:divBdr>
    </w:div>
    <w:div w:id="1270309877">
      <w:marLeft w:val="480"/>
      <w:marRight w:val="0"/>
      <w:marTop w:val="0"/>
      <w:marBottom w:val="0"/>
      <w:divBdr>
        <w:top w:val="none" w:sz="0" w:space="0" w:color="auto"/>
        <w:left w:val="none" w:sz="0" w:space="0" w:color="auto"/>
        <w:bottom w:val="none" w:sz="0" w:space="0" w:color="auto"/>
        <w:right w:val="none" w:sz="0" w:space="0" w:color="auto"/>
      </w:divBdr>
    </w:div>
    <w:div w:id="1270819997">
      <w:marLeft w:val="480"/>
      <w:marRight w:val="0"/>
      <w:marTop w:val="0"/>
      <w:marBottom w:val="0"/>
      <w:divBdr>
        <w:top w:val="none" w:sz="0" w:space="0" w:color="auto"/>
        <w:left w:val="none" w:sz="0" w:space="0" w:color="auto"/>
        <w:bottom w:val="none" w:sz="0" w:space="0" w:color="auto"/>
        <w:right w:val="none" w:sz="0" w:space="0" w:color="auto"/>
      </w:divBdr>
    </w:div>
    <w:div w:id="1272739529">
      <w:marLeft w:val="480"/>
      <w:marRight w:val="0"/>
      <w:marTop w:val="0"/>
      <w:marBottom w:val="0"/>
      <w:divBdr>
        <w:top w:val="none" w:sz="0" w:space="0" w:color="auto"/>
        <w:left w:val="none" w:sz="0" w:space="0" w:color="auto"/>
        <w:bottom w:val="none" w:sz="0" w:space="0" w:color="auto"/>
        <w:right w:val="none" w:sz="0" w:space="0" w:color="auto"/>
      </w:divBdr>
    </w:div>
    <w:div w:id="1272980212">
      <w:marLeft w:val="480"/>
      <w:marRight w:val="0"/>
      <w:marTop w:val="0"/>
      <w:marBottom w:val="0"/>
      <w:divBdr>
        <w:top w:val="none" w:sz="0" w:space="0" w:color="auto"/>
        <w:left w:val="none" w:sz="0" w:space="0" w:color="auto"/>
        <w:bottom w:val="none" w:sz="0" w:space="0" w:color="auto"/>
        <w:right w:val="none" w:sz="0" w:space="0" w:color="auto"/>
      </w:divBdr>
    </w:div>
    <w:div w:id="1273781339">
      <w:marLeft w:val="480"/>
      <w:marRight w:val="0"/>
      <w:marTop w:val="0"/>
      <w:marBottom w:val="0"/>
      <w:divBdr>
        <w:top w:val="none" w:sz="0" w:space="0" w:color="auto"/>
        <w:left w:val="none" w:sz="0" w:space="0" w:color="auto"/>
        <w:bottom w:val="none" w:sz="0" w:space="0" w:color="auto"/>
        <w:right w:val="none" w:sz="0" w:space="0" w:color="auto"/>
      </w:divBdr>
    </w:div>
    <w:div w:id="1273855132">
      <w:marLeft w:val="480"/>
      <w:marRight w:val="0"/>
      <w:marTop w:val="0"/>
      <w:marBottom w:val="0"/>
      <w:divBdr>
        <w:top w:val="none" w:sz="0" w:space="0" w:color="auto"/>
        <w:left w:val="none" w:sz="0" w:space="0" w:color="auto"/>
        <w:bottom w:val="none" w:sz="0" w:space="0" w:color="auto"/>
        <w:right w:val="none" w:sz="0" w:space="0" w:color="auto"/>
      </w:divBdr>
    </w:div>
    <w:div w:id="1273904351">
      <w:marLeft w:val="480"/>
      <w:marRight w:val="0"/>
      <w:marTop w:val="0"/>
      <w:marBottom w:val="0"/>
      <w:divBdr>
        <w:top w:val="none" w:sz="0" w:space="0" w:color="auto"/>
        <w:left w:val="none" w:sz="0" w:space="0" w:color="auto"/>
        <w:bottom w:val="none" w:sz="0" w:space="0" w:color="auto"/>
        <w:right w:val="none" w:sz="0" w:space="0" w:color="auto"/>
      </w:divBdr>
    </w:div>
    <w:div w:id="1274164678">
      <w:marLeft w:val="480"/>
      <w:marRight w:val="0"/>
      <w:marTop w:val="0"/>
      <w:marBottom w:val="0"/>
      <w:divBdr>
        <w:top w:val="none" w:sz="0" w:space="0" w:color="auto"/>
        <w:left w:val="none" w:sz="0" w:space="0" w:color="auto"/>
        <w:bottom w:val="none" w:sz="0" w:space="0" w:color="auto"/>
        <w:right w:val="none" w:sz="0" w:space="0" w:color="auto"/>
      </w:divBdr>
    </w:div>
    <w:div w:id="1276138458">
      <w:marLeft w:val="480"/>
      <w:marRight w:val="0"/>
      <w:marTop w:val="0"/>
      <w:marBottom w:val="0"/>
      <w:divBdr>
        <w:top w:val="none" w:sz="0" w:space="0" w:color="auto"/>
        <w:left w:val="none" w:sz="0" w:space="0" w:color="auto"/>
        <w:bottom w:val="none" w:sz="0" w:space="0" w:color="auto"/>
        <w:right w:val="none" w:sz="0" w:space="0" w:color="auto"/>
      </w:divBdr>
    </w:div>
    <w:div w:id="1276326596">
      <w:marLeft w:val="480"/>
      <w:marRight w:val="0"/>
      <w:marTop w:val="0"/>
      <w:marBottom w:val="0"/>
      <w:divBdr>
        <w:top w:val="none" w:sz="0" w:space="0" w:color="auto"/>
        <w:left w:val="none" w:sz="0" w:space="0" w:color="auto"/>
        <w:bottom w:val="none" w:sz="0" w:space="0" w:color="auto"/>
        <w:right w:val="none" w:sz="0" w:space="0" w:color="auto"/>
      </w:divBdr>
    </w:div>
    <w:div w:id="1276517361">
      <w:marLeft w:val="480"/>
      <w:marRight w:val="0"/>
      <w:marTop w:val="0"/>
      <w:marBottom w:val="0"/>
      <w:divBdr>
        <w:top w:val="none" w:sz="0" w:space="0" w:color="auto"/>
        <w:left w:val="none" w:sz="0" w:space="0" w:color="auto"/>
        <w:bottom w:val="none" w:sz="0" w:space="0" w:color="auto"/>
        <w:right w:val="none" w:sz="0" w:space="0" w:color="auto"/>
      </w:divBdr>
    </w:div>
    <w:div w:id="1277525319">
      <w:marLeft w:val="480"/>
      <w:marRight w:val="0"/>
      <w:marTop w:val="0"/>
      <w:marBottom w:val="0"/>
      <w:divBdr>
        <w:top w:val="none" w:sz="0" w:space="0" w:color="auto"/>
        <w:left w:val="none" w:sz="0" w:space="0" w:color="auto"/>
        <w:bottom w:val="none" w:sz="0" w:space="0" w:color="auto"/>
        <w:right w:val="none" w:sz="0" w:space="0" w:color="auto"/>
      </w:divBdr>
    </w:div>
    <w:div w:id="1278021095">
      <w:marLeft w:val="480"/>
      <w:marRight w:val="0"/>
      <w:marTop w:val="0"/>
      <w:marBottom w:val="0"/>
      <w:divBdr>
        <w:top w:val="none" w:sz="0" w:space="0" w:color="auto"/>
        <w:left w:val="none" w:sz="0" w:space="0" w:color="auto"/>
        <w:bottom w:val="none" w:sz="0" w:space="0" w:color="auto"/>
        <w:right w:val="none" w:sz="0" w:space="0" w:color="auto"/>
      </w:divBdr>
    </w:div>
    <w:div w:id="1279489244">
      <w:marLeft w:val="480"/>
      <w:marRight w:val="0"/>
      <w:marTop w:val="0"/>
      <w:marBottom w:val="0"/>
      <w:divBdr>
        <w:top w:val="none" w:sz="0" w:space="0" w:color="auto"/>
        <w:left w:val="none" w:sz="0" w:space="0" w:color="auto"/>
        <w:bottom w:val="none" w:sz="0" w:space="0" w:color="auto"/>
        <w:right w:val="none" w:sz="0" w:space="0" w:color="auto"/>
      </w:divBdr>
    </w:div>
    <w:div w:id="1279876400">
      <w:marLeft w:val="480"/>
      <w:marRight w:val="0"/>
      <w:marTop w:val="0"/>
      <w:marBottom w:val="0"/>
      <w:divBdr>
        <w:top w:val="none" w:sz="0" w:space="0" w:color="auto"/>
        <w:left w:val="none" w:sz="0" w:space="0" w:color="auto"/>
        <w:bottom w:val="none" w:sz="0" w:space="0" w:color="auto"/>
        <w:right w:val="none" w:sz="0" w:space="0" w:color="auto"/>
      </w:divBdr>
    </w:div>
    <w:div w:id="1279876939">
      <w:marLeft w:val="480"/>
      <w:marRight w:val="0"/>
      <w:marTop w:val="0"/>
      <w:marBottom w:val="0"/>
      <w:divBdr>
        <w:top w:val="none" w:sz="0" w:space="0" w:color="auto"/>
        <w:left w:val="none" w:sz="0" w:space="0" w:color="auto"/>
        <w:bottom w:val="none" w:sz="0" w:space="0" w:color="auto"/>
        <w:right w:val="none" w:sz="0" w:space="0" w:color="auto"/>
      </w:divBdr>
    </w:div>
    <w:div w:id="1279994639">
      <w:marLeft w:val="480"/>
      <w:marRight w:val="0"/>
      <w:marTop w:val="0"/>
      <w:marBottom w:val="0"/>
      <w:divBdr>
        <w:top w:val="none" w:sz="0" w:space="0" w:color="auto"/>
        <w:left w:val="none" w:sz="0" w:space="0" w:color="auto"/>
        <w:bottom w:val="none" w:sz="0" w:space="0" w:color="auto"/>
        <w:right w:val="none" w:sz="0" w:space="0" w:color="auto"/>
      </w:divBdr>
    </w:div>
    <w:div w:id="1280718856">
      <w:marLeft w:val="480"/>
      <w:marRight w:val="0"/>
      <w:marTop w:val="0"/>
      <w:marBottom w:val="0"/>
      <w:divBdr>
        <w:top w:val="none" w:sz="0" w:space="0" w:color="auto"/>
        <w:left w:val="none" w:sz="0" w:space="0" w:color="auto"/>
        <w:bottom w:val="none" w:sz="0" w:space="0" w:color="auto"/>
        <w:right w:val="none" w:sz="0" w:space="0" w:color="auto"/>
      </w:divBdr>
    </w:div>
    <w:div w:id="1284263824">
      <w:marLeft w:val="480"/>
      <w:marRight w:val="0"/>
      <w:marTop w:val="0"/>
      <w:marBottom w:val="0"/>
      <w:divBdr>
        <w:top w:val="none" w:sz="0" w:space="0" w:color="auto"/>
        <w:left w:val="none" w:sz="0" w:space="0" w:color="auto"/>
        <w:bottom w:val="none" w:sz="0" w:space="0" w:color="auto"/>
        <w:right w:val="none" w:sz="0" w:space="0" w:color="auto"/>
      </w:divBdr>
    </w:div>
    <w:div w:id="1286619568">
      <w:marLeft w:val="480"/>
      <w:marRight w:val="0"/>
      <w:marTop w:val="0"/>
      <w:marBottom w:val="0"/>
      <w:divBdr>
        <w:top w:val="none" w:sz="0" w:space="0" w:color="auto"/>
        <w:left w:val="none" w:sz="0" w:space="0" w:color="auto"/>
        <w:bottom w:val="none" w:sz="0" w:space="0" w:color="auto"/>
        <w:right w:val="none" w:sz="0" w:space="0" w:color="auto"/>
      </w:divBdr>
    </w:div>
    <w:div w:id="1287080075">
      <w:marLeft w:val="480"/>
      <w:marRight w:val="0"/>
      <w:marTop w:val="0"/>
      <w:marBottom w:val="0"/>
      <w:divBdr>
        <w:top w:val="none" w:sz="0" w:space="0" w:color="auto"/>
        <w:left w:val="none" w:sz="0" w:space="0" w:color="auto"/>
        <w:bottom w:val="none" w:sz="0" w:space="0" w:color="auto"/>
        <w:right w:val="none" w:sz="0" w:space="0" w:color="auto"/>
      </w:divBdr>
    </w:div>
    <w:div w:id="1288270168">
      <w:marLeft w:val="480"/>
      <w:marRight w:val="0"/>
      <w:marTop w:val="0"/>
      <w:marBottom w:val="0"/>
      <w:divBdr>
        <w:top w:val="none" w:sz="0" w:space="0" w:color="auto"/>
        <w:left w:val="none" w:sz="0" w:space="0" w:color="auto"/>
        <w:bottom w:val="none" w:sz="0" w:space="0" w:color="auto"/>
        <w:right w:val="none" w:sz="0" w:space="0" w:color="auto"/>
      </w:divBdr>
    </w:div>
    <w:div w:id="1289244632">
      <w:marLeft w:val="480"/>
      <w:marRight w:val="0"/>
      <w:marTop w:val="0"/>
      <w:marBottom w:val="0"/>
      <w:divBdr>
        <w:top w:val="none" w:sz="0" w:space="0" w:color="auto"/>
        <w:left w:val="none" w:sz="0" w:space="0" w:color="auto"/>
        <w:bottom w:val="none" w:sz="0" w:space="0" w:color="auto"/>
        <w:right w:val="none" w:sz="0" w:space="0" w:color="auto"/>
      </w:divBdr>
    </w:div>
    <w:div w:id="1289435626">
      <w:marLeft w:val="480"/>
      <w:marRight w:val="0"/>
      <w:marTop w:val="0"/>
      <w:marBottom w:val="0"/>
      <w:divBdr>
        <w:top w:val="none" w:sz="0" w:space="0" w:color="auto"/>
        <w:left w:val="none" w:sz="0" w:space="0" w:color="auto"/>
        <w:bottom w:val="none" w:sz="0" w:space="0" w:color="auto"/>
        <w:right w:val="none" w:sz="0" w:space="0" w:color="auto"/>
      </w:divBdr>
    </w:div>
    <w:div w:id="1291017825">
      <w:marLeft w:val="480"/>
      <w:marRight w:val="0"/>
      <w:marTop w:val="0"/>
      <w:marBottom w:val="0"/>
      <w:divBdr>
        <w:top w:val="none" w:sz="0" w:space="0" w:color="auto"/>
        <w:left w:val="none" w:sz="0" w:space="0" w:color="auto"/>
        <w:bottom w:val="none" w:sz="0" w:space="0" w:color="auto"/>
        <w:right w:val="none" w:sz="0" w:space="0" w:color="auto"/>
      </w:divBdr>
    </w:div>
    <w:div w:id="1291590009">
      <w:marLeft w:val="480"/>
      <w:marRight w:val="0"/>
      <w:marTop w:val="0"/>
      <w:marBottom w:val="0"/>
      <w:divBdr>
        <w:top w:val="none" w:sz="0" w:space="0" w:color="auto"/>
        <w:left w:val="none" w:sz="0" w:space="0" w:color="auto"/>
        <w:bottom w:val="none" w:sz="0" w:space="0" w:color="auto"/>
        <w:right w:val="none" w:sz="0" w:space="0" w:color="auto"/>
      </w:divBdr>
    </w:div>
    <w:div w:id="1292323063">
      <w:marLeft w:val="480"/>
      <w:marRight w:val="0"/>
      <w:marTop w:val="0"/>
      <w:marBottom w:val="0"/>
      <w:divBdr>
        <w:top w:val="none" w:sz="0" w:space="0" w:color="auto"/>
        <w:left w:val="none" w:sz="0" w:space="0" w:color="auto"/>
        <w:bottom w:val="none" w:sz="0" w:space="0" w:color="auto"/>
        <w:right w:val="none" w:sz="0" w:space="0" w:color="auto"/>
      </w:divBdr>
    </w:div>
    <w:div w:id="1293562007">
      <w:marLeft w:val="480"/>
      <w:marRight w:val="0"/>
      <w:marTop w:val="0"/>
      <w:marBottom w:val="0"/>
      <w:divBdr>
        <w:top w:val="none" w:sz="0" w:space="0" w:color="auto"/>
        <w:left w:val="none" w:sz="0" w:space="0" w:color="auto"/>
        <w:bottom w:val="none" w:sz="0" w:space="0" w:color="auto"/>
        <w:right w:val="none" w:sz="0" w:space="0" w:color="auto"/>
      </w:divBdr>
    </w:div>
    <w:div w:id="1294290881">
      <w:marLeft w:val="480"/>
      <w:marRight w:val="0"/>
      <w:marTop w:val="0"/>
      <w:marBottom w:val="0"/>
      <w:divBdr>
        <w:top w:val="none" w:sz="0" w:space="0" w:color="auto"/>
        <w:left w:val="none" w:sz="0" w:space="0" w:color="auto"/>
        <w:bottom w:val="none" w:sz="0" w:space="0" w:color="auto"/>
        <w:right w:val="none" w:sz="0" w:space="0" w:color="auto"/>
      </w:divBdr>
    </w:div>
    <w:div w:id="1294946622">
      <w:marLeft w:val="480"/>
      <w:marRight w:val="0"/>
      <w:marTop w:val="0"/>
      <w:marBottom w:val="0"/>
      <w:divBdr>
        <w:top w:val="none" w:sz="0" w:space="0" w:color="auto"/>
        <w:left w:val="none" w:sz="0" w:space="0" w:color="auto"/>
        <w:bottom w:val="none" w:sz="0" w:space="0" w:color="auto"/>
        <w:right w:val="none" w:sz="0" w:space="0" w:color="auto"/>
      </w:divBdr>
    </w:div>
    <w:div w:id="1300569067">
      <w:marLeft w:val="480"/>
      <w:marRight w:val="0"/>
      <w:marTop w:val="0"/>
      <w:marBottom w:val="0"/>
      <w:divBdr>
        <w:top w:val="none" w:sz="0" w:space="0" w:color="auto"/>
        <w:left w:val="none" w:sz="0" w:space="0" w:color="auto"/>
        <w:bottom w:val="none" w:sz="0" w:space="0" w:color="auto"/>
        <w:right w:val="none" w:sz="0" w:space="0" w:color="auto"/>
      </w:divBdr>
    </w:div>
    <w:div w:id="1302029762">
      <w:marLeft w:val="480"/>
      <w:marRight w:val="0"/>
      <w:marTop w:val="0"/>
      <w:marBottom w:val="0"/>
      <w:divBdr>
        <w:top w:val="none" w:sz="0" w:space="0" w:color="auto"/>
        <w:left w:val="none" w:sz="0" w:space="0" w:color="auto"/>
        <w:bottom w:val="none" w:sz="0" w:space="0" w:color="auto"/>
        <w:right w:val="none" w:sz="0" w:space="0" w:color="auto"/>
      </w:divBdr>
    </w:div>
    <w:div w:id="1305891401">
      <w:marLeft w:val="480"/>
      <w:marRight w:val="0"/>
      <w:marTop w:val="0"/>
      <w:marBottom w:val="0"/>
      <w:divBdr>
        <w:top w:val="none" w:sz="0" w:space="0" w:color="auto"/>
        <w:left w:val="none" w:sz="0" w:space="0" w:color="auto"/>
        <w:bottom w:val="none" w:sz="0" w:space="0" w:color="auto"/>
        <w:right w:val="none" w:sz="0" w:space="0" w:color="auto"/>
      </w:divBdr>
    </w:div>
    <w:div w:id="1307785229">
      <w:marLeft w:val="480"/>
      <w:marRight w:val="0"/>
      <w:marTop w:val="0"/>
      <w:marBottom w:val="0"/>
      <w:divBdr>
        <w:top w:val="none" w:sz="0" w:space="0" w:color="auto"/>
        <w:left w:val="none" w:sz="0" w:space="0" w:color="auto"/>
        <w:bottom w:val="none" w:sz="0" w:space="0" w:color="auto"/>
        <w:right w:val="none" w:sz="0" w:space="0" w:color="auto"/>
      </w:divBdr>
    </w:div>
    <w:div w:id="1308629173">
      <w:marLeft w:val="480"/>
      <w:marRight w:val="0"/>
      <w:marTop w:val="0"/>
      <w:marBottom w:val="0"/>
      <w:divBdr>
        <w:top w:val="none" w:sz="0" w:space="0" w:color="auto"/>
        <w:left w:val="none" w:sz="0" w:space="0" w:color="auto"/>
        <w:bottom w:val="none" w:sz="0" w:space="0" w:color="auto"/>
        <w:right w:val="none" w:sz="0" w:space="0" w:color="auto"/>
      </w:divBdr>
    </w:div>
    <w:div w:id="1309238666">
      <w:marLeft w:val="480"/>
      <w:marRight w:val="0"/>
      <w:marTop w:val="0"/>
      <w:marBottom w:val="0"/>
      <w:divBdr>
        <w:top w:val="none" w:sz="0" w:space="0" w:color="auto"/>
        <w:left w:val="none" w:sz="0" w:space="0" w:color="auto"/>
        <w:bottom w:val="none" w:sz="0" w:space="0" w:color="auto"/>
        <w:right w:val="none" w:sz="0" w:space="0" w:color="auto"/>
      </w:divBdr>
    </w:div>
    <w:div w:id="1310667104">
      <w:marLeft w:val="480"/>
      <w:marRight w:val="0"/>
      <w:marTop w:val="0"/>
      <w:marBottom w:val="0"/>
      <w:divBdr>
        <w:top w:val="none" w:sz="0" w:space="0" w:color="auto"/>
        <w:left w:val="none" w:sz="0" w:space="0" w:color="auto"/>
        <w:bottom w:val="none" w:sz="0" w:space="0" w:color="auto"/>
        <w:right w:val="none" w:sz="0" w:space="0" w:color="auto"/>
      </w:divBdr>
    </w:div>
    <w:div w:id="1311061783">
      <w:marLeft w:val="480"/>
      <w:marRight w:val="0"/>
      <w:marTop w:val="0"/>
      <w:marBottom w:val="0"/>
      <w:divBdr>
        <w:top w:val="none" w:sz="0" w:space="0" w:color="auto"/>
        <w:left w:val="none" w:sz="0" w:space="0" w:color="auto"/>
        <w:bottom w:val="none" w:sz="0" w:space="0" w:color="auto"/>
        <w:right w:val="none" w:sz="0" w:space="0" w:color="auto"/>
      </w:divBdr>
    </w:div>
    <w:div w:id="1312323139">
      <w:marLeft w:val="480"/>
      <w:marRight w:val="0"/>
      <w:marTop w:val="0"/>
      <w:marBottom w:val="0"/>
      <w:divBdr>
        <w:top w:val="none" w:sz="0" w:space="0" w:color="auto"/>
        <w:left w:val="none" w:sz="0" w:space="0" w:color="auto"/>
        <w:bottom w:val="none" w:sz="0" w:space="0" w:color="auto"/>
        <w:right w:val="none" w:sz="0" w:space="0" w:color="auto"/>
      </w:divBdr>
    </w:div>
    <w:div w:id="1312514858">
      <w:marLeft w:val="480"/>
      <w:marRight w:val="0"/>
      <w:marTop w:val="0"/>
      <w:marBottom w:val="0"/>
      <w:divBdr>
        <w:top w:val="none" w:sz="0" w:space="0" w:color="auto"/>
        <w:left w:val="none" w:sz="0" w:space="0" w:color="auto"/>
        <w:bottom w:val="none" w:sz="0" w:space="0" w:color="auto"/>
        <w:right w:val="none" w:sz="0" w:space="0" w:color="auto"/>
      </w:divBdr>
    </w:div>
    <w:div w:id="1315648552">
      <w:marLeft w:val="480"/>
      <w:marRight w:val="0"/>
      <w:marTop w:val="0"/>
      <w:marBottom w:val="0"/>
      <w:divBdr>
        <w:top w:val="none" w:sz="0" w:space="0" w:color="auto"/>
        <w:left w:val="none" w:sz="0" w:space="0" w:color="auto"/>
        <w:bottom w:val="none" w:sz="0" w:space="0" w:color="auto"/>
        <w:right w:val="none" w:sz="0" w:space="0" w:color="auto"/>
      </w:divBdr>
    </w:div>
    <w:div w:id="1315722908">
      <w:marLeft w:val="480"/>
      <w:marRight w:val="0"/>
      <w:marTop w:val="0"/>
      <w:marBottom w:val="0"/>
      <w:divBdr>
        <w:top w:val="none" w:sz="0" w:space="0" w:color="auto"/>
        <w:left w:val="none" w:sz="0" w:space="0" w:color="auto"/>
        <w:bottom w:val="none" w:sz="0" w:space="0" w:color="auto"/>
        <w:right w:val="none" w:sz="0" w:space="0" w:color="auto"/>
      </w:divBdr>
    </w:div>
    <w:div w:id="1316685422">
      <w:marLeft w:val="480"/>
      <w:marRight w:val="0"/>
      <w:marTop w:val="0"/>
      <w:marBottom w:val="0"/>
      <w:divBdr>
        <w:top w:val="none" w:sz="0" w:space="0" w:color="auto"/>
        <w:left w:val="none" w:sz="0" w:space="0" w:color="auto"/>
        <w:bottom w:val="none" w:sz="0" w:space="0" w:color="auto"/>
        <w:right w:val="none" w:sz="0" w:space="0" w:color="auto"/>
      </w:divBdr>
    </w:div>
    <w:div w:id="1316835151">
      <w:marLeft w:val="480"/>
      <w:marRight w:val="0"/>
      <w:marTop w:val="0"/>
      <w:marBottom w:val="0"/>
      <w:divBdr>
        <w:top w:val="none" w:sz="0" w:space="0" w:color="auto"/>
        <w:left w:val="none" w:sz="0" w:space="0" w:color="auto"/>
        <w:bottom w:val="none" w:sz="0" w:space="0" w:color="auto"/>
        <w:right w:val="none" w:sz="0" w:space="0" w:color="auto"/>
      </w:divBdr>
    </w:div>
    <w:div w:id="1318071211">
      <w:marLeft w:val="480"/>
      <w:marRight w:val="0"/>
      <w:marTop w:val="0"/>
      <w:marBottom w:val="0"/>
      <w:divBdr>
        <w:top w:val="none" w:sz="0" w:space="0" w:color="auto"/>
        <w:left w:val="none" w:sz="0" w:space="0" w:color="auto"/>
        <w:bottom w:val="none" w:sz="0" w:space="0" w:color="auto"/>
        <w:right w:val="none" w:sz="0" w:space="0" w:color="auto"/>
      </w:divBdr>
    </w:div>
    <w:div w:id="1318532638">
      <w:marLeft w:val="480"/>
      <w:marRight w:val="0"/>
      <w:marTop w:val="0"/>
      <w:marBottom w:val="0"/>
      <w:divBdr>
        <w:top w:val="none" w:sz="0" w:space="0" w:color="auto"/>
        <w:left w:val="none" w:sz="0" w:space="0" w:color="auto"/>
        <w:bottom w:val="none" w:sz="0" w:space="0" w:color="auto"/>
        <w:right w:val="none" w:sz="0" w:space="0" w:color="auto"/>
      </w:divBdr>
    </w:div>
    <w:div w:id="1318614307">
      <w:marLeft w:val="480"/>
      <w:marRight w:val="0"/>
      <w:marTop w:val="0"/>
      <w:marBottom w:val="0"/>
      <w:divBdr>
        <w:top w:val="none" w:sz="0" w:space="0" w:color="auto"/>
        <w:left w:val="none" w:sz="0" w:space="0" w:color="auto"/>
        <w:bottom w:val="none" w:sz="0" w:space="0" w:color="auto"/>
        <w:right w:val="none" w:sz="0" w:space="0" w:color="auto"/>
      </w:divBdr>
    </w:div>
    <w:div w:id="1318925540">
      <w:marLeft w:val="480"/>
      <w:marRight w:val="0"/>
      <w:marTop w:val="0"/>
      <w:marBottom w:val="0"/>
      <w:divBdr>
        <w:top w:val="none" w:sz="0" w:space="0" w:color="auto"/>
        <w:left w:val="none" w:sz="0" w:space="0" w:color="auto"/>
        <w:bottom w:val="none" w:sz="0" w:space="0" w:color="auto"/>
        <w:right w:val="none" w:sz="0" w:space="0" w:color="auto"/>
      </w:divBdr>
    </w:div>
    <w:div w:id="1323049299">
      <w:marLeft w:val="480"/>
      <w:marRight w:val="0"/>
      <w:marTop w:val="0"/>
      <w:marBottom w:val="0"/>
      <w:divBdr>
        <w:top w:val="none" w:sz="0" w:space="0" w:color="auto"/>
        <w:left w:val="none" w:sz="0" w:space="0" w:color="auto"/>
        <w:bottom w:val="none" w:sz="0" w:space="0" w:color="auto"/>
        <w:right w:val="none" w:sz="0" w:space="0" w:color="auto"/>
      </w:divBdr>
    </w:div>
    <w:div w:id="1324235583">
      <w:marLeft w:val="480"/>
      <w:marRight w:val="0"/>
      <w:marTop w:val="0"/>
      <w:marBottom w:val="0"/>
      <w:divBdr>
        <w:top w:val="none" w:sz="0" w:space="0" w:color="auto"/>
        <w:left w:val="none" w:sz="0" w:space="0" w:color="auto"/>
        <w:bottom w:val="none" w:sz="0" w:space="0" w:color="auto"/>
        <w:right w:val="none" w:sz="0" w:space="0" w:color="auto"/>
      </w:divBdr>
    </w:div>
    <w:div w:id="1325234233">
      <w:marLeft w:val="480"/>
      <w:marRight w:val="0"/>
      <w:marTop w:val="0"/>
      <w:marBottom w:val="0"/>
      <w:divBdr>
        <w:top w:val="none" w:sz="0" w:space="0" w:color="auto"/>
        <w:left w:val="none" w:sz="0" w:space="0" w:color="auto"/>
        <w:bottom w:val="none" w:sz="0" w:space="0" w:color="auto"/>
        <w:right w:val="none" w:sz="0" w:space="0" w:color="auto"/>
      </w:divBdr>
    </w:div>
    <w:div w:id="1327710760">
      <w:marLeft w:val="480"/>
      <w:marRight w:val="0"/>
      <w:marTop w:val="0"/>
      <w:marBottom w:val="0"/>
      <w:divBdr>
        <w:top w:val="none" w:sz="0" w:space="0" w:color="auto"/>
        <w:left w:val="none" w:sz="0" w:space="0" w:color="auto"/>
        <w:bottom w:val="none" w:sz="0" w:space="0" w:color="auto"/>
        <w:right w:val="none" w:sz="0" w:space="0" w:color="auto"/>
      </w:divBdr>
    </w:div>
    <w:div w:id="1328096661">
      <w:marLeft w:val="480"/>
      <w:marRight w:val="0"/>
      <w:marTop w:val="0"/>
      <w:marBottom w:val="0"/>
      <w:divBdr>
        <w:top w:val="none" w:sz="0" w:space="0" w:color="auto"/>
        <w:left w:val="none" w:sz="0" w:space="0" w:color="auto"/>
        <w:bottom w:val="none" w:sz="0" w:space="0" w:color="auto"/>
        <w:right w:val="none" w:sz="0" w:space="0" w:color="auto"/>
      </w:divBdr>
    </w:div>
    <w:div w:id="1329943247">
      <w:marLeft w:val="480"/>
      <w:marRight w:val="0"/>
      <w:marTop w:val="0"/>
      <w:marBottom w:val="0"/>
      <w:divBdr>
        <w:top w:val="none" w:sz="0" w:space="0" w:color="auto"/>
        <w:left w:val="none" w:sz="0" w:space="0" w:color="auto"/>
        <w:bottom w:val="none" w:sz="0" w:space="0" w:color="auto"/>
        <w:right w:val="none" w:sz="0" w:space="0" w:color="auto"/>
      </w:divBdr>
    </w:div>
    <w:div w:id="1330644221">
      <w:marLeft w:val="480"/>
      <w:marRight w:val="0"/>
      <w:marTop w:val="0"/>
      <w:marBottom w:val="0"/>
      <w:divBdr>
        <w:top w:val="none" w:sz="0" w:space="0" w:color="auto"/>
        <w:left w:val="none" w:sz="0" w:space="0" w:color="auto"/>
        <w:bottom w:val="none" w:sz="0" w:space="0" w:color="auto"/>
        <w:right w:val="none" w:sz="0" w:space="0" w:color="auto"/>
      </w:divBdr>
    </w:div>
    <w:div w:id="1334066673">
      <w:marLeft w:val="480"/>
      <w:marRight w:val="0"/>
      <w:marTop w:val="0"/>
      <w:marBottom w:val="0"/>
      <w:divBdr>
        <w:top w:val="none" w:sz="0" w:space="0" w:color="auto"/>
        <w:left w:val="none" w:sz="0" w:space="0" w:color="auto"/>
        <w:bottom w:val="none" w:sz="0" w:space="0" w:color="auto"/>
        <w:right w:val="none" w:sz="0" w:space="0" w:color="auto"/>
      </w:divBdr>
    </w:div>
    <w:div w:id="1334528897">
      <w:marLeft w:val="480"/>
      <w:marRight w:val="0"/>
      <w:marTop w:val="0"/>
      <w:marBottom w:val="0"/>
      <w:divBdr>
        <w:top w:val="none" w:sz="0" w:space="0" w:color="auto"/>
        <w:left w:val="none" w:sz="0" w:space="0" w:color="auto"/>
        <w:bottom w:val="none" w:sz="0" w:space="0" w:color="auto"/>
        <w:right w:val="none" w:sz="0" w:space="0" w:color="auto"/>
      </w:divBdr>
    </w:div>
    <w:div w:id="1334918474">
      <w:marLeft w:val="480"/>
      <w:marRight w:val="0"/>
      <w:marTop w:val="0"/>
      <w:marBottom w:val="0"/>
      <w:divBdr>
        <w:top w:val="none" w:sz="0" w:space="0" w:color="auto"/>
        <w:left w:val="none" w:sz="0" w:space="0" w:color="auto"/>
        <w:bottom w:val="none" w:sz="0" w:space="0" w:color="auto"/>
        <w:right w:val="none" w:sz="0" w:space="0" w:color="auto"/>
      </w:divBdr>
    </w:div>
    <w:div w:id="1336419071">
      <w:marLeft w:val="480"/>
      <w:marRight w:val="0"/>
      <w:marTop w:val="0"/>
      <w:marBottom w:val="0"/>
      <w:divBdr>
        <w:top w:val="none" w:sz="0" w:space="0" w:color="auto"/>
        <w:left w:val="none" w:sz="0" w:space="0" w:color="auto"/>
        <w:bottom w:val="none" w:sz="0" w:space="0" w:color="auto"/>
        <w:right w:val="none" w:sz="0" w:space="0" w:color="auto"/>
      </w:divBdr>
    </w:div>
    <w:div w:id="1336693053">
      <w:marLeft w:val="480"/>
      <w:marRight w:val="0"/>
      <w:marTop w:val="0"/>
      <w:marBottom w:val="0"/>
      <w:divBdr>
        <w:top w:val="none" w:sz="0" w:space="0" w:color="auto"/>
        <w:left w:val="none" w:sz="0" w:space="0" w:color="auto"/>
        <w:bottom w:val="none" w:sz="0" w:space="0" w:color="auto"/>
        <w:right w:val="none" w:sz="0" w:space="0" w:color="auto"/>
      </w:divBdr>
    </w:div>
    <w:div w:id="1336835257">
      <w:marLeft w:val="480"/>
      <w:marRight w:val="0"/>
      <w:marTop w:val="0"/>
      <w:marBottom w:val="0"/>
      <w:divBdr>
        <w:top w:val="none" w:sz="0" w:space="0" w:color="auto"/>
        <w:left w:val="none" w:sz="0" w:space="0" w:color="auto"/>
        <w:bottom w:val="none" w:sz="0" w:space="0" w:color="auto"/>
        <w:right w:val="none" w:sz="0" w:space="0" w:color="auto"/>
      </w:divBdr>
    </w:div>
    <w:div w:id="1337876569">
      <w:marLeft w:val="480"/>
      <w:marRight w:val="0"/>
      <w:marTop w:val="0"/>
      <w:marBottom w:val="0"/>
      <w:divBdr>
        <w:top w:val="none" w:sz="0" w:space="0" w:color="auto"/>
        <w:left w:val="none" w:sz="0" w:space="0" w:color="auto"/>
        <w:bottom w:val="none" w:sz="0" w:space="0" w:color="auto"/>
        <w:right w:val="none" w:sz="0" w:space="0" w:color="auto"/>
      </w:divBdr>
    </w:div>
    <w:div w:id="1338269940">
      <w:marLeft w:val="480"/>
      <w:marRight w:val="0"/>
      <w:marTop w:val="0"/>
      <w:marBottom w:val="0"/>
      <w:divBdr>
        <w:top w:val="none" w:sz="0" w:space="0" w:color="auto"/>
        <w:left w:val="none" w:sz="0" w:space="0" w:color="auto"/>
        <w:bottom w:val="none" w:sz="0" w:space="0" w:color="auto"/>
        <w:right w:val="none" w:sz="0" w:space="0" w:color="auto"/>
      </w:divBdr>
    </w:div>
    <w:div w:id="1338968820">
      <w:marLeft w:val="480"/>
      <w:marRight w:val="0"/>
      <w:marTop w:val="0"/>
      <w:marBottom w:val="0"/>
      <w:divBdr>
        <w:top w:val="none" w:sz="0" w:space="0" w:color="auto"/>
        <w:left w:val="none" w:sz="0" w:space="0" w:color="auto"/>
        <w:bottom w:val="none" w:sz="0" w:space="0" w:color="auto"/>
        <w:right w:val="none" w:sz="0" w:space="0" w:color="auto"/>
      </w:divBdr>
    </w:div>
    <w:div w:id="1339693027">
      <w:marLeft w:val="480"/>
      <w:marRight w:val="0"/>
      <w:marTop w:val="0"/>
      <w:marBottom w:val="0"/>
      <w:divBdr>
        <w:top w:val="none" w:sz="0" w:space="0" w:color="auto"/>
        <w:left w:val="none" w:sz="0" w:space="0" w:color="auto"/>
        <w:bottom w:val="none" w:sz="0" w:space="0" w:color="auto"/>
        <w:right w:val="none" w:sz="0" w:space="0" w:color="auto"/>
      </w:divBdr>
    </w:div>
    <w:div w:id="1340111352">
      <w:marLeft w:val="480"/>
      <w:marRight w:val="0"/>
      <w:marTop w:val="0"/>
      <w:marBottom w:val="0"/>
      <w:divBdr>
        <w:top w:val="none" w:sz="0" w:space="0" w:color="auto"/>
        <w:left w:val="none" w:sz="0" w:space="0" w:color="auto"/>
        <w:bottom w:val="none" w:sz="0" w:space="0" w:color="auto"/>
        <w:right w:val="none" w:sz="0" w:space="0" w:color="auto"/>
      </w:divBdr>
    </w:div>
    <w:div w:id="1340549449">
      <w:marLeft w:val="480"/>
      <w:marRight w:val="0"/>
      <w:marTop w:val="0"/>
      <w:marBottom w:val="0"/>
      <w:divBdr>
        <w:top w:val="none" w:sz="0" w:space="0" w:color="auto"/>
        <w:left w:val="none" w:sz="0" w:space="0" w:color="auto"/>
        <w:bottom w:val="none" w:sz="0" w:space="0" w:color="auto"/>
        <w:right w:val="none" w:sz="0" w:space="0" w:color="auto"/>
      </w:divBdr>
    </w:div>
    <w:div w:id="1341468490">
      <w:marLeft w:val="480"/>
      <w:marRight w:val="0"/>
      <w:marTop w:val="0"/>
      <w:marBottom w:val="0"/>
      <w:divBdr>
        <w:top w:val="none" w:sz="0" w:space="0" w:color="auto"/>
        <w:left w:val="none" w:sz="0" w:space="0" w:color="auto"/>
        <w:bottom w:val="none" w:sz="0" w:space="0" w:color="auto"/>
        <w:right w:val="none" w:sz="0" w:space="0" w:color="auto"/>
      </w:divBdr>
    </w:div>
    <w:div w:id="1341473633">
      <w:marLeft w:val="480"/>
      <w:marRight w:val="0"/>
      <w:marTop w:val="0"/>
      <w:marBottom w:val="0"/>
      <w:divBdr>
        <w:top w:val="none" w:sz="0" w:space="0" w:color="auto"/>
        <w:left w:val="none" w:sz="0" w:space="0" w:color="auto"/>
        <w:bottom w:val="none" w:sz="0" w:space="0" w:color="auto"/>
        <w:right w:val="none" w:sz="0" w:space="0" w:color="auto"/>
      </w:divBdr>
    </w:div>
    <w:div w:id="1342588008">
      <w:marLeft w:val="480"/>
      <w:marRight w:val="0"/>
      <w:marTop w:val="0"/>
      <w:marBottom w:val="0"/>
      <w:divBdr>
        <w:top w:val="none" w:sz="0" w:space="0" w:color="auto"/>
        <w:left w:val="none" w:sz="0" w:space="0" w:color="auto"/>
        <w:bottom w:val="none" w:sz="0" w:space="0" w:color="auto"/>
        <w:right w:val="none" w:sz="0" w:space="0" w:color="auto"/>
      </w:divBdr>
    </w:div>
    <w:div w:id="1344287747">
      <w:marLeft w:val="480"/>
      <w:marRight w:val="0"/>
      <w:marTop w:val="0"/>
      <w:marBottom w:val="0"/>
      <w:divBdr>
        <w:top w:val="none" w:sz="0" w:space="0" w:color="auto"/>
        <w:left w:val="none" w:sz="0" w:space="0" w:color="auto"/>
        <w:bottom w:val="none" w:sz="0" w:space="0" w:color="auto"/>
        <w:right w:val="none" w:sz="0" w:space="0" w:color="auto"/>
      </w:divBdr>
    </w:div>
    <w:div w:id="1344743028">
      <w:marLeft w:val="480"/>
      <w:marRight w:val="0"/>
      <w:marTop w:val="0"/>
      <w:marBottom w:val="0"/>
      <w:divBdr>
        <w:top w:val="none" w:sz="0" w:space="0" w:color="auto"/>
        <w:left w:val="none" w:sz="0" w:space="0" w:color="auto"/>
        <w:bottom w:val="none" w:sz="0" w:space="0" w:color="auto"/>
        <w:right w:val="none" w:sz="0" w:space="0" w:color="auto"/>
      </w:divBdr>
    </w:div>
    <w:div w:id="1345089335">
      <w:marLeft w:val="480"/>
      <w:marRight w:val="0"/>
      <w:marTop w:val="0"/>
      <w:marBottom w:val="0"/>
      <w:divBdr>
        <w:top w:val="none" w:sz="0" w:space="0" w:color="auto"/>
        <w:left w:val="none" w:sz="0" w:space="0" w:color="auto"/>
        <w:bottom w:val="none" w:sz="0" w:space="0" w:color="auto"/>
        <w:right w:val="none" w:sz="0" w:space="0" w:color="auto"/>
      </w:divBdr>
    </w:div>
    <w:div w:id="1346126287">
      <w:marLeft w:val="480"/>
      <w:marRight w:val="0"/>
      <w:marTop w:val="0"/>
      <w:marBottom w:val="0"/>
      <w:divBdr>
        <w:top w:val="none" w:sz="0" w:space="0" w:color="auto"/>
        <w:left w:val="none" w:sz="0" w:space="0" w:color="auto"/>
        <w:bottom w:val="none" w:sz="0" w:space="0" w:color="auto"/>
        <w:right w:val="none" w:sz="0" w:space="0" w:color="auto"/>
      </w:divBdr>
    </w:div>
    <w:div w:id="1346983035">
      <w:marLeft w:val="480"/>
      <w:marRight w:val="0"/>
      <w:marTop w:val="0"/>
      <w:marBottom w:val="0"/>
      <w:divBdr>
        <w:top w:val="none" w:sz="0" w:space="0" w:color="auto"/>
        <w:left w:val="none" w:sz="0" w:space="0" w:color="auto"/>
        <w:bottom w:val="none" w:sz="0" w:space="0" w:color="auto"/>
        <w:right w:val="none" w:sz="0" w:space="0" w:color="auto"/>
      </w:divBdr>
    </w:div>
    <w:div w:id="1347514514">
      <w:marLeft w:val="480"/>
      <w:marRight w:val="0"/>
      <w:marTop w:val="0"/>
      <w:marBottom w:val="0"/>
      <w:divBdr>
        <w:top w:val="none" w:sz="0" w:space="0" w:color="auto"/>
        <w:left w:val="none" w:sz="0" w:space="0" w:color="auto"/>
        <w:bottom w:val="none" w:sz="0" w:space="0" w:color="auto"/>
        <w:right w:val="none" w:sz="0" w:space="0" w:color="auto"/>
      </w:divBdr>
    </w:div>
    <w:div w:id="1349411796">
      <w:marLeft w:val="480"/>
      <w:marRight w:val="0"/>
      <w:marTop w:val="0"/>
      <w:marBottom w:val="0"/>
      <w:divBdr>
        <w:top w:val="none" w:sz="0" w:space="0" w:color="auto"/>
        <w:left w:val="none" w:sz="0" w:space="0" w:color="auto"/>
        <w:bottom w:val="none" w:sz="0" w:space="0" w:color="auto"/>
        <w:right w:val="none" w:sz="0" w:space="0" w:color="auto"/>
      </w:divBdr>
    </w:div>
    <w:div w:id="1353338890">
      <w:marLeft w:val="480"/>
      <w:marRight w:val="0"/>
      <w:marTop w:val="0"/>
      <w:marBottom w:val="0"/>
      <w:divBdr>
        <w:top w:val="none" w:sz="0" w:space="0" w:color="auto"/>
        <w:left w:val="none" w:sz="0" w:space="0" w:color="auto"/>
        <w:bottom w:val="none" w:sz="0" w:space="0" w:color="auto"/>
        <w:right w:val="none" w:sz="0" w:space="0" w:color="auto"/>
      </w:divBdr>
    </w:div>
    <w:div w:id="1356729754">
      <w:marLeft w:val="480"/>
      <w:marRight w:val="0"/>
      <w:marTop w:val="0"/>
      <w:marBottom w:val="0"/>
      <w:divBdr>
        <w:top w:val="none" w:sz="0" w:space="0" w:color="auto"/>
        <w:left w:val="none" w:sz="0" w:space="0" w:color="auto"/>
        <w:bottom w:val="none" w:sz="0" w:space="0" w:color="auto"/>
        <w:right w:val="none" w:sz="0" w:space="0" w:color="auto"/>
      </w:divBdr>
    </w:div>
    <w:div w:id="1359818213">
      <w:marLeft w:val="480"/>
      <w:marRight w:val="0"/>
      <w:marTop w:val="0"/>
      <w:marBottom w:val="0"/>
      <w:divBdr>
        <w:top w:val="none" w:sz="0" w:space="0" w:color="auto"/>
        <w:left w:val="none" w:sz="0" w:space="0" w:color="auto"/>
        <w:bottom w:val="none" w:sz="0" w:space="0" w:color="auto"/>
        <w:right w:val="none" w:sz="0" w:space="0" w:color="auto"/>
      </w:divBdr>
    </w:div>
    <w:div w:id="1360819070">
      <w:marLeft w:val="480"/>
      <w:marRight w:val="0"/>
      <w:marTop w:val="0"/>
      <w:marBottom w:val="0"/>
      <w:divBdr>
        <w:top w:val="none" w:sz="0" w:space="0" w:color="auto"/>
        <w:left w:val="none" w:sz="0" w:space="0" w:color="auto"/>
        <w:bottom w:val="none" w:sz="0" w:space="0" w:color="auto"/>
        <w:right w:val="none" w:sz="0" w:space="0" w:color="auto"/>
      </w:divBdr>
    </w:div>
    <w:div w:id="1363363204">
      <w:marLeft w:val="480"/>
      <w:marRight w:val="0"/>
      <w:marTop w:val="0"/>
      <w:marBottom w:val="0"/>
      <w:divBdr>
        <w:top w:val="none" w:sz="0" w:space="0" w:color="auto"/>
        <w:left w:val="none" w:sz="0" w:space="0" w:color="auto"/>
        <w:bottom w:val="none" w:sz="0" w:space="0" w:color="auto"/>
        <w:right w:val="none" w:sz="0" w:space="0" w:color="auto"/>
      </w:divBdr>
    </w:div>
    <w:div w:id="1364672100">
      <w:marLeft w:val="480"/>
      <w:marRight w:val="0"/>
      <w:marTop w:val="0"/>
      <w:marBottom w:val="0"/>
      <w:divBdr>
        <w:top w:val="none" w:sz="0" w:space="0" w:color="auto"/>
        <w:left w:val="none" w:sz="0" w:space="0" w:color="auto"/>
        <w:bottom w:val="none" w:sz="0" w:space="0" w:color="auto"/>
        <w:right w:val="none" w:sz="0" w:space="0" w:color="auto"/>
      </w:divBdr>
    </w:div>
    <w:div w:id="1366367861">
      <w:marLeft w:val="480"/>
      <w:marRight w:val="0"/>
      <w:marTop w:val="0"/>
      <w:marBottom w:val="0"/>
      <w:divBdr>
        <w:top w:val="none" w:sz="0" w:space="0" w:color="auto"/>
        <w:left w:val="none" w:sz="0" w:space="0" w:color="auto"/>
        <w:bottom w:val="none" w:sz="0" w:space="0" w:color="auto"/>
        <w:right w:val="none" w:sz="0" w:space="0" w:color="auto"/>
      </w:divBdr>
    </w:div>
    <w:div w:id="1367369992">
      <w:marLeft w:val="480"/>
      <w:marRight w:val="0"/>
      <w:marTop w:val="0"/>
      <w:marBottom w:val="0"/>
      <w:divBdr>
        <w:top w:val="none" w:sz="0" w:space="0" w:color="auto"/>
        <w:left w:val="none" w:sz="0" w:space="0" w:color="auto"/>
        <w:bottom w:val="none" w:sz="0" w:space="0" w:color="auto"/>
        <w:right w:val="none" w:sz="0" w:space="0" w:color="auto"/>
      </w:divBdr>
    </w:div>
    <w:div w:id="1368095657">
      <w:marLeft w:val="480"/>
      <w:marRight w:val="0"/>
      <w:marTop w:val="0"/>
      <w:marBottom w:val="0"/>
      <w:divBdr>
        <w:top w:val="none" w:sz="0" w:space="0" w:color="auto"/>
        <w:left w:val="none" w:sz="0" w:space="0" w:color="auto"/>
        <w:bottom w:val="none" w:sz="0" w:space="0" w:color="auto"/>
        <w:right w:val="none" w:sz="0" w:space="0" w:color="auto"/>
      </w:divBdr>
    </w:div>
    <w:div w:id="1369378117">
      <w:marLeft w:val="480"/>
      <w:marRight w:val="0"/>
      <w:marTop w:val="0"/>
      <w:marBottom w:val="0"/>
      <w:divBdr>
        <w:top w:val="none" w:sz="0" w:space="0" w:color="auto"/>
        <w:left w:val="none" w:sz="0" w:space="0" w:color="auto"/>
        <w:bottom w:val="none" w:sz="0" w:space="0" w:color="auto"/>
        <w:right w:val="none" w:sz="0" w:space="0" w:color="auto"/>
      </w:divBdr>
    </w:div>
    <w:div w:id="1369800163">
      <w:marLeft w:val="480"/>
      <w:marRight w:val="0"/>
      <w:marTop w:val="0"/>
      <w:marBottom w:val="0"/>
      <w:divBdr>
        <w:top w:val="none" w:sz="0" w:space="0" w:color="auto"/>
        <w:left w:val="none" w:sz="0" w:space="0" w:color="auto"/>
        <w:bottom w:val="none" w:sz="0" w:space="0" w:color="auto"/>
        <w:right w:val="none" w:sz="0" w:space="0" w:color="auto"/>
      </w:divBdr>
    </w:div>
    <w:div w:id="1372264383">
      <w:marLeft w:val="480"/>
      <w:marRight w:val="0"/>
      <w:marTop w:val="0"/>
      <w:marBottom w:val="0"/>
      <w:divBdr>
        <w:top w:val="none" w:sz="0" w:space="0" w:color="auto"/>
        <w:left w:val="none" w:sz="0" w:space="0" w:color="auto"/>
        <w:bottom w:val="none" w:sz="0" w:space="0" w:color="auto"/>
        <w:right w:val="none" w:sz="0" w:space="0" w:color="auto"/>
      </w:divBdr>
    </w:div>
    <w:div w:id="1372728943">
      <w:marLeft w:val="480"/>
      <w:marRight w:val="0"/>
      <w:marTop w:val="0"/>
      <w:marBottom w:val="0"/>
      <w:divBdr>
        <w:top w:val="none" w:sz="0" w:space="0" w:color="auto"/>
        <w:left w:val="none" w:sz="0" w:space="0" w:color="auto"/>
        <w:bottom w:val="none" w:sz="0" w:space="0" w:color="auto"/>
        <w:right w:val="none" w:sz="0" w:space="0" w:color="auto"/>
      </w:divBdr>
    </w:div>
    <w:div w:id="1373115979">
      <w:marLeft w:val="480"/>
      <w:marRight w:val="0"/>
      <w:marTop w:val="0"/>
      <w:marBottom w:val="0"/>
      <w:divBdr>
        <w:top w:val="none" w:sz="0" w:space="0" w:color="auto"/>
        <w:left w:val="none" w:sz="0" w:space="0" w:color="auto"/>
        <w:bottom w:val="none" w:sz="0" w:space="0" w:color="auto"/>
        <w:right w:val="none" w:sz="0" w:space="0" w:color="auto"/>
      </w:divBdr>
    </w:div>
    <w:div w:id="1374230689">
      <w:marLeft w:val="480"/>
      <w:marRight w:val="0"/>
      <w:marTop w:val="0"/>
      <w:marBottom w:val="0"/>
      <w:divBdr>
        <w:top w:val="none" w:sz="0" w:space="0" w:color="auto"/>
        <w:left w:val="none" w:sz="0" w:space="0" w:color="auto"/>
        <w:bottom w:val="none" w:sz="0" w:space="0" w:color="auto"/>
        <w:right w:val="none" w:sz="0" w:space="0" w:color="auto"/>
      </w:divBdr>
    </w:div>
    <w:div w:id="1374580125">
      <w:marLeft w:val="480"/>
      <w:marRight w:val="0"/>
      <w:marTop w:val="0"/>
      <w:marBottom w:val="0"/>
      <w:divBdr>
        <w:top w:val="none" w:sz="0" w:space="0" w:color="auto"/>
        <w:left w:val="none" w:sz="0" w:space="0" w:color="auto"/>
        <w:bottom w:val="none" w:sz="0" w:space="0" w:color="auto"/>
        <w:right w:val="none" w:sz="0" w:space="0" w:color="auto"/>
      </w:divBdr>
    </w:div>
    <w:div w:id="1374884240">
      <w:marLeft w:val="480"/>
      <w:marRight w:val="0"/>
      <w:marTop w:val="0"/>
      <w:marBottom w:val="0"/>
      <w:divBdr>
        <w:top w:val="none" w:sz="0" w:space="0" w:color="auto"/>
        <w:left w:val="none" w:sz="0" w:space="0" w:color="auto"/>
        <w:bottom w:val="none" w:sz="0" w:space="0" w:color="auto"/>
        <w:right w:val="none" w:sz="0" w:space="0" w:color="auto"/>
      </w:divBdr>
    </w:div>
    <w:div w:id="1376393838">
      <w:marLeft w:val="480"/>
      <w:marRight w:val="0"/>
      <w:marTop w:val="0"/>
      <w:marBottom w:val="0"/>
      <w:divBdr>
        <w:top w:val="none" w:sz="0" w:space="0" w:color="auto"/>
        <w:left w:val="none" w:sz="0" w:space="0" w:color="auto"/>
        <w:bottom w:val="none" w:sz="0" w:space="0" w:color="auto"/>
        <w:right w:val="none" w:sz="0" w:space="0" w:color="auto"/>
      </w:divBdr>
    </w:div>
    <w:div w:id="1377317396">
      <w:marLeft w:val="480"/>
      <w:marRight w:val="0"/>
      <w:marTop w:val="0"/>
      <w:marBottom w:val="0"/>
      <w:divBdr>
        <w:top w:val="none" w:sz="0" w:space="0" w:color="auto"/>
        <w:left w:val="none" w:sz="0" w:space="0" w:color="auto"/>
        <w:bottom w:val="none" w:sz="0" w:space="0" w:color="auto"/>
        <w:right w:val="none" w:sz="0" w:space="0" w:color="auto"/>
      </w:divBdr>
    </w:div>
    <w:div w:id="1377656109">
      <w:marLeft w:val="480"/>
      <w:marRight w:val="0"/>
      <w:marTop w:val="0"/>
      <w:marBottom w:val="0"/>
      <w:divBdr>
        <w:top w:val="none" w:sz="0" w:space="0" w:color="auto"/>
        <w:left w:val="none" w:sz="0" w:space="0" w:color="auto"/>
        <w:bottom w:val="none" w:sz="0" w:space="0" w:color="auto"/>
        <w:right w:val="none" w:sz="0" w:space="0" w:color="auto"/>
      </w:divBdr>
    </w:div>
    <w:div w:id="1380207744">
      <w:marLeft w:val="480"/>
      <w:marRight w:val="0"/>
      <w:marTop w:val="0"/>
      <w:marBottom w:val="0"/>
      <w:divBdr>
        <w:top w:val="none" w:sz="0" w:space="0" w:color="auto"/>
        <w:left w:val="none" w:sz="0" w:space="0" w:color="auto"/>
        <w:bottom w:val="none" w:sz="0" w:space="0" w:color="auto"/>
        <w:right w:val="none" w:sz="0" w:space="0" w:color="auto"/>
      </w:divBdr>
    </w:div>
    <w:div w:id="1380857888">
      <w:marLeft w:val="480"/>
      <w:marRight w:val="0"/>
      <w:marTop w:val="0"/>
      <w:marBottom w:val="0"/>
      <w:divBdr>
        <w:top w:val="none" w:sz="0" w:space="0" w:color="auto"/>
        <w:left w:val="none" w:sz="0" w:space="0" w:color="auto"/>
        <w:bottom w:val="none" w:sz="0" w:space="0" w:color="auto"/>
        <w:right w:val="none" w:sz="0" w:space="0" w:color="auto"/>
      </w:divBdr>
    </w:div>
    <w:div w:id="1383476627">
      <w:marLeft w:val="480"/>
      <w:marRight w:val="0"/>
      <w:marTop w:val="0"/>
      <w:marBottom w:val="0"/>
      <w:divBdr>
        <w:top w:val="none" w:sz="0" w:space="0" w:color="auto"/>
        <w:left w:val="none" w:sz="0" w:space="0" w:color="auto"/>
        <w:bottom w:val="none" w:sz="0" w:space="0" w:color="auto"/>
        <w:right w:val="none" w:sz="0" w:space="0" w:color="auto"/>
      </w:divBdr>
    </w:div>
    <w:div w:id="1383748828">
      <w:marLeft w:val="480"/>
      <w:marRight w:val="0"/>
      <w:marTop w:val="0"/>
      <w:marBottom w:val="0"/>
      <w:divBdr>
        <w:top w:val="none" w:sz="0" w:space="0" w:color="auto"/>
        <w:left w:val="none" w:sz="0" w:space="0" w:color="auto"/>
        <w:bottom w:val="none" w:sz="0" w:space="0" w:color="auto"/>
        <w:right w:val="none" w:sz="0" w:space="0" w:color="auto"/>
      </w:divBdr>
    </w:div>
    <w:div w:id="1386878023">
      <w:marLeft w:val="480"/>
      <w:marRight w:val="0"/>
      <w:marTop w:val="0"/>
      <w:marBottom w:val="0"/>
      <w:divBdr>
        <w:top w:val="none" w:sz="0" w:space="0" w:color="auto"/>
        <w:left w:val="none" w:sz="0" w:space="0" w:color="auto"/>
        <w:bottom w:val="none" w:sz="0" w:space="0" w:color="auto"/>
        <w:right w:val="none" w:sz="0" w:space="0" w:color="auto"/>
      </w:divBdr>
    </w:div>
    <w:div w:id="1387606905">
      <w:marLeft w:val="480"/>
      <w:marRight w:val="0"/>
      <w:marTop w:val="0"/>
      <w:marBottom w:val="0"/>
      <w:divBdr>
        <w:top w:val="none" w:sz="0" w:space="0" w:color="auto"/>
        <w:left w:val="none" w:sz="0" w:space="0" w:color="auto"/>
        <w:bottom w:val="none" w:sz="0" w:space="0" w:color="auto"/>
        <w:right w:val="none" w:sz="0" w:space="0" w:color="auto"/>
      </w:divBdr>
    </w:div>
    <w:div w:id="1388141336">
      <w:marLeft w:val="480"/>
      <w:marRight w:val="0"/>
      <w:marTop w:val="0"/>
      <w:marBottom w:val="0"/>
      <w:divBdr>
        <w:top w:val="none" w:sz="0" w:space="0" w:color="auto"/>
        <w:left w:val="none" w:sz="0" w:space="0" w:color="auto"/>
        <w:bottom w:val="none" w:sz="0" w:space="0" w:color="auto"/>
        <w:right w:val="none" w:sz="0" w:space="0" w:color="auto"/>
      </w:divBdr>
    </w:div>
    <w:div w:id="1389063645">
      <w:marLeft w:val="480"/>
      <w:marRight w:val="0"/>
      <w:marTop w:val="0"/>
      <w:marBottom w:val="0"/>
      <w:divBdr>
        <w:top w:val="none" w:sz="0" w:space="0" w:color="auto"/>
        <w:left w:val="none" w:sz="0" w:space="0" w:color="auto"/>
        <w:bottom w:val="none" w:sz="0" w:space="0" w:color="auto"/>
        <w:right w:val="none" w:sz="0" w:space="0" w:color="auto"/>
      </w:divBdr>
    </w:div>
    <w:div w:id="1391343815">
      <w:marLeft w:val="480"/>
      <w:marRight w:val="0"/>
      <w:marTop w:val="0"/>
      <w:marBottom w:val="0"/>
      <w:divBdr>
        <w:top w:val="none" w:sz="0" w:space="0" w:color="auto"/>
        <w:left w:val="none" w:sz="0" w:space="0" w:color="auto"/>
        <w:bottom w:val="none" w:sz="0" w:space="0" w:color="auto"/>
        <w:right w:val="none" w:sz="0" w:space="0" w:color="auto"/>
      </w:divBdr>
    </w:div>
    <w:div w:id="1391420997">
      <w:marLeft w:val="480"/>
      <w:marRight w:val="0"/>
      <w:marTop w:val="0"/>
      <w:marBottom w:val="0"/>
      <w:divBdr>
        <w:top w:val="none" w:sz="0" w:space="0" w:color="auto"/>
        <w:left w:val="none" w:sz="0" w:space="0" w:color="auto"/>
        <w:bottom w:val="none" w:sz="0" w:space="0" w:color="auto"/>
        <w:right w:val="none" w:sz="0" w:space="0" w:color="auto"/>
      </w:divBdr>
    </w:div>
    <w:div w:id="1391537190">
      <w:marLeft w:val="480"/>
      <w:marRight w:val="0"/>
      <w:marTop w:val="0"/>
      <w:marBottom w:val="0"/>
      <w:divBdr>
        <w:top w:val="none" w:sz="0" w:space="0" w:color="auto"/>
        <w:left w:val="none" w:sz="0" w:space="0" w:color="auto"/>
        <w:bottom w:val="none" w:sz="0" w:space="0" w:color="auto"/>
        <w:right w:val="none" w:sz="0" w:space="0" w:color="auto"/>
      </w:divBdr>
    </w:div>
    <w:div w:id="1394430093">
      <w:marLeft w:val="480"/>
      <w:marRight w:val="0"/>
      <w:marTop w:val="0"/>
      <w:marBottom w:val="0"/>
      <w:divBdr>
        <w:top w:val="none" w:sz="0" w:space="0" w:color="auto"/>
        <w:left w:val="none" w:sz="0" w:space="0" w:color="auto"/>
        <w:bottom w:val="none" w:sz="0" w:space="0" w:color="auto"/>
        <w:right w:val="none" w:sz="0" w:space="0" w:color="auto"/>
      </w:divBdr>
    </w:div>
    <w:div w:id="1397051724">
      <w:marLeft w:val="480"/>
      <w:marRight w:val="0"/>
      <w:marTop w:val="0"/>
      <w:marBottom w:val="0"/>
      <w:divBdr>
        <w:top w:val="none" w:sz="0" w:space="0" w:color="auto"/>
        <w:left w:val="none" w:sz="0" w:space="0" w:color="auto"/>
        <w:bottom w:val="none" w:sz="0" w:space="0" w:color="auto"/>
        <w:right w:val="none" w:sz="0" w:space="0" w:color="auto"/>
      </w:divBdr>
    </w:div>
    <w:div w:id="1397165466">
      <w:marLeft w:val="480"/>
      <w:marRight w:val="0"/>
      <w:marTop w:val="0"/>
      <w:marBottom w:val="0"/>
      <w:divBdr>
        <w:top w:val="none" w:sz="0" w:space="0" w:color="auto"/>
        <w:left w:val="none" w:sz="0" w:space="0" w:color="auto"/>
        <w:bottom w:val="none" w:sz="0" w:space="0" w:color="auto"/>
        <w:right w:val="none" w:sz="0" w:space="0" w:color="auto"/>
      </w:divBdr>
    </w:div>
    <w:div w:id="1399591723">
      <w:marLeft w:val="480"/>
      <w:marRight w:val="0"/>
      <w:marTop w:val="0"/>
      <w:marBottom w:val="0"/>
      <w:divBdr>
        <w:top w:val="none" w:sz="0" w:space="0" w:color="auto"/>
        <w:left w:val="none" w:sz="0" w:space="0" w:color="auto"/>
        <w:bottom w:val="none" w:sz="0" w:space="0" w:color="auto"/>
        <w:right w:val="none" w:sz="0" w:space="0" w:color="auto"/>
      </w:divBdr>
    </w:div>
    <w:div w:id="1399666871">
      <w:marLeft w:val="480"/>
      <w:marRight w:val="0"/>
      <w:marTop w:val="0"/>
      <w:marBottom w:val="0"/>
      <w:divBdr>
        <w:top w:val="none" w:sz="0" w:space="0" w:color="auto"/>
        <w:left w:val="none" w:sz="0" w:space="0" w:color="auto"/>
        <w:bottom w:val="none" w:sz="0" w:space="0" w:color="auto"/>
        <w:right w:val="none" w:sz="0" w:space="0" w:color="auto"/>
      </w:divBdr>
    </w:div>
    <w:div w:id="1400058649">
      <w:marLeft w:val="480"/>
      <w:marRight w:val="0"/>
      <w:marTop w:val="0"/>
      <w:marBottom w:val="0"/>
      <w:divBdr>
        <w:top w:val="none" w:sz="0" w:space="0" w:color="auto"/>
        <w:left w:val="none" w:sz="0" w:space="0" w:color="auto"/>
        <w:bottom w:val="none" w:sz="0" w:space="0" w:color="auto"/>
        <w:right w:val="none" w:sz="0" w:space="0" w:color="auto"/>
      </w:divBdr>
    </w:div>
    <w:div w:id="1401168673">
      <w:marLeft w:val="480"/>
      <w:marRight w:val="0"/>
      <w:marTop w:val="0"/>
      <w:marBottom w:val="0"/>
      <w:divBdr>
        <w:top w:val="none" w:sz="0" w:space="0" w:color="auto"/>
        <w:left w:val="none" w:sz="0" w:space="0" w:color="auto"/>
        <w:bottom w:val="none" w:sz="0" w:space="0" w:color="auto"/>
        <w:right w:val="none" w:sz="0" w:space="0" w:color="auto"/>
      </w:divBdr>
    </w:div>
    <w:div w:id="1401831860">
      <w:marLeft w:val="480"/>
      <w:marRight w:val="0"/>
      <w:marTop w:val="0"/>
      <w:marBottom w:val="0"/>
      <w:divBdr>
        <w:top w:val="none" w:sz="0" w:space="0" w:color="auto"/>
        <w:left w:val="none" w:sz="0" w:space="0" w:color="auto"/>
        <w:bottom w:val="none" w:sz="0" w:space="0" w:color="auto"/>
        <w:right w:val="none" w:sz="0" w:space="0" w:color="auto"/>
      </w:divBdr>
    </w:div>
    <w:div w:id="1402874566">
      <w:marLeft w:val="480"/>
      <w:marRight w:val="0"/>
      <w:marTop w:val="0"/>
      <w:marBottom w:val="0"/>
      <w:divBdr>
        <w:top w:val="none" w:sz="0" w:space="0" w:color="auto"/>
        <w:left w:val="none" w:sz="0" w:space="0" w:color="auto"/>
        <w:bottom w:val="none" w:sz="0" w:space="0" w:color="auto"/>
        <w:right w:val="none" w:sz="0" w:space="0" w:color="auto"/>
      </w:divBdr>
    </w:div>
    <w:div w:id="1403022497">
      <w:marLeft w:val="480"/>
      <w:marRight w:val="0"/>
      <w:marTop w:val="0"/>
      <w:marBottom w:val="0"/>
      <w:divBdr>
        <w:top w:val="none" w:sz="0" w:space="0" w:color="auto"/>
        <w:left w:val="none" w:sz="0" w:space="0" w:color="auto"/>
        <w:bottom w:val="none" w:sz="0" w:space="0" w:color="auto"/>
        <w:right w:val="none" w:sz="0" w:space="0" w:color="auto"/>
      </w:divBdr>
    </w:div>
    <w:div w:id="1404448492">
      <w:marLeft w:val="480"/>
      <w:marRight w:val="0"/>
      <w:marTop w:val="0"/>
      <w:marBottom w:val="0"/>
      <w:divBdr>
        <w:top w:val="none" w:sz="0" w:space="0" w:color="auto"/>
        <w:left w:val="none" w:sz="0" w:space="0" w:color="auto"/>
        <w:bottom w:val="none" w:sz="0" w:space="0" w:color="auto"/>
        <w:right w:val="none" w:sz="0" w:space="0" w:color="auto"/>
      </w:divBdr>
    </w:div>
    <w:div w:id="1404985379">
      <w:marLeft w:val="480"/>
      <w:marRight w:val="0"/>
      <w:marTop w:val="0"/>
      <w:marBottom w:val="0"/>
      <w:divBdr>
        <w:top w:val="none" w:sz="0" w:space="0" w:color="auto"/>
        <w:left w:val="none" w:sz="0" w:space="0" w:color="auto"/>
        <w:bottom w:val="none" w:sz="0" w:space="0" w:color="auto"/>
        <w:right w:val="none" w:sz="0" w:space="0" w:color="auto"/>
      </w:divBdr>
    </w:div>
    <w:div w:id="1405641101">
      <w:marLeft w:val="480"/>
      <w:marRight w:val="0"/>
      <w:marTop w:val="0"/>
      <w:marBottom w:val="0"/>
      <w:divBdr>
        <w:top w:val="none" w:sz="0" w:space="0" w:color="auto"/>
        <w:left w:val="none" w:sz="0" w:space="0" w:color="auto"/>
        <w:bottom w:val="none" w:sz="0" w:space="0" w:color="auto"/>
        <w:right w:val="none" w:sz="0" w:space="0" w:color="auto"/>
      </w:divBdr>
    </w:div>
    <w:div w:id="1405713871">
      <w:marLeft w:val="480"/>
      <w:marRight w:val="0"/>
      <w:marTop w:val="0"/>
      <w:marBottom w:val="0"/>
      <w:divBdr>
        <w:top w:val="none" w:sz="0" w:space="0" w:color="auto"/>
        <w:left w:val="none" w:sz="0" w:space="0" w:color="auto"/>
        <w:bottom w:val="none" w:sz="0" w:space="0" w:color="auto"/>
        <w:right w:val="none" w:sz="0" w:space="0" w:color="auto"/>
      </w:divBdr>
    </w:div>
    <w:div w:id="1410885481">
      <w:marLeft w:val="480"/>
      <w:marRight w:val="0"/>
      <w:marTop w:val="0"/>
      <w:marBottom w:val="0"/>
      <w:divBdr>
        <w:top w:val="none" w:sz="0" w:space="0" w:color="auto"/>
        <w:left w:val="none" w:sz="0" w:space="0" w:color="auto"/>
        <w:bottom w:val="none" w:sz="0" w:space="0" w:color="auto"/>
        <w:right w:val="none" w:sz="0" w:space="0" w:color="auto"/>
      </w:divBdr>
    </w:div>
    <w:div w:id="1411080613">
      <w:marLeft w:val="480"/>
      <w:marRight w:val="0"/>
      <w:marTop w:val="0"/>
      <w:marBottom w:val="0"/>
      <w:divBdr>
        <w:top w:val="none" w:sz="0" w:space="0" w:color="auto"/>
        <w:left w:val="none" w:sz="0" w:space="0" w:color="auto"/>
        <w:bottom w:val="none" w:sz="0" w:space="0" w:color="auto"/>
        <w:right w:val="none" w:sz="0" w:space="0" w:color="auto"/>
      </w:divBdr>
    </w:div>
    <w:div w:id="1412390344">
      <w:marLeft w:val="480"/>
      <w:marRight w:val="0"/>
      <w:marTop w:val="0"/>
      <w:marBottom w:val="0"/>
      <w:divBdr>
        <w:top w:val="none" w:sz="0" w:space="0" w:color="auto"/>
        <w:left w:val="none" w:sz="0" w:space="0" w:color="auto"/>
        <w:bottom w:val="none" w:sz="0" w:space="0" w:color="auto"/>
        <w:right w:val="none" w:sz="0" w:space="0" w:color="auto"/>
      </w:divBdr>
    </w:div>
    <w:div w:id="1412584159">
      <w:marLeft w:val="480"/>
      <w:marRight w:val="0"/>
      <w:marTop w:val="0"/>
      <w:marBottom w:val="0"/>
      <w:divBdr>
        <w:top w:val="none" w:sz="0" w:space="0" w:color="auto"/>
        <w:left w:val="none" w:sz="0" w:space="0" w:color="auto"/>
        <w:bottom w:val="none" w:sz="0" w:space="0" w:color="auto"/>
        <w:right w:val="none" w:sz="0" w:space="0" w:color="auto"/>
      </w:divBdr>
    </w:div>
    <w:div w:id="1412773684">
      <w:marLeft w:val="480"/>
      <w:marRight w:val="0"/>
      <w:marTop w:val="0"/>
      <w:marBottom w:val="0"/>
      <w:divBdr>
        <w:top w:val="none" w:sz="0" w:space="0" w:color="auto"/>
        <w:left w:val="none" w:sz="0" w:space="0" w:color="auto"/>
        <w:bottom w:val="none" w:sz="0" w:space="0" w:color="auto"/>
        <w:right w:val="none" w:sz="0" w:space="0" w:color="auto"/>
      </w:divBdr>
    </w:div>
    <w:div w:id="1412853914">
      <w:marLeft w:val="480"/>
      <w:marRight w:val="0"/>
      <w:marTop w:val="0"/>
      <w:marBottom w:val="0"/>
      <w:divBdr>
        <w:top w:val="none" w:sz="0" w:space="0" w:color="auto"/>
        <w:left w:val="none" w:sz="0" w:space="0" w:color="auto"/>
        <w:bottom w:val="none" w:sz="0" w:space="0" w:color="auto"/>
        <w:right w:val="none" w:sz="0" w:space="0" w:color="auto"/>
      </w:divBdr>
    </w:div>
    <w:div w:id="1412894083">
      <w:marLeft w:val="480"/>
      <w:marRight w:val="0"/>
      <w:marTop w:val="0"/>
      <w:marBottom w:val="0"/>
      <w:divBdr>
        <w:top w:val="none" w:sz="0" w:space="0" w:color="auto"/>
        <w:left w:val="none" w:sz="0" w:space="0" w:color="auto"/>
        <w:bottom w:val="none" w:sz="0" w:space="0" w:color="auto"/>
        <w:right w:val="none" w:sz="0" w:space="0" w:color="auto"/>
      </w:divBdr>
    </w:div>
    <w:div w:id="1413621888">
      <w:marLeft w:val="480"/>
      <w:marRight w:val="0"/>
      <w:marTop w:val="0"/>
      <w:marBottom w:val="0"/>
      <w:divBdr>
        <w:top w:val="none" w:sz="0" w:space="0" w:color="auto"/>
        <w:left w:val="none" w:sz="0" w:space="0" w:color="auto"/>
        <w:bottom w:val="none" w:sz="0" w:space="0" w:color="auto"/>
        <w:right w:val="none" w:sz="0" w:space="0" w:color="auto"/>
      </w:divBdr>
    </w:div>
    <w:div w:id="1414860360">
      <w:marLeft w:val="480"/>
      <w:marRight w:val="0"/>
      <w:marTop w:val="0"/>
      <w:marBottom w:val="0"/>
      <w:divBdr>
        <w:top w:val="none" w:sz="0" w:space="0" w:color="auto"/>
        <w:left w:val="none" w:sz="0" w:space="0" w:color="auto"/>
        <w:bottom w:val="none" w:sz="0" w:space="0" w:color="auto"/>
        <w:right w:val="none" w:sz="0" w:space="0" w:color="auto"/>
      </w:divBdr>
    </w:div>
    <w:div w:id="1415665450">
      <w:marLeft w:val="480"/>
      <w:marRight w:val="0"/>
      <w:marTop w:val="0"/>
      <w:marBottom w:val="0"/>
      <w:divBdr>
        <w:top w:val="none" w:sz="0" w:space="0" w:color="auto"/>
        <w:left w:val="none" w:sz="0" w:space="0" w:color="auto"/>
        <w:bottom w:val="none" w:sz="0" w:space="0" w:color="auto"/>
        <w:right w:val="none" w:sz="0" w:space="0" w:color="auto"/>
      </w:divBdr>
    </w:div>
    <w:div w:id="1415668331">
      <w:marLeft w:val="480"/>
      <w:marRight w:val="0"/>
      <w:marTop w:val="0"/>
      <w:marBottom w:val="0"/>
      <w:divBdr>
        <w:top w:val="none" w:sz="0" w:space="0" w:color="auto"/>
        <w:left w:val="none" w:sz="0" w:space="0" w:color="auto"/>
        <w:bottom w:val="none" w:sz="0" w:space="0" w:color="auto"/>
        <w:right w:val="none" w:sz="0" w:space="0" w:color="auto"/>
      </w:divBdr>
    </w:div>
    <w:div w:id="1417902043">
      <w:marLeft w:val="480"/>
      <w:marRight w:val="0"/>
      <w:marTop w:val="0"/>
      <w:marBottom w:val="0"/>
      <w:divBdr>
        <w:top w:val="none" w:sz="0" w:space="0" w:color="auto"/>
        <w:left w:val="none" w:sz="0" w:space="0" w:color="auto"/>
        <w:bottom w:val="none" w:sz="0" w:space="0" w:color="auto"/>
        <w:right w:val="none" w:sz="0" w:space="0" w:color="auto"/>
      </w:divBdr>
    </w:div>
    <w:div w:id="1418361687">
      <w:marLeft w:val="480"/>
      <w:marRight w:val="0"/>
      <w:marTop w:val="0"/>
      <w:marBottom w:val="0"/>
      <w:divBdr>
        <w:top w:val="none" w:sz="0" w:space="0" w:color="auto"/>
        <w:left w:val="none" w:sz="0" w:space="0" w:color="auto"/>
        <w:bottom w:val="none" w:sz="0" w:space="0" w:color="auto"/>
        <w:right w:val="none" w:sz="0" w:space="0" w:color="auto"/>
      </w:divBdr>
    </w:div>
    <w:div w:id="1419449269">
      <w:marLeft w:val="480"/>
      <w:marRight w:val="0"/>
      <w:marTop w:val="0"/>
      <w:marBottom w:val="0"/>
      <w:divBdr>
        <w:top w:val="none" w:sz="0" w:space="0" w:color="auto"/>
        <w:left w:val="none" w:sz="0" w:space="0" w:color="auto"/>
        <w:bottom w:val="none" w:sz="0" w:space="0" w:color="auto"/>
        <w:right w:val="none" w:sz="0" w:space="0" w:color="auto"/>
      </w:divBdr>
    </w:div>
    <w:div w:id="1420366820">
      <w:marLeft w:val="480"/>
      <w:marRight w:val="0"/>
      <w:marTop w:val="0"/>
      <w:marBottom w:val="0"/>
      <w:divBdr>
        <w:top w:val="none" w:sz="0" w:space="0" w:color="auto"/>
        <w:left w:val="none" w:sz="0" w:space="0" w:color="auto"/>
        <w:bottom w:val="none" w:sz="0" w:space="0" w:color="auto"/>
        <w:right w:val="none" w:sz="0" w:space="0" w:color="auto"/>
      </w:divBdr>
    </w:div>
    <w:div w:id="1420441967">
      <w:marLeft w:val="480"/>
      <w:marRight w:val="0"/>
      <w:marTop w:val="0"/>
      <w:marBottom w:val="0"/>
      <w:divBdr>
        <w:top w:val="none" w:sz="0" w:space="0" w:color="auto"/>
        <w:left w:val="none" w:sz="0" w:space="0" w:color="auto"/>
        <w:bottom w:val="none" w:sz="0" w:space="0" w:color="auto"/>
        <w:right w:val="none" w:sz="0" w:space="0" w:color="auto"/>
      </w:divBdr>
    </w:div>
    <w:div w:id="1424379469">
      <w:marLeft w:val="480"/>
      <w:marRight w:val="0"/>
      <w:marTop w:val="0"/>
      <w:marBottom w:val="0"/>
      <w:divBdr>
        <w:top w:val="none" w:sz="0" w:space="0" w:color="auto"/>
        <w:left w:val="none" w:sz="0" w:space="0" w:color="auto"/>
        <w:bottom w:val="none" w:sz="0" w:space="0" w:color="auto"/>
        <w:right w:val="none" w:sz="0" w:space="0" w:color="auto"/>
      </w:divBdr>
    </w:div>
    <w:div w:id="1426414557">
      <w:marLeft w:val="480"/>
      <w:marRight w:val="0"/>
      <w:marTop w:val="0"/>
      <w:marBottom w:val="0"/>
      <w:divBdr>
        <w:top w:val="none" w:sz="0" w:space="0" w:color="auto"/>
        <w:left w:val="none" w:sz="0" w:space="0" w:color="auto"/>
        <w:bottom w:val="none" w:sz="0" w:space="0" w:color="auto"/>
        <w:right w:val="none" w:sz="0" w:space="0" w:color="auto"/>
      </w:divBdr>
    </w:div>
    <w:div w:id="1431972365">
      <w:marLeft w:val="480"/>
      <w:marRight w:val="0"/>
      <w:marTop w:val="0"/>
      <w:marBottom w:val="0"/>
      <w:divBdr>
        <w:top w:val="none" w:sz="0" w:space="0" w:color="auto"/>
        <w:left w:val="none" w:sz="0" w:space="0" w:color="auto"/>
        <w:bottom w:val="none" w:sz="0" w:space="0" w:color="auto"/>
        <w:right w:val="none" w:sz="0" w:space="0" w:color="auto"/>
      </w:divBdr>
    </w:div>
    <w:div w:id="1434395095">
      <w:marLeft w:val="480"/>
      <w:marRight w:val="0"/>
      <w:marTop w:val="0"/>
      <w:marBottom w:val="0"/>
      <w:divBdr>
        <w:top w:val="none" w:sz="0" w:space="0" w:color="auto"/>
        <w:left w:val="none" w:sz="0" w:space="0" w:color="auto"/>
        <w:bottom w:val="none" w:sz="0" w:space="0" w:color="auto"/>
        <w:right w:val="none" w:sz="0" w:space="0" w:color="auto"/>
      </w:divBdr>
    </w:div>
    <w:div w:id="1434477961">
      <w:marLeft w:val="480"/>
      <w:marRight w:val="0"/>
      <w:marTop w:val="0"/>
      <w:marBottom w:val="0"/>
      <w:divBdr>
        <w:top w:val="none" w:sz="0" w:space="0" w:color="auto"/>
        <w:left w:val="none" w:sz="0" w:space="0" w:color="auto"/>
        <w:bottom w:val="none" w:sz="0" w:space="0" w:color="auto"/>
        <w:right w:val="none" w:sz="0" w:space="0" w:color="auto"/>
      </w:divBdr>
    </w:div>
    <w:div w:id="1435053173">
      <w:marLeft w:val="480"/>
      <w:marRight w:val="0"/>
      <w:marTop w:val="0"/>
      <w:marBottom w:val="0"/>
      <w:divBdr>
        <w:top w:val="none" w:sz="0" w:space="0" w:color="auto"/>
        <w:left w:val="none" w:sz="0" w:space="0" w:color="auto"/>
        <w:bottom w:val="none" w:sz="0" w:space="0" w:color="auto"/>
        <w:right w:val="none" w:sz="0" w:space="0" w:color="auto"/>
      </w:divBdr>
    </w:div>
    <w:div w:id="1435397106">
      <w:marLeft w:val="480"/>
      <w:marRight w:val="0"/>
      <w:marTop w:val="0"/>
      <w:marBottom w:val="0"/>
      <w:divBdr>
        <w:top w:val="none" w:sz="0" w:space="0" w:color="auto"/>
        <w:left w:val="none" w:sz="0" w:space="0" w:color="auto"/>
        <w:bottom w:val="none" w:sz="0" w:space="0" w:color="auto"/>
        <w:right w:val="none" w:sz="0" w:space="0" w:color="auto"/>
      </w:divBdr>
    </w:div>
    <w:div w:id="1438057321">
      <w:marLeft w:val="480"/>
      <w:marRight w:val="0"/>
      <w:marTop w:val="0"/>
      <w:marBottom w:val="0"/>
      <w:divBdr>
        <w:top w:val="none" w:sz="0" w:space="0" w:color="auto"/>
        <w:left w:val="none" w:sz="0" w:space="0" w:color="auto"/>
        <w:bottom w:val="none" w:sz="0" w:space="0" w:color="auto"/>
        <w:right w:val="none" w:sz="0" w:space="0" w:color="auto"/>
      </w:divBdr>
    </w:div>
    <w:div w:id="1439332397">
      <w:marLeft w:val="480"/>
      <w:marRight w:val="0"/>
      <w:marTop w:val="0"/>
      <w:marBottom w:val="0"/>
      <w:divBdr>
        <w:top w:val="none" w:sz="0" w:space="0" w:color="auto"/>
        <w:left w:val="none" w:sz="0" w:space="0" w:color="auto"/>
        <w:bottom w:val="none" w:sz="0" w:space="0" w:color="auto"/>
        <w:right w:val="none" w:sz="0" w:space="0" w:color="auto"/>
      </w:divBdr>
    </w:div>
    <w:div w:id="1441031762">
      <w:marLeft w:val="480"/>
      <w:marRight w:val="0"/>
      <w:marTop w:val="0"/>
      <w:marBottom w:val="0"/>
      <w:divBdr>
        <w:top w:val="none" w:sz="0" w:space="0" w:color="auto"/>
        <w:left w:val="none" w:sz="0" w:space="0" w:color="auto"/>
        <w:bottom w:val="none" w:sz="0" w:space="0" w:color="auto"/>
        <w:right w:val="none" w:sz="0" w:space="0" w:color="auto"/>
      </w:divBdr>
    </w:div>
    <w:div w:id="1442185701">
      <w:marLeft w:val="480"/>
      <w:marRight w:val="0"/>
      <w:marTop w:val="0"/>
      <w:marBottom w:val="0"/>
      <w:divBdr>
        <w:top w:val="none" w:sz="0" w:space="0" w:color="auto"/>
        <w:left w:val="none" w:sz="0" w:space="0" w:color="auto"/>
        <w:bottom w:val="none" w:sz="0" w:space="0" w:color="auto"/>
        <w:right w:val="none" w:sz="0" w:space="0" w:color="auto"/>
      </w:divBdr>
    </w:div>
    <w:div w:id="1442602361">
      <w:marLeft w:val="480"/>
      <w:marRight w:val="0"/>
      <w:marTop w:val="0"/>
      <w:marBottom w:val="0"/>
      <w:divBdr>
        <w:top w:val="none" w:sz="0" w:space="0" w:color="auto"/>
        <w:left w:val="none" w:sz="0" w:space="0" w:color="auto"/>
        <w:bottom w:val="none" w:sz="0" w:space="0" w:color="auto"/>
        <w:right w:val="none" w:sz="0" w:space="0" w:color="auto"/>
      </w:divBdr>
    </w:div>
    <w:div w:id="1442609906">
      <w:marLeft w:val="480"/>
      <w:marRight w:val="0"/>
      <w:marTop w:val="0"/>
      <w:marBottom w:val="0"/>
      <w:divBdr>
        <w:top w:val="none" w:sz="0" w:space="0" w:color="auto"/>
        <w:left w:val="none" w:sz="0" w:space="0" w:color="auto"/>
        <w:bottom w:val="none" w:sz="0" w:space="0" w:color="auto"/>
        <w:right w:val="none" w:sz="0" w:space="0" w:color="auto"/>
      </w:divBdr>
    </w:div>
    <w:div w:id="1444422555">
      <w:marLeft w:val="480"/>
      <w:marRight w:val="0"/>
      <w:marTop w:val="0"/>
      <w:marBottom w:val="0"/>
      <w:divBdr>
        <w:top w:val="none" w:sz="0" w:space="0" w:color="auto"/>
        <w:left w:val="none" w:sz="0" w:space="0" w:color="auto"/>
        <w:bottom w:val="none" w:sz="0" w:space="0" w:color="auto"/>
        <w:right w:val="none" w:sz="0" w:space="0" w:color="auto"/>
      </w:divBdr>
    </w:div>
    <w:div w:id="1444494541">
      <w:marLeft w:val="480"/>
      <w:marRight w:val="0"/>
      <w:marTop w:val="0"/>
      <w:marBottom w:val="0"/>
      <w:divBdr>
        <w:top w:val="none" w:sz="0" w:space="0" w:color="auto"/>
        <w:left w:val="none" w:sz="0" w:space="0" w:color="auto"/>
        <w:bottom w:val="none" w:sz="0" w:space="0" w:color="auto"/>
        <w:right w:val="none" w:sz="0" w:space="0" w:color="auto"/>
      </w:divBdr>
    </w:div>
    <w:div w:id="1445735480">
      <w:marLeft w:val="480"/>
      <w:marRight w:val="0"/>
      <w:marTop w:val="0"/>
      <w:marBottom w:val="0"/>
      <w:divBdr>
        <w:top w:val="none" w:sz="0" w:space="0" w:color="auto"/>
        <w:left w:val="none" w:sz="0" w:space="0" w:color="auto"/>
        <w:bottom w:val="none" w:sz="0" w:space="0" w:color="auto"/>
        <w:right w:val="none" w:sz="0" w:space="0" w:color="auto"/>
      </w:divBdr>
    </w:div>
    <w:div w:id="1446196101">
      <w:marLeft w:val="480"/>
      <w:marRight w:val="0"/>
      <w:marTop w:val="0"/>
      <w:marBottom w:val="0"/>
      <w:divBdr>
        <w:top w:val="none" w:sz="0" w:space="0" w:color="auto"/>
        <w:left w:val="none" w:sz="0" w:space="0" w:color="auto"/>
        <w:bottom w:val="none" w:sz="0" w:space="0" w:color="auto"/>
        <w:right w:val="none" w:sz="0" w:space="0" w:color="auto"/>
      </w:divBdr>
    </w:div>
    <w:div w:id="1446852861">
      <w:marLeft w:val="480"/>
      <w:marRight w:val="0"/>
      <w:marTop w:val="0"/>
      <w:marBottom w:val="0"/>
      <w:divBdr>
        <w:top w:val="none" w:sz="0" w:space="0" w:color="auto"/>
        <w:left w:val="none" w:sz="0" w:space="0" w:color="auto"/>
        <w:bottom w:val="none" w:sz="0" w:space="0" w:color="auto"/>
        <w:right w:val="none" w:sz="0" w:space="0" w:color="auto"/>
      </w:divBdr>
    </w:div>
    <w:div w:id="1447386471">
      <w:marLeft w:val="480"/>
      <w:marRight w:val="0"/>
      <w:marTop w:val="0"/>
      <w:marBottom w:val="0"/>
      <w:divBdr>
        <w:top w:val="none" w:sz="0" w:space="0" w:color="auto"/>
        <w:left w:val="none" w:sz="0" w:space="0" w:color="auto"/>
        <w:bottom w:val="none" w:sz="0" w:space="0" w:color="auto"/>
        <w:right w:val="none" w:sz="0" w:space="0" w:color="auto"/>
      </w:divBdr>
    </w:div>
    <w:div w:id="1447845351">
      <w:marLeft w:val="480"/>
      <w:marRight w:val="0"/>
      <w:marTop w:val="0"/>
      <w:marBottom w:val="0"/>
      <w:divBdr>
        <w:top w:val="none" w:sz="0" w:space="0" w:color="auto"/>
        <w:left w:val="none" w:sz="0" w:space="0" w:color="auto"/>
        <w:bottom w:val="none" w:sz="0" w:space="0" w:color="auto"/>
        <w:right w:val="none" w:sz="0" w:space="0" w:color="auto"/>
      </w:divBdr>
    </w:div>
    <w:div w:id="1448309312">
      <w:marLeft w:val="480"/>
      <w:marRight w:val="0"/>
      <w:marTop w:val="0"/>
      <w:marBottom w:val="0"/>
      <w:divBdr>
        <w:top w:val="none" w:sz="0" w:space="0" w:color="auto"/>
        <w:left w:val="none" w:sz="0" w:space="0" w:color="auto"/>
        <w:bottom w:val="none" w:sz="0" w:space="0" w:color="auto"/>
        <w:right w:val="none" w:sz="0" w:space="0" w:color="auto"/>
      </w:divBdr>
    </w:div>
    <w:div w:id="1448352345">
      <w:marLeft w:val="480"/>
      <w:marRight w:val="0"/>
      <w:marTop w:val="0"/>
      <w:marBottom w:val="0"/>
      <w:divBdr>
        <w:top w:val="none" w:sz="0" w:space="0" w:color="auto"/>
        <w:left w:val="none" w:sz="0" w:space="0" w:color="auto"/>
        <w:bottom w:val="none" w:sz="0" w:space="0" w:color="auto"/>
        <w:right w:val="none" w:sz="0" w:space="0" w:color="auto"/>
      </w:divBdr>
    </w:div>
    <w:div w:id="1451168893">
      <w:marLeft w:val="480"/>
      <w:marRight w:val="0"/>
      <w:marTop w:val="0"/>
      <w:marBottom w:val="0"/>
      <w:divBdr>
        <w:top w:val="none" w:sz="0" w:space="0" w:color="auto"/>
        <w:left w:val="none" w:sz="0" w:space="0" w:color="auto"/>
        <w:bottom w:val="none" w:sz="0" w:space="0" w:color="auto"/>
        <w:right w:val="none" w:sz="0" w:space="0" w:color="auto"/>
      </w:divBdr>
    </w:div>
    <w:div w:id="1451240806">
      <w:marLeft w:val="480"/>
      <w:marRight w:val="0"/>
      <w:marTop w:val="0"/>
      <w:marBottom w:val="0"/>
      <w:divBdr>
        <w:top w:val="none" w:sz="0" w:space="0" w:color="auto"/>
        <w:left w:val="none" w:sz="0" w:space="0" w:color="auto"/>
        <w:bottom w:val="none" w:sz="0" w:space="0" w:color="auto"/>
        <w:right w:val="none" w:sz="0" w:space="0" w:color="auto"/>
      </w:divBdr>
    </w:div>
    <w:div w:id="1451897684">
      <w:marLeft w:val="480"/>
      <w:marRight w:val="0"/>
      <w:marTop w:val="0"/>
      <w:marBottom w:val="0"/>
      <w:divBdr>
        <w:top w:val="none" w:sz="0" w:space="0" w:color="auto"/>
        <w:left w:val="none" w:sz="0" w:space="0" w:color="auto"/>
        <w:bottom w:val="none" w:sz="0" w:space="0" w:color="auto"/>
        <w:right w:val="none" w:sz="0" w:space="0" w:color="auto"/>
      </w:divBdr>
    </w:div>
    <w:div w:id="1452506096">
      <w:marLeft w:val="480"/>
      <w:marRight w:val="0"/>
      <w:marTop w:val="0"/>
      <w:marBottom w:val="0"/>
      <w:divBdr>
        <w:top w:val="none" w:sz="0" w:space="0" w:color="auto"/>
        <w:left w:val="none" w:sz="0" w:space="0" w:color="auto"/>
        <w:bottom w:val="none" w:sz="0" w:space="0" w:color="auto"/>
        <w:right w:val="none" w:sz="0" w:space="0" w:color="auto"/>
      </w:divBdr>
    </w:div>
    <w:div w:id="1452895464">
      <w:marLeft w:val="480"/>
      <w:marRight w:val="0"/>
      <w:marTop w:val="0"/>
      <w:marBottom w:val="0"/>
      <w:divBdr>
        <w:top w:val="none" w:sz="0" w:space="0" w:color="auto"/>
        <w:left w:val="none" w:sz="0" w:space="0" w:color="auto"/>
        <w:bottom w:val="none" w:sz="0" w:space="0" w:color="auto"/>
        <w:right w:val="none" w:sz="0" w:space="0" w:color="auto"/>
      </w:divBdr>
    </w:div>
    <w:div w:id="1454134266">
      <w:marLeft w:val="480"/>
      <w:marRight w:val="0"/>
      <w:marTop w:val="0"/>
      <w:marBottom w:val="0"/>
      <w:divBdr>
        <w:top w:val="none" w:sz="0" w:space="0" w:color="auto"/>
        <w:left w:val="none" w:sz="0" w:space="0" w:color="auto"/>
        <w:bottom w:val="none" w:sz="0" w:space="0" w:color="auto"/>
        <w:right w:val="none" w:sz="0" w:space="0" w:color="auto"/>
      </w:divBdr>
    </w:div>
    <w:div w:id="1454399079">
      <w:marLeft w:val="480"/>
      <w:marRight w:val="0"/>
      <w:marTop w:val="0"/>
      <w:marBottom w:val="0"/>
      <w:divBdr>
        <w:top w:val="none" w:sz="0" w:space="0" w:color="auto"/>
        <w:left w:val="none" w:sz="0" w:space="0" w:color="auto"/>
        <w:bottom w:val="none" w:sz="0" w:space="0" w:color="auto"/>
        <w:right w:val="none" w:sz="0" w:space="0" w:color="auto"/>
      </w:divBdr>
    </w:div>
    <w:div w:id="1454443197">
      <w:marLeft w:val="480"/>
      <w:marRight w:val="0"/>
      <w:marTop w:val="0"/>
      <w:marBottom w:val="0"/>
      <w:divBdr>
        <w:top w:val="none" w:sz="0" w:space="0" w:color="auto"/>
        <w:left w:val="none" w:sz="0" w:space="0" w:color="auto"/>
        <w:bottom w:val="none" w:sz="0" w:space="0" w:color="auto"/>
        <w:right w:val="none" w:sz="0" w:space="0" w:color="auto"/>
      </w:divBdr>
    </w:div>
    <w:div w:id="1455711158">
      <w:marLeft w:val="480"/>
      <w:marRight w:val="0"/>
      <w:marTop w:val="0"/>
      <w:marBottom w:val="0"/>
      <w:divBdr>
        <w:top w:val="none" w:sz="0" w:space="0" w:color="auto"/>
        <w:left w:val="none" w:sz="0" w:space="0" w:color="auto"/>
        <w:bottom w:val="none" w:sz="0" w:space="0" w:color="auto"/>
        <w:right w:val="none" w:sz="0" w:space="0" w:color="auto"/>
      </w:divBdr>
    </w:div>
    <w:div w:id="1456559868">
      <w:marLeft w:val="480"/>
      <w:marRight w:val="0"/>
      <w:marTop w:val="0"/>
      <w:marBottom w:val="0"/>
      <w:divBdr>
        <w:top w:val="none" w:sz="0" w:space="0" w:color="auto"/>
        <w:left w:val="none" w:sz="0" w:space="0" w:color="auto"/>
        <w:bottom w:val="none" w:sz="0" w:space="0" w:color="auto"/>
        <w:right w:val="none" w:sz="0" w:space="0" w:color="auto"/>
      </w:divBdr>
    </w:div>
    <w:div w:id="1458140784">
      <w:marLeft w:val="480"/>
      <w:marRight w:val="0"/>
      <w:marTop w:val="0"/>
      <w:marBottom w:val="0"/>
      <w:divBdr>
        <w:top w:val="none" w:sz="0" w:space="0" w:color="auto"/>
        <w:left w:val="none" w:sz="0" w:space="0" w:color="auto"/>
        <w:bottom w:val="none" w:sz="0" w:space="0" w:color="auto"/>
        <w:right w:val="none" w:sz="0" w:space="0" w:color="auto"/>
      </w:divBdr>
    </w:div>
    <w:div w:id="1458373673">
      <w:marLeft w:val="480"/>
      <w:marRight w:val="0"/>
      <w:marTop w:val="0"/>
      <w:marBottom w:val="0"/>
      <w:divBdr>
        <w:top w:val="none" w:sz="0" w:space="0" w:color="auto"/>
        <w:left w:val="none" w:sz="0" w:space="0" w:color="auto"/>
        <w:bottom w:val="none" w:sz="0" w:space="0" w:color="auto"/>
        <w:right w:val="none" w:sz="0" w:space="0" w:color="auto"/>
      </w:divBdr>
    </w:div>
    <w:div w:id="1459570063">
      <w:marLeft w:val="480"/>
      <w:marRight w:val="0"/>
      <w:marTop w:val="0"/>
      <w:marBottom w:val="0"/>
      <w:divBdr>
        <w:top w:val="none" w:sz="0" w:space="0" w:color="auto"/>
        <w:left w:val="none" w:sz="0" w:space="0" w:color="auto"/>
        <w:bottom w:val="none" w:sz="0" w:space="0" w:color="auto"/>
        <w:right w:val="none" w:sz="0" w:space="0" w:color="auto"/>
      </w:divBdr>
    </w:div>
    <w:div w:id="1460493501">
      <w:marLeft w:val="480"/>
      <w:marRight w:val="0"/>
      <w:marTop w:val="0"/>
      <w:marBottom w:val="0"/>
      <w:divBdr>
        <w:top w:val="none" w:sz="0" w:space="0" w:color="auto"/>
        <w:left w:val="none" w:sz="0" w:space="0" w:color="auto"/>
        <w:bottom w:val="none" w:sz="0" w:space="0" w:color="auto"/>
        <w:right w:val="none" w:sz="0" w:space="0" w:color="auto"/>
      </w:divBdr>
    </w:div>
    <w:div w:id="1461459524">
      <w:marLeft w:val="480"/>
      <w:marRight w:val="0"/>
      <w:marTop w:val="0"/>
      <w:marBottom w:val="0"/>
      <w:divBdr>
        <w:top w:val="none" w:sz="0" w:space="0" w:color="auto"/>
        <w:left w:val="none" w:sz="0" w:space="0" w:color="auto"/>
        <w:bottom w:val="none" w:sz="0" w:space="0" w:color="auto"/>
        <w:right w:val="none" w:sz="0" w:space="0" w:color="auto"/>
      </w:divBdr>
    </w:div>
    <w:div w:id="1461847387">
      <w:marLeft w:val="480"/>
      <w:marRight w:val="0"/>
      <w:marTop w:val="0"/>
      <w:marBottom w:val="0"/>
      <w:divBdr>
        <w:top w:val="none" w:sz="0" w:space="0" w:color="auto"/>
        <w:left w:val="none" w:sz="0" w:space="0" w:color="auto"/>
        <w:bottom w:val="none" w:sz="0" w:space="0" w:color="auto"/>
        <w:right w:val="none" w:sz="0" w:space="0" w:color="auto"/>
      </w:divBdr>
    </w:div>
    <w:div w:id="1462260642">
      <w:marLeft w:val="480"/>
      <w:marRight w:val="0"/>
      <w:marTop w:val="0"/>
      <w:marBottom w:val="0"/>
      <w:divBdr>
        <w:top w:val="none" w:sz="0" w:space="0" w:color="auto"/>
        <w:left w:val="none" w:sz="0" w:space="0" w:color="auto"/>
        <w:bottom w:val="none" w:sz="0" w:space="0" w:color="auto"/>
        <w:right w:val="none" w:sz="0" w:space="0" w:color="auto"/>
      </w:divBdr>
    </w:div>
    <w:div w:id="1463160231">
      <w:marLeft w:val="480"/>
      <w:marRight w:val="0"/>
      <w:marTop w:val="0"/>
      <w:marBottom w:val="0"/>
      <w:divBdr>
        <w:top w:val="none" w:sz="0" w:space="0" w:color="auto"/>
        <w:left w:val="none" w:sz="0" w:space="0" w:color="auto"/>
        <w:bottom w:val="none" w:sz="0" w:space="0" w:color="auto"/>
        <w:right w:val="none" w:sz="0" w:space="0" w:color="auto"/>
      </w:divBdr>
    </w:div>
    <w:div w:id="1463380461">
      <w:marLeft w:val="480"/>
      <w:marRight w:val="0"/>
      <w:marTop w:val="0"/>
      <w:marBottom w:val="0"/>
      <w:divBdr>
        <w:top w:val="none" w:sz="0" w:space="0" w:color="auto"/>
        <w:left w:val="none" w:sz="0" w:space="0" w:color="auto"/>
        <w:bottom w:val="none" w:sz="0" w:space="0" w:color="auto"/>
        <w:right w:val="none" w:sz="0" w:space="0" w:color="auto"/>
      </w:divBdr>
    </w:div>
    <w:div w:id="1463696827">
      <w:marLeft w:val="480"/>
      <w:marRight w:val="0"/>
      <w:marTop w:val="0"/>
      <w:marBottom w:val="0"/>
      <w:divBdr>
        <w:top w:val="none" w:sz="0" w:space="0" w:color="auto"/>
        <w:left w:val="none" w:sz="0" w:space="0" w:color="auto"/>
        <w:bottom w:val="none" w:sz="0" w:space="0" w:color="auto"/>
        <w:right w:val="none" w:sz="0" w:space="0" w:color="auto"/>
      </w:divBdr>
    </w:div>
    <w:div w:id="1464159160">
      <w:marLeft w:val="480"/>
      <w:marRight w:val="0"/>
      <w:marTop w:val="0"/>
      <w:marBottom w:val="0"/>
      <w:divBdr>
        <w:top w:val="none" w:sz="0" w:space="0" w:color="auto"/>
        <w:left w:val="none" w:sz="0" w:space="0" w:color="auto"/>
        <w:bottom w:val="none" w:sz="0" w:space="0" w:color="auto"/>
        <w:right w:val="none" w:sz="0" w:space="0" w:color="auto"/>
      </w:divBdr>
    </w:div>
    <w:div w:id="1464616368">
      <w:marLeft w:val="480"/>
      <w:marRight w:val="0"/>
      <w:marTop w:val="0"/>
      <w:marBottom w:val="0"/>
      <w:divBdr>
        <w:top w:val="none" w:sz="0" w:space="0" w:color="auto"/>
        <w:left w:val="none" w:sz="0" w:space="0" w:color="auto"/>
        <w:bottom w:val="none" w:sz="0" w:space="0" w:color="auto"/>
        <w:right w:val="none" w:sz="0" w:space="0" w:color="auto"/>
      </w:divBdr>
    </w:div>
    <w:div w:id="1467043213">
      <w:marLeft w:val="480"/>
      <w:marRight w:val="0"/>
      <w:marTop w:val="0"/>
      <w:marBottom w:val="0"/>
      <w:divBdr>
        <w:top w:val="none" w:sz="0" w:space="0" w:color="auto"/>
        <w:left w:val="none" w:sz="0" w:space="0" w:color="auto"/>
        <w:bottom w:val="none" w:sz="0" w:space="0" w:color="auto"/>
        <w:right w:val="none" w:sz="0" w:space="0" w:color="auto"/>
      </w:divBdr>
    </w:div>
    <w:div w:id="1467818235">
      <w:marLeft w:val="480"/>
      <w:marRight w:val="0"/>
      <w:marTop w:val="0"/>
      <w:marBottom w:val="0"/>
      <w:divBdr>
        <w:top w:val="none" w:sz="0" w:space="0" w:color="auto"/>
        <w:left w:val="none" w:sz="0" w:space="0" w:color="auto"/>
        <w:bottom w:val="none" w:sz="0" w:space="0" w:color="auto"/>
        <w:right w:val="none" w:sz="0" w:space="0" w:color="auto"/>
      </w:divBdr>
    </w:div>
    <w:div w:id="1468162418">
      <w:marLeft w:val="480"/>
      <w:marRight w:val="0"/>
      <w:marTop w:val="0"/>
      <w:marBottom w:val="0"/>
      <w:divBdr>
        <w:top w:val="none" w:sz="0" w:space="0" w:color="auto"/>
        <w:left w:val="none" w:sz="0" w:space="0" w:color="auto"/>
        <w:bottom w:val="none" w:sz="0" w:space="0" w:color="auto"/>
        <w:right w:val="none" w:sz="0" w:space="0" w:color="auto"/>
      </w:divBdr>
    </w:div>
    <w:div w:id="1470322423">
      <w:marLeft w:val="480"/>
      <w:marRight w:val="0"/>
      <w:marTop w:val="0"/>
      <w:marBottom w:val="0"/>
      <w:divBdr>
        <w:top w:val="none" w:sz="0" w:space="0" w:color="auto"/>
        <w:left w:val="none" w:sz="0" w:space="0" w:color="auto"/>
        <w:bottom w:val="none" w:sz="0" w:space="0" w:color="auto"/>
        <w:right w:val="none" w:sz="0" w:space="0" w:color="auto"/>
      </w:divBdr>
    </w:div>
    <w:div w:id="1470635713">
      <w:marLeft w:val="480"/>
      <w:marRight w:val="0"/>
      <w:marTop w:val="0"/>
      <w:marBottom w:val="0"/>
      <w:divBdr>
        <w:top w:val="none" w:sz="0" w:space="0" w:color="auto"/>
        <w:left w:val="none" w:sz="0" w:space="0" w:color="auto"/>
        <w:bottom w:val="none" w:sz="0" w:space="0" w:color="auto"/>
        <w:right w:val="none" w:sz="0" w:space="0" w:color="auto"/>
      </w:divBdr>
    </w:div>
    <w:div w:id="1471752191">
      <w:marLeft w:val="480"/>
      <w:marRight w:val="0"/>
      <w:marTop w:val="0"/>
      <w:marBottom w:val="0"/>
      <w:divBdr>
        <w:top w:val="none" w:sz="0" w:space="0" w:color="auto"/>
        <w:left w:val="none" w:sz="0" w:space="0" w:color="auto"/>
        <w:bottom w:val="none" w:sz="0" w:space="0" w:color="auto"/>
        <w:right w:val="none" w:sz="0" w:space="0" w:color="auto"/>
      </w:divBdr>
    </w:div>
    <w:div w:id="1472482923">
      <w:marLeft w:val="480"/>
      <w:marRight w:val="0"/>
      <w:marTop w:val="0"/>
      <w:marBottom w:val="0"/>
      <w:divBdr>
        <w:top w:val="none" w:sz="0" w:space="0" w:color="auto"/>
        <w:left w:val="none" w:sz="0" w:space="0" w:color="auto"/>
        <w:bottom w:val="none" w:sz="0" w:space="0" w:color="auto"/>
        <w:right w:val="none" w:sz="0" w:space="0" w:color="auto"/>
      </w:divBdr>
    </w:div>
    <w:div w:id="1473400986">
      <w:marLeft w:val="480"/>
      <w:marRight w:val="0"/>
      <w:marTop w:val="0"/>
      <w:marBottom w:val="0"/>
      <w:divBdr>
        <w:top w:val="none" w:sz="0" w:space="0" w:color="auto"/>
        <w:left w:val="none" w:sz="0" w:space="0" w:color="auto"/>
        <w:bottom w:val="none" w:sz="0" w:space="0" w:color="auto"/>
        <w:right w:val="none" w:sz="0" w:space="0" w:color="auto"/>
      </w:divBdr>
    </w:div>
    <w:div w:id="1474638559">
      <w:marLeft w:val="480"/>
      <w:marRight w:val="0"/>
      <w:marTop w:val="0"/>
      <w:marBottom w:val="0"/>
      <w:divBdr>
        <w:top w:val="none" w:sz="0" w:space="0" w:color="auto"/>
        <w:left w:val="none" w:sz="0" w:space="0" w:color="auto"/>
        <w:bottom w:val="none" w:sz="0" w:space="0" w:color="auto"/>
        <w:right w:val="none" w:sz="0" w:space="0" w:color="auto"/>
      </w:divBdr>
    </w:div>
    <w:div w:id="1474639434">
      <w:marLeft w:val="480"/>
      <w:marRight w:val="0"/>
      <w:marTop w:val="0"/>
      <w:marBottom w:val="0"/>
      <w:divBdr>
        <w:top w:val="none" w:sz="0" w:space="0" w:color="auto"/>
        <w:left w:val="none" w:sz="0" w:space="0" w:color="auto"/>
        <w:bottom w:val="none" w:sz="0" w:space="0" w:color="auto"/>
        <w:right w:val="none" w:sz="0" w:space="0" w:color="auto"/>
      </w:divBdr>
    </w:div>
    <w:div w:id="1475878064">
      <w:marLeft w:val="480"/>
      <w:marRight w:val="0"/>
      <w:marTop w:val="0"/>
      <w:marBottom w:val="0"/>
      <w:divBdr>
        <w:top w:val="none" w:sz="0" w:space="0" w:color="auto"/>
        <w:left w:val="none" w:sz="0" w:space="0" w:color="auto"/>
        <w:bottom w:val="none" w:sz="0" w:space="0" w:color="auto"/>
        <w:right w:val="none" w:sz="0" w:space="0" w:color="auto"/>
      </w:divBdr>
    </w:div>
    <w:div w:id="1476140135">
      <w:marLeft w:val="480"/>
      <w:marRight w:val="0"/>
      <w:marTop w:val="0"/>
      <w:marBottom w:val="0"/>
      <w:divBdr>
        <w:top w:val="none" w:sz="0" w:space="0" w:color="auto"/>
        <w:left w:val="none" w:sz="0" w:space="0" w:color="auto"/>
        <w:bottom w:val="none" w:sz="0" w:space="0" w:color="auto"/>
        <w:right w:val="none" w:sz="0" w:space="0" w:color="auto"/>
      </w:divBdr>
    </w:div>
    <w:div w:id="1476216160">
      <w:marLeft w:val="480"/>
      <w:marRight w:val="0"/>
      <w:marTop w:val="0"/>
      <w:marBottom w:val="0"/>
      <w:divBdr>
        <w:top w:val="none" w:sz="0" w:space="0" w:color="auto"/>
        <w:left w:val="none" w:sz="0" w:space="0" w:color="auto"/>
        <w:bottom w:val="none" w:sz="0" w:space="0" w:color="auto"/>
        <w:right w:val="none" w:sz="0" w:space="0" w:color="auto"/>
      </w:divBdr>
    </w:div>
    <w:div w:id="1477145235">
      <w:marLeft w:val="480"/>
      <w:marRight w:val="0"/>
      <w:marTop w:val="0"/>
      <w:marBottom w:val="0"/>
      <w:divBdr>
        <w:top w:val="none" w:sz="0" w:space="0" w:color="auto"/>
        <w:left w:val="none" w:sz="0" w:space="0" w:color="auto"/>
        <w:bottom w:val="none" w:sz="0" w:space="0" w:color="auto"/>
        <w:right w:val="none" w:sz="0" w:space="0" w:color="auto"/>
      </w:divBdr>
    </w:div>
    <w:div w:id="1480078395">
      <w:marLeft w:val="480"/>
      <w:marRight w:val="0"/>
      <w:marTop w:val="0"/>
      <w:marBottom w:val="0"/>
      <w:divBdr>
        <w:top w:val="none" w:sz="0" w:space="0" w:color="auto"/>
        <w:left w:val="none" w:sz="0" w:space="0" w:color="auto"/>
        <w:bottom w:val="none" w:sz="0" w:space="0" w:color="auto"/>
        <w:right w:val="none" w:sz="0" w:space="0" w:color="auto"/>
      </w:divBdr>
    </w:div>
    <w:div w:id="1482194726">
      <w:marLeft w:val="480"/>
      <w:marRight w:val="0"/>
      <w:marTop w:val="0"/>
      <w:marBottom w:val="0"/>
      <w:divBdr>
        <w:top w:val="none" w:sz="0" w:space="0" w:color="auto"/>
        <w:left w:val="none" w:sz="0" w:space="0" w:color="auto"/>
        <w:bottom w:val="none" w:sz="0" w:space="0" w:color="auto"/>
        <w:right w:val="none" w:sz="0" w:space="0" w:color="auto"/>
      </w:divBdr>
    </w:div>
    <w:div w:id="1483502321">
      <w:marLeft w:val="480"/>
      <w:marRight w:val="0"/>
      <w:marTop w:val="0"/>
      <w:marBottom w:val="0"/>
      <w:divBdr>
        <w:top w:val="none" w:sz="0" w:space="0" w:color="auto"/>
        <w:left w:val="none" w:sz="0" w:space="0" w:color="auto"/>
        <w:bottom w:val="none" w:sz="0" w:space="0" w:color="auto"/>
        <w:right w:val="none" w:sz="0" w:space="0" w:color="auto"/>
      </w:divBdr>
    </w:div>
    <w:div w:id="1483541643">
      <w:marLeft w:val="480"/>
      <w:marRight w:val="0"/>
      <w:marTop w:val="0"/>
      <w:marBottom w:val="0"/>
      <w:divBdr>
        <w:top w:val="none" w:sz="0" w:space="0" w:color="auto"/>
        <w:left w:val="none" w:sz="0" w:space="0" w:color="auto"/>
        <w:bottom w:val="none" w:sz="0" w:space="0" w:color="auto"/>
        <w:right w:val="none" w:sz="0" w:space="0" w:color="auto"/>
      </w:divBdr>
    </w:div>
    <w:div w:id="1483542349">
      <w:marLeft w:val="480"/>
      <w:marRight w:val="0"/>
      <w:marTop w:val="0"/>
      <w:marBottom w:val="0"/>
      <w:divBdr>
        <w:top w:val="none" w:sz="0" w:space="0" w:color="auto"/>
        <w:left w:val="none" w:sz="0" w:space="0" w:color="auto"/>
        <w:bottom w:val="none" w:sz="0" w:space="0" w:color="auto"/>
        <w:right w:val="none" w:sz="0" w:space="0" w:color="auto"/>
      </w:divBdr>
    </w:div>
    <w:div w:id="1483809569">
      <w:marLeft w:val="480"/>
      <w:marRight w:val="0"/>
      <w:marTop w:val="0"/>
      <w:marBottom w:val="0"/>
      <w:divBdr>
        <w:top w:val="none" w:sz="0" w:space="0" w:color="auto"/>
        <w:left w:val="none" w:sz="0" w:space="0" w:color="auto"/>
        <w:bottom w:val="none" w:sz="0" w:space="0" w:color="auto"/>
        <w:right w:val="none" w:sz="0" w:space="0" w:color="auto"/>
      </w:divBdr>
    </w:div>
    <w:div w:id="1484467877">
      <w:marLeft w:val="480"/>
      <w:marRight w:val="0"/>
      <w:marTop w:val="0"/>
      <w:marBottom w:val="0"/>
      <w:divBdr>
        <w:top w:val="none" w:sz="0" w:space="0" w:color="auto"/>
        <w:left w:val="none" w:sz="0" w:space="0" w:color="auto"/>
        <w:bottom w:val="none" w:sz="0" w:space="0" w:color="auto"/>
        <w:right w:val="none" w:sz="0" w:space="0" w:color="auto"/>
      </w:divBdr>
    </w:div>
    <w:div w:id="1488088976">
      <w:marLeft w:val="480"/>
      <w:marRight w:val="0"/>
      <w:marTop w:val="0"/>
      <w:marBottom w:val="0"/>
      <w:divBdr>
        <w:top w:val="none" w:sz="0" w:space="0" w:color="auto"/>
        <w:left w:val="none" w:sz="0" w:space="0" w:color="auto"/>
        <w:bottom w:val="none" w:sz="0" w:space="0" w:color="auto"/>
        <w:right w:val="none" w:sz="0" w:space="0" w:color="auto"/>
      </w:divBdr>
    </w:div>
    <w:div w:id="1488863502">
      <w:marLeft w:val="480"/>
      <w:marRight w:val="0"/>
      <w:marTop w:val="0"/>
      <w:marBottom w:val="0"/>
      <w:divBdr>
        <w:top w:val="none" w:sz="0" w:space="0" w:color="auto"/>
        <w:left w:val="none" w:sz="0" w:space="0" w:color="auto"/>
        <w:bottom w:val="none" w:sz="0" w:space="0" w:color="auto"/>
        <w:right w:val="none" w:sz="0" w:space="0" w:color="auto"/>
      </w:divBdr>
    </w:div>
    <w:div w:id="1489593316">
      <w:marLeft w:val="480"/>
      <w:marRight w:val="0"/>
      <w:marTop w:val="0"/>
      <w:marBottom w:val="0"/>
      <w:divBdr>
        <w:top w:val="none" w:sz="0" w:space="0" w:color="auto"/>
        <w:left w:val="none" w:sz="0" w:space="0" w:color="auto"/>
        <w:bottom w:val="none" w:sz="0" w:space="0" w:color="auto"/>
        <w:right w:val="none" w:sz="0" w:space="0" w:color="auto"/>
      </w:divBdr>
    </w:div>
    <w:div w:id="1491601505">
      <w:marLeft w:val="480"/>
      <w:marRight w:val="0"/>
      <w:marTop w:val="0"/>
      <w:marBottom w:val="0"/>
      <w:divBdr>
        <w:top w:val="none" w:sz="0" w:space="0" w:color="auto"/>
        <w:left w:val="none" w:sz="0" w:space="0" w:color="auto"/>
        <w:bottom w:val="none" w:sz="0" w:space="0" w:color="auto"/>
        <w:right w:val="none" w:sz="0" w:space="0" w:color="auto"/>
      </w:divBdr>
    </w:div>
    <w:div w:id="1492871889">
      <w:marLeft w:val="480"/>
      <w:marRight w:val="0"/>
      <w:marTop w:val="0"/>
      <w:marBottom w:val="0"/>
      <w:divBdr>
        <w:top w:val="none" w:sz="0" w:space="0" w:color="auto"/>
        <w:left w:val="none" w:sz="0" w:space="0" w:color="auto"/>
        <w:bottom w:val="none" w:sz="0" w:space="0" w:color="auto"/>
        <w:right w:val="none" w:sz="0" w:space="0" w:color="auto"/>
      </w:divBdr>
    </w:div>
    <w:div w:id="1494175593">
      <w:marLeft w:val="480"/>
      <w:marRight w:val="0"/>
      <w:marTop w:val="0"/>
      <w:marBottom w:val="0"/>
      <w:divBdr>
        <w:top w:val="none" w:sz="0" w:space="0" w:color="auto"/>
        <w:left w:val="none" w:sz="0" w:space="0" w:color="auto"/>
        <w:bottom w:val="none" w:sz="0" w:space="0" w:color="auto"/>
        <w:right w:val="none" w:sz="0" w:space="0" w:color="auto"/>
      </w:divBdr>
    </w:div>
    <w:div w:id="1495799340">
      <w:marLeft w:val="480"/>
      <w:marRight w:val="0"/>
      <w:marTop w:val="0"/>
      <w:marBottom w:val="0"/>
      <w:divBdr>
        <w:top w:val="none" w:sz="0" w:space="0" w:color="auto"/>
        <w:left w:val="none" w:sz="0" w:space="0" w:color="auto"/>
        <w:bottom w:val="none" w:sz="0" w:space="0" w:color="auto"/>
        <w:right w:val="none" w:sz="0" w:space="0" w:color="auto"/>
      </w:divBdr>
    </w:div>
    <w:div w:id="1496145572">
      <w:marLeft w:val="480"/>
      <w:marRight w:val="0"/>
      <w:marTop w:val="0"/>
      <w:marBottom w:val="0"/>
      <w:divBdr>
        <w:top w:val="none" w:sz="0" w:space="0" w:color="auto"/>
        <w:left w:val="none" w:sz="0" w:space="0" w:color="auto"/>
        <w:bottom w:val="none" w:sz="0" w:space="0" w:color="auto"/>
        <w:right w:val="none" w:sz="0" w:space="0" w:color="auto"/>
      </w:divBdr>
    </w:div>
    <w:div w:id="1498037703">
      <w:marLeft w:val="480"/>
      <w:marRight w:val="0"/>
      <w:marTop w:val="0"/>
      <w:marBottom w:val="0"/>
      <w:divBdr>
        <w:top w:val="none" w:sz="0" w:space="0" w:color="auto"/>
        <w:left w:val="none" w:sz="0" w:space="0" w:color="auto"/>
        <w:bottom w:val="none" w:sz="0" w:space="0" w:color="auto"/>
        <w:right w:val="none" w:sz="0" w:space="0" w:color="auto"/>
      </w:divBdr>
    </w:div>
    <w:div w:id="1498494749">
      <w:marLeft w:val="480"/>
      <w:marRight w:val="0"/>
      <w:marTop w:val="0"/>
      <w:marBottom w:val="0"/>
      <w:divBdr>
        <w:top w:val="none" w:sz="0" w:space="0" w:color="auto"/>
        <w:left w:val="none" w:sz="0" w:space="0" w:color="auto"/>
        <w:bottom w:val="none" w:sz="0" w:space="0" w:color="auto"/>
        <w:right w:val="none" w:sz="0" w:space="0" w:color="auto"/>
      </w:divBdr>
    </w:div>
    <w:div w:id="1498808327">
      <w:marLeft w:val="480"/>
      <w:marRight w:val="0"/>
      <w:marTop w:val="0"/>
      <w:marBottom w:val="0"/>
      <w:divBdr>
        <w:top w:val="none" w:sz="0" w:space="0" w:color="auto"/>
        <w:left w:val="none" w:sz="0" w:space="0" w:color="auto"/>
        <w:bottom w:val="none" w:sz="0" w:space="0" w:color="auto"/>
        <w:right w:val="none" w:sz="0" w:space="0" w:color="auto"/>
      </w:divBdr>
    </w:div>
    <w:div w:id="1499661839">
      <w:marLeft w:val="480"/>
      <w:marRight w:val="0"/>
      <w:marTop w:val="0"/>
      <w:marBottom w:val="0"/>
      <w:divBdr>
        <w:top w:val="none" w:sz="0" w:space="0" w:color="auto"/>
        <w:left w:val="none" w:sz="0" w:space="0" w:color="auto"/>
        <w:bottom w:val="none" w:sz="0" w:space="0" w:color="auto"/>
        <w:right w:val="none" w:sz="0" w:space="0" w:color="auto"/>
      </w:divBdr>
    </w:div>
    <w:div w:id="1502966899">
      <w:marLeft w:val="480"/>
      <w:marRight w:val="0"/>
      <w:marTop w:val="0"/>
      <w:marBottom w:val="0"/>
      <w:divBdr>
        <w:top w:val="none" w:sz="0" w:space="0" w:color="auto"/>
        <w:left w:val="none" w:sz="0" w:space="0" w:color="auto"/>
        <w:bottom w:val="none" w:sz="0" w:space="0" w:color="auto"/>
        <w:right w:val="none" w:sz="0" w:space="0" w:color="auto"/>
      </w:divBdr>
    </w:div>
    <w:div w:id="1503207006">
      <w:marLeft w:val="480"/>
      <w:marRight w:val="0"/>
      <w:marTop w:val="0"/>
      <w:marBottom w:val="0"/>
      <w:divBdr>
        <w:top w:val="none" w:sz="0" w:space="0" w:color="auto"/>
        <w:left w:val="none" w:sz="0" w:space="0" w:color="auto"/>
        <w:bottom w:val="none" w:sz="0" w:space="0" w:color="auto"/>
        <w:right w:val="none" w:sz="0" w:space="0" w:color="auto"/>
      </w:divBdr>
    </w:div>
    <w:div w:id="1505320710">
      <w:marLeft w:val="480"/>
      <w:marRight w:val="0"/>
      <w:marTop w:val="0"/>
      <w:marBottom w:val="0"/>
      <w:divBdr>
        <w:top w:val="none" w:sz="0" w:space="0" w:color="auto"/>
        <w:left w:val="none" w:sz="0" w:space="0" w:color="auto"/>
        <w:bottom w:val="none" w:sz="0" w:space="0" w:color="auto"/>
        <w:right w:val="none" w:sz="0" w:space="0" w:color="auto"/>
      </w:divBdr>
    </w:div>
    <w:div w:id="1507019061">
      <w:marLeft w:val="480"/>
      <w:marRight w:val="0"/>
      <w:marTop w:val="0"/>
      <w:marBottom w:val="0"/>
      <w:divBdr>
        <w:top w:val="none" w:sz="0" w:space="0" w:color="auto"/>
        <w:left w:val="none" w:sz="0" w:space="0" w:color="auto"/>
        <w:bottom w:val="none" w:sz="0" w:space="0" w:color="auto"/>
        <w:right w:val="none" w:sz="0" w:space="0" w:color="auto"/>
      </w:divBdr>
    </w:div>
    <w:div w:id="1507286576">
      <w:marLeft w:val="480"/>
      <w:marRight w:val="0"/>
      <w:marTop w:val="0"/>
      <w:marBottom w:val="0"/>
      <w:divBdr>
        <w:top w:val="none" w:sz="0" w:space="0" w:color="auto"/>
        <w:left w:val="none" w:sz="0" w:space="0" w:color="auto"/>
        <w:bottom w:val="none" w:sz="0" w:space="0" w:color="auto"/>
        <w:right w:val="none" w:sz="0" w:space="0" w:color="auto"/>
      </w:divBdr>
    </w:div>
    <w:div w:id="1507400361">
      <w:marLeft w:val="480"/>
      <w:marRight w:val="0"/>
      <w:marTop w:val="0"/>
      <w:marBottom w:val="0"/>
      <w:divBdr>
        <w:top w:val="none" w:sz="0" w:space="0" w:color="auto"/>
        <w:left w:val="none" w:sz="0" w:space="0" w:color="auto"/>
        <w:bottom w:val="none" w:sz="0" w:space="0" w:color="auto"/>
        <w:right w:val="none" w:sz="0" w:space="0" w:color="auto"/>
      </w:divBdr>
    </w:div>
    <w:div w:id="1507666716">
      <w:marLeft w:val="480"/>
      <w:marRight w:val="0"/>
      <w:marTop w:val="0"/>
      <w:marBottom w:val="0"/>
      <w:divBdr>
        <w:top w:val="none" w:sz="0" w:space="0" w:color="auto"/>
        <w:left w:val="none" w:sz="0" w:space="0" w:color="auto"/>
        <w:bottom w:val="none" w:sz="0" w:space="0" w:color="auto"/>
        <w:right w:val="none" w:sz="0" w:space="0" w:color="auto"/>
      </w:divBdr>
    </w:div>
    <w:div w:id="1508398754">
      <w:marLeft w:val="480"/>
      <w:marRight w:val="0"/>
      <w:marTop w:val="0"/>
      <w:marBottom w:val="0"/>
      <w:divBdr>
        <w:top w:val="none" w:sz="0" w:space="0" w:color="auto"/>
        <w:left w:val="none" w:sz="0" w:space="0" w:color="auto"/>
        <w:bottom w:val="none" w:sz="0" w:space="0" w:color="auto"/>
        <w:right w:val="none" w:sz="0" w:space="0" w:color="auto"/>
      </w:divBdr>
    </w:div>
    <w:div w:id="1509371427">
      <w:marLeft w:val="480"/>
      <w:marRight w:val="0"/>
      <w:marTop w:val="0"/>
      <w:marBottom w:val="0"/>
      <w:divBdr>
        <w:top w:val="none" w:sz="0" w:space="0" w:color="auto"/>
        <w:left w:val="none" w:sz="0" w:space="0" w:color="auto"/>
        <w:bottom w:val="none" w:sz="0" w:space="0" w:color="auto"/>
        <w:right w:val="none" w:sz="0" w:space="0" w:color="auto"/>
      </w:divBdr>
    </w:div>
    <w:div w:id="1510874268">
      <w:marLeft w:val="480"/>
      <w:marRight w:val="0"/>
      <w:marTop w:val="0"/>
      <w:marBottom w:val="0"/>
      <w:divBdr>
        <w:top w:val="none" w:sz="0" w:space="0" w:color="auto"/>
        <w:left w:val="none" w:sz="0" w:space="0" w:color="auto"/>
        <w:bottom w:val="none" w:sz="0" w:space="0" w:color="auto"/>
        <w:right w:val="none" w:sz="0" w:space="0" w:color="auto"/>
      </w:divBdr>
    </w:div>
    <w:div w:id="1511604922">
      <w:marLeft w:val="480"/>
      <w:marRight w:val="0"/>
      <w:marTop w:val="0"/>
      <w:marBottom w:val="0"/>
      <w:divBdr>
        <w:top w:val="none" w:sz="0" w:space="0" w:color="auto"/>
        <w:left w:val="none" w:sz="0" w:space="0" w:color="auto"/>
        <w:bottom w:val="none" w:sz="0" w:space="0" w:color="auto"/>
        <w:right w:val="none" w:sz="0" w:space="0" w:color="auto"/>
      </w:divBdr>
    </w:div>
    <w:div w:id="1512374843">
      <w:marLeft w:val="480"/>
      <w:marRight w:val="0"/>
      <w:marTop w:val="0"/>
      <w:marBottom w:val="0"/>
      <w:divBdr>
        <w:top w:val="none" w:sz="0" w:space="0" w:color="auto"/>
        <w:left w:val="none" w:sz="0" w:space="0" w:color="auto"/>
        <w:bottom w:val="none" w:sz="0" w:space="0" w:color="auto"/>
        <w:right w:val="none" w:sz="0" w:space="0" w:color="auto"/>
      </w:divBdr>
    </w:div>
    <w:div w:id="1512530845">
      <w:marLeft w:val="480"/>
      <w:marRight w:val="0"/>
      <w:marTop w:val="0"/>
      <w:marBottom w:val="0"/>
      <w:divBdr>
        <w:top w:val="none" w:sz="0" w:space="0" w:color="auto"/>
        <w:left w:val="none" w:sz="0" w:space="0" w:color="auto"/>
        <w:bottom w:val="none" w:sz="0" w:space="0" w:color="auto"/>
        <w:right w:val="none" w:sz="0" w:space="0" w:color="auto"/>
      </w:divBdr>
    </w:div>
    <w:div w:id="1516533933">
      <w:marLeft w:val="480"/>
      <w:marRight w:val="0"/>
      <w:marTop w:val="0"/>
      <w:marBottom w:val="0"/>
      <w:divBdr>
        <w:top w:val="none" w:sz="0" w:space="0" w:color="auto"/>
        <w:left w:val="none" w:sz="0" w:space="0" w:color="auto"/>
        <w:bottom w:val="none" w:sz="0" w:space="0" w:color="auto"/>
        <w:right w:val="none" w:sz="0" w:space="0" w:color="auto"/>
      </w:divBdr>
    </w:div>
    <w:div w:id="1518617690">
      <w:marLeft w:val="480"/>
      <w:marRight w:val="0"/>
      <w:marTop w:val="0"/>
      <w:marBottom w:val="0"/>
      <w:divBdr>
        <w:top w:val="none" w:sz="0" w:space="0" w:color="auto"/>
        <w:left w:val="none" w:sz="0" w:space="0" w:color="auto"/>
        <w:bottom w:val="none" w:sz="0" w:space="0" w:color="auto"/>
        <w:right w:val="none" w:sz="0" w:space="0" w:color="auto"/>
      </w:divBdr>
    </w:div>
    <w:div w:id="1518620542">
      <w:marLeft w:val="480"/>
      <w:marRight w:val="0"/>
      <w:marTop w:val="0"/>
      <w:marBottom w:val="0"/>
      <w:divBdr>
        <w:top w:val="none" w:sz="0" w:space="0" w:color="auto"/>
        <w:left w:val="none" w:sz="0" w:space="0" w:color="auto"/>
        <w:bottom w:val="none" w:sz="0" w:space="0" w:color="auto"/>
        <w:right w:val="none" w:sz="0" w:space="0" w:color="auto"/>
      </w:divBdr>
    </w:div>
    <w:div w:id="1518884372">
      <w:marLeft w:val="480"/>
      <w:marRight w:val="0"/>
      <w:marTop w:val="0"/>
      <w:marBottom w:val="0"/>
      <w:divBdr>
        <w:top w:val="none" w:sz="0" w:space="0" w:color="auto"/>
        <w:left w:val="none" w:sz="0" w:space="0" w:color="auto"/>
        <w:bottom w:val="none" w:sz="0" w:space="0" w:color="auto"/>
        <w:right w:val="none" w:sz="0" w:space="0" w:color="auto"/>
      </w:divBdr>
    </w:div>
    <w:div w:id="1519583830">
      <w:marLeft w:val="480"/>
      <w:marRight w:val="0"/>
      <w:marTop w:val="0"/>
      <w:marBottom w:val="0"/>
      <w:divBdr>
        <w:top w:val="none" w:sz="0" w:space="0" w:color="auto"/>
        <w:left w:val="none" w:sz="0" w:space="0" w:color="auto"/>
        <w:bottom w:val="none" w:sz="0" w:space="0" w:color="auto"/>
        <w:right w:val="none" w:sz="0" w:space="0" w:color="auto"/>
      </w:divBdr>
    </w:div>
    <w:div w:id="1520045314">
      <w:marLeft w:val="480"/>
      <w:marRight w:val="0"/>
      <w:marTop w:val="0"/>
      <w:marBottom w:val="0"/>
      <w:divBdr>
        <w:top w:val="none" w:sz="0" w:space="0" w:color="auto"/>
        <w:left w:val="none" w:sz="0" w:space="0" w:color="auto"/>
        <w:bottom w:val="none" w:sz="0" w:space="0" w:color="auto"/>
        <w:right w:val="none" w:sz="0" w:space="0" w:color="auto"/>
      </w:divBdr>
    </w:div>
    <w:div w:id="1521040878">
      <w:marLeft w:val="480"/>
      <w:marRight w:val="0"/>
      <w:marTop w:val="0"/>
      <w:marBottom w:val="0"/>
      <w:divBdr>
        <w:top w:val="none" w:sz="0" w:space="0" w:color="auto"/>
        <w:left w:val="none" w:sz="0" w:space="0" w:color="auto"/>
        <w:bottom w:val="none" w:sz="0" w:space="0" w:color="auto"/>
        <w:right w:val="none" w:sz="0" w:space="0" w:color="auto"/>
      </w:divBdr>
    </w:div>
    <w:div w:id="1521508114">
      <w:marLeft w:val="480"/>
      <w:marRight w:val="0"/>
      <w:marTop w:val="0"/>
      <w:marBottom w:val="0"/>
      <w:divBdr>
        <w:top w:val="none" w:sz="0" w:space="0" w:color="auto"/>
        <w:left w:val="none" w:sz="0" w:space="0" w:color="auto"/>
        <w:bottom w:val="none" w:sz="0" w:space="0" w:color="auto"/>
        <w:right w:val="none" w:sz="0" w:space="0" w:color="auto"/>
      </w:divBdr>
    </w:div>
    <w:div w:id="1522552723">
      <w:marLeft w:val="480"/>
      <w:marRight w:val="0"/>
      <w:marTop w:val="0"/>
      <w:marBottom w:val="0"/>
      <w:divBdr>
        <w:top w:val="none" w:sz="0" w:space="0" w:color="auto"/>
        <w:left w:val="none" w:sz="0" w:space="0" w:color="auto"/>
        <w:bottom w:val="none" w:sz="0" w:space="0" w:color="auto"/>
        <w:right w:val="none" w:sz="0" w:space="0" w:color="auto"/>
      </w:divBdr>
    </w:div>
    <w:div w:id="1523475930">
      <w:marLeft w:val="480"/>
      <w:marRight w:val="0"/>
      <w:marTop w:val="0"/>
      <w:marBottom w:val="0"/>
      <w:divBdr>
        <w:top w:val="none" w:sz="0" w:space="0" w:color="auto"/>
        <w:left w:val="none" w:sz="0" w:space="0" w:color="auto"/>
        <w:bottom w:val="none" w:sz="0" w:space="0" w:color="auto"/>
        <w:right w:val="none" w:sz="0" w:space="0" w:color="auto"/>
      </w:divBdr>
    </w:div>
    <w:div w:id="1523668612">
      <w:marLeft w:val="480"/>
      <w:marRight w:val="0"/>
      <w:marTop w:val="0"/>
      <w:marBottom w:val="0"/>
      <w:divBdr>
        <w:top w:val="none" w:sz="0" w:space="0" w:color="auto"/>
        <w:left w:val="none" w:sz="0" w:space="0" w:color="auto"/>
        <w:bottom w:val="none" w:sz="0" w:space="0" w:color="auto"/>
        <w:right w:val="none" w:sz="0" w:space="0" w:color="auto"/>
      </w:divBdr>
    </w:div>
    <w:div w:id="1524318040">
      <w:marLeft w:val="480"/>
      <w:marRight w:val="0"/>
      <w:marTop w:val="0"/>
      <w:marBottom w:val="0"/>
      <w:divBdr>
        <w:top w:val="none" w:sz="0" w:space="0" w:color="auto"/>
        <w:left w:val="none" w:sz="0" w:space="0" w:color="auto"/>
        <w:bottom w:val="none" w:sz="0" w:space="0" w:color="auto"/>
        <w:right w:val="none" w:sz="0" w:space="0" w:color="auto"/>
      </w:divBdr>
    </w:div>
    <w:div w:id="1524519692">
      <w:marLeft w:val="480"/>
      <w:marRight w:val="0"/>
      <w:marTop w:val="0"/>
      <w:marBottom w:val="0"/>
      <w:divBdr>
        <w:top w:val="none" w:sz="0" w:space="0" w:color="auto"/>
        <w:left w:val="none" w:sz="0" w:space="0" w:color="auto"/>
        <w:bottom w:val="none" w:sz="0" w:space="0" w:color="auto"/>
        <w:right w:val="none" w:sz="0" w:space="0" w:color="auto"/>
      </w:divBdr>
    </w:div>
    <w:div w:id="1524704881">
      <w:marLeft w:val="480"/>
      <w:marRight w:val="0"/>
      <w:marTop w:val="0"/>
      <w:marBottom w:val="0"/>
      <w:divBdr>
        <w:top w:val="none" w:sz="0" w:space="0" w:color="auto"/>
        <w:left w:val="none" w:sz="0" w:space="0" w:color="auto"/>
        <w:bottom w:val="none" w:sz="0" w:space="0" w:color="auto"/>
        <w:right w:val="none" w:sz="0" w:space="0" w:color="auto"/>
      </w:divBdr>
    </w:div>
    <w:div w:id="1525048010">
      <w:marLeft w:val="480"/>
      <w:marRight w:val="0"/>
      <w:marTop w:val="0"/>
      <w:marBottom w:val="0"/>
      <w:divBdr>
        <w:top w:val="none" w:sz="0" w:space="0" w:color="auto"/>
        <w:left w:val="none" w:sz="0" w:space="0" w:color="auto"/>
        <w:bottom w:val="none" w:sz="0" w:space="0" w:color="auto"/>
        <w:right w:val="none" w:sz="0" w:space="0" w:color="auto"/>
      </w:divBdr>
    </w:div>
    <w:div w:id="1525167085">
      <w:marLeft w:val="480"/>
      <w:marRight w:val="0"/>
      <w:marTop w:val="0"/>
      <w:marBottom w:val="0"/>
      <w:divBdr>
        <w:top w:val="none" w:sz="0" w:space="0" w:color="auto"/>
        <w:left w:val="none" w:sz="0" w:space="0" w:color="auto"/>
        <w:bottom w:val="none" w:sz="0" w:space="0" w:color="auto"/>
        <w:right w:val="none" w:sz="0" w:space="0" w:color="auto"/>
      </w:divBdr>
    </w:div>
    <w:div w:id="1526555635">
      <w:marLeft w:val="480"/>
      <w:marRight w:val="0"/>
      <w:marTop w:val="0"/>
      <w:marBottom w:val="0"/>
      <w:divBdr>
        <w:top w:val="none" w:sz="0" w:space="0" w:color="auto"/>
        <w:left w:val="none" w:sz="0" w:space="0" w:color="auto"/>
        <w:bottom w:val="none" w:sz="0" w:space="0" w:color="auto"/>
        <w:right w:val="none" w:sz="0" w:space="0" w:color="auto"/>
      </w:divBdr>
    </w:div>
    <w:div w:id="1529025973">
      <w:marLeft w:val="480"/>
      <w:marRight w:val="0"/>
      <w:marTop w:val="0"/>
      <w:marBottom w:val="0"/>
      <w:divBdr>
        <w:top w:val="none" w:sz="0" w:space="0" w:color="auto"/>
        <w:left w:val="none" w:sz="0" w:space="0" w:color="auto"/>
        <w:bottom w:val="none" w:sz="0" w:space="0" w:color="auto"/>
        <w:right w:val="none" w:sz="0" w:space="0" w:color="auto"/>
      </w:divBdr>
    </w:div>
    <w:div w:id="1530022207">
      <w:marLeft w:val="480"/>
      <w:marRight w:val="0"/>
      <w:marTop w:val="0"/>
      <w:marBottom w:val="0"/>
      <w:divBdr>
        <w:top w:val="none" w:sz="0" w:space="0" w:color="auto"/>
        <w:left w:val="none" w:sz="0" w:space="0" w:color="auto"/>
        <w:bottom w:val="none" w:sz="0" w:space="0" w:color="auto"/>
        <w:right w:val="none" w:sz="0" w:space="0" w:color="auto"/>
      </w:divBdr>
    </w:div>
    <w:div w:id="1531525778">
      <w:marLeft w:val="480"/>
      <w:marRight w:val="0"/>
      <w:marTop w:val="0"/>
      <w:marBottom w:val="0"/>
      <w:divBdr>
        <w:top w:val="none" w:sz="0" w:space="0" w:color="auto"/>
        <w:left w:val="none" w:sz="0" w:space="0" w:color="auto"/>
        <w:bottom w:val="none" w:sz="0" w:space="0" w:color="auto"/>
        <w:right w:val="none" w:sz="0" w:space="0" w:color="auto"/>
      </w:divBdr>
    </w:div>
    <w:div w:id="1531605462">
      <w:marLeft w:val="480"/>
      <w:marRight w:val="0"/>
      <w:marTop w:val="0"/>
      <w:marBottom w:val="0"/>
      <w:divBdr>
        <w:top w:val="none" w:sz="0" w:space="0" w:color="auto"/>
        <w:left w:val="none" w:sz="0" w:space="0" w:color="auto"/>
        <w:bottom w:val="none" w:sz="0" w:space="0" w:color="auto"/>
        <w:right w:val="none" w:sz="0" w:space="0" w:color="auto"/>
      </w:divBdr>
    </w:div>
    <w:div w:id="1534882072">
      <w:marLeft w:val="480"/>
      <w:marRight w:val="0"/>
      <w:marTop w:val="0"/>
      <w:marBottom w:val="0"/>
      <w:divBdr>
        <w:top w:val="none" w:sz="0" w:space="0" w:color="auto"/>
        <w:left w:val="none" w:sz="0" w:space="0" w:color="auto"/>
        <w:bottom w:val="none" w:sz="0" w:space="0" w:color="auto"/>
        <w:right w:val="none" w:sz="0" w:space="0" w:color="auto"/>
      </w:divBdr>
    </w:div>
    <w:div w:id="1535457079">
      <w:marLeft w:val="480"/>
      <w:marRight w:val="0"/>
      <w:marTop w:val="0"/>
      <w:marBottom w:val="0"/>
      <w:divBdr>
        <w:top w:val="none" w:sz="0" w:space="0" w:color="auto"/>
        <w:left w:val="none" w:sz="0" w:space="0" w:color="auto"/>
        <w:bottom w:val="none" w:sz="0" w:space="0" w:color="auto"/>
        <w:right w:val="none" w:sz="0" w:space="0" w:color="auto"/>
      </w:divBdr>
    </w:div>
    <w:div w:id="1536653684">
      <w:marLeft w:val="480"/>
      <w:marRight w:val="0"/>
      <w:marTop w:val="0"/>
      <w:marBottom w:val="0"/>
      <w:divBdr>
        <w:top w:val="none" w:sz="0" w:space="0" w:color="auto"/>
        <w:left w:val="none" w:sz="0" w:space="0" w:color="auto"/>
        <w:bottom w:val="none" w:sz="0" w:space="0" w:color="auto"/>
        <w:right w:val="none" w:sz="0" w:space="0" w:color="auto"/>
      </w:divBdr>
    </w:div>
    <w:div w:id="1537426487">
      <w:marLeft w:val="480"/>
      <w:marRight w:val="0"/>
      <w:marTop w:val="0"/>
      <w:marBottom w:val="0"/>
      <w:divBdr>
        <w:top w:val="none" w:sz="0" w:space="0" w:color="auto"/>
        <w:left w:val="none" w:sz="0" w:space="0" w:color="auto"/>
        <w:bottom w:val="none" w:sz="0" w:space="0" w:color="auto"/>
        <w:right w:val="none" w:sz="0" w:space="0" w:color="auto"/>
      </w:divBdr>
    </w:div>
    <w:div w:id="1538547593">
      <w:marLeft w:val="480"/>
      <w:marRight w:val="0"/>
      <w:marTop w:val="0"/>
      <w:marBottom w:val="0"/>
      <w:divBdr>
        <w:top w:val="none" w:sz="0" w:space="0" w:color="auto"/>
        <w:left w:val="none" w:sz="0" w:space="0" w:color="auto"/>
        <w:bottom w:val="none" w:sz="0" w:space="0" w:color="auto"/>
        <w:right w:val="none" w:sz="0" w:space="0" w:color="auto"/>
      </w:divBdr>
    </w:div>
    <w:div w:id="1539197246">
      <w:marLeft w:val="480"/>
      <w:marRight w:val="0"/>
      <w:marTop w:val="0"/>
      <w:marBottom w:val="0"/>
      <w:divBdr>
        <w:top w:val="none" w:sz="0" w:space="0" w:color="auto"/>
        <w:left w:val="none" w:sz="0" w:space="0" w:color="auto"/>
        <w:bottom w:val="none" w:sz="0" w:space="0" w:color="auto"/>
        <w:right w:val="none" w:sz="0" w:space="0" w:color="auto"/>
      </w:divBdr>
    </w:div>
    <w:div w:id="1542012264">
      <w:marLeft w:val="480"/>
      <w:marRight w:val="0"/>
      <w:marTop w:val="0"/>
      <w:marBottom w:val="0"/>
      <w:divBdr>
        <w:top w:val="none" w:sz="0" w:space="0" w:color="auto"/>
        <w:left w:val="none" w:sz="0" w:space="0" w:color="auto"/>
        <w:bottom w:val="none" w:sz="0" w:space="0" w:color="auto"/>
        <w:right w:val="none" w:sz="0" w:space="0" w:color="auto"/>
      </w:divBdr>
    </w:div>
    <w:div w:id="1544321289">
      <w:marLeft w:val="480"/>
      <w:marRight w:val="0"/>
      <w:marTop w:val="0"/>
      <w:marBottom w:val="0"/>
      <w:divBdr>
        <w:top w:val="none" w:sz="0" w:space="0" w:color="auto"/>
        <w:left w:val="none" w:sz="0" w:space="0" w:color="auto"/>
        <w:bottom w:val="none" w:sz="0" w:space="0" w:color="auto"/>
        <w:right w:val="none" w:sz="0" w:space="0" w:color="auto"/>
      </w:divBdr>
    </w:div>
    <w:div w:id="1544752644">
      <w:marLeft w:val="480"/>
      <w:marRight w:val="0"/>
      <w:marTop w:val="0"/>
      <w:marBottom w:val="0"/>
      <w:divBdr>
        <w:top w:val="none" w:sz="0" w:space="0" w:color="auto"/>
        <w:left w:val="none" w:sz="0" w:space="0" w:color="auto"/>
        <w:bottom w:val="none" w:sz="0" w:space="0" w:color="auto"/>
        <w:right w:val="none" w:sz="0" w:space="0" w:color="auto"/>
      </w:divBdr>
    </w:div>
    <w:div w:id="1545823708">
      <w:marLeft w:val="480"/>
      <w:marRight w:val="0"/>
      <w:marTop w:val="0"/>
      <w:marBottom w:val="0"/>
      <w:divBdr>
        <w:top w:val="none" w:sz="0" w:space="0" w:color="auto"/>
        <w:left w:val="none" w:sz="0" w:space="0" w:color="auto"/>
        <w:bottom w:val="none" w:sz="0" w:space="0" w:color="auto"/>
        <w:right w:val="none" w:sz="0" w:space="0" w:color="auto"/>
      </w:divBdr>
    </w:div>
    <w:div w:id="1549226101">
      <w:marLeft w:val="480"/>
      <w:marRight w:val="0"/>
      <w:marTop w:val="0"/>
      <w:marBottom w:val="0"/>
      <w:divBdr>
        <w:top w:val="none" w:sz="0" w:space="0" w:color="auto"/>
        <w:left w:val="none" w:sz="0" w:space="0" w:color="auto"/>
        <w:bottom w:val="none" w:sz="0" w:space="0" w:color="auto"/>
        <w:right w:val="none" w:sz="0" w:space="0" w:color="auto"/>
      </w:divBdr>
    </w:div>
    <w:div w:id="1552426616">
      <w:marLeft w:val="480"/>
      <w:marRight w:val="0"/>
      <w:marTop w:val="0"/>
      <w:marBottom w:val="0"/>
      <w:divBdr>
        <w:top w:val="none" w:sz="0" w:space="0" w:color="auto"/>
        <w:left w:val="none" w:sz="0" w:space="0" w:color="auto"/>
        <w:bottom w:val="none" w:sz="0" w:space="0" w:color="auto"/>
        <w:right w:val="none" w:sz="0" w:space="0" w:color="auto"/>
      </w:divBdr>
    </w:div>
    <w:div w:id="1553230910">
      <w:marLeft w:val="480"/>
      <w:marRight w:val="0"/>
      <w:marTop w:val="0"/>
      <w:marBottom w:val="0"/>
      <w:divBdr>
        <w:top w:val="none" w:sz="0" w:space="0" w:color="auto"/>
        <w:left w:val="none" w:sz="0" w:space="0" w:color="auto"/>
        <w:bottom w:val="none" w:sz="0" w:space="0" w:color="auto"/>
        <w:right w:val="none" w:sz="0" w:space="0" w:color="auto"/>
      </w:divBdr>
    </w:div>
    <w:div w:id="1554004267">
      <w:marLeft w:val="480"/>
      <w:marRight w:val="0"/>
      <w:marTop w:val="0"/>
      <w:marBottom w:val="0"/>
      <w:divBdr>
        <w:top w:val="none" w:sz="0" w:space="0" w:color="auto"/>
        <w:left w:val="none" w:sz="0" w:space="0" w:color="auto"/>
        <w:bottom w:val="none" w:sz="0" w:space="0" w:color="auto"/>
        <w:right w:val="none" w:sz="0" w:space="0" w:color="auto"/>
      </w:divBdr>
    </w:div>
    <w:div w:id="1554152517">
      <w:marLeft w:val="480"/>
      <w:marRight w:val="0"/>
      <w:marTop w:val="0"/>
      <w:marBottom w:val="0"/>
      <w:divBdr>
        <w:top w:val="none" w:sz="0" w:space="0" w:color="auto"/>
        <w:left w:val="none" w:sz="0" w:space="0" w:color="auto"/>
        <w:bottom w:val="none" w:sz="0" w:space="0" w:color="auto"/>
        <w:right w:val="none" w:sz="0" w:space="0" w:color="auto"/>
      </w:divBdr>
    </w:div>
    <w:div w:id="1556576928">
      <w:marLeft w:val="480"/>
      <w:marRight w:val="0"/>
      <w:marTop w:val="0"/>
      <w:marBottom w:val="0"/>
      <w:divBdr>
        <w:top w:val="none" w:sz="0" w:space="0" w:color="auto"/>
        <w:left w:val="none" w:sz="0" w:space="0" w:color="auto"/>
        <w:bottom w:val="none" w:sz="0" w:space="0" w:color="auto"/>
        <w:right w:val="none" w:sz="0" w:space="0" w:color="auto"/>
      </w:divBdr>
    </w:div>
    <w:div w:id="1556820626">
      <w:marLeft w:val="480"/>
      <w:marRight w:val="0"/>
      <w:marTop w:val="0"/>
      <w:marBottom w:val="0"/>
      <w:divBdr>
        <w:top w:val="none" w:sz="0" w:space="0" w:color="auto"/>
        <w:left w:val="none" w:sz="0" w:space="0" w:color="auto"/>
        <w:bottom w:val="none" w:sz="0" w:space="0" w:color="auto"/>
        <w:right w:val="none" w:sz="0" w:space="0" w:color="auto"/>
      </w:divBdr>
    </w:div>
    <w:div w:id="1557623000">
      <w:marLeft w:val="480"/>
      <w:marRight w:val="0"/>
      <w:marTop w:val="0"/>
      <w:marBottom w:val="0"/>
      <w:divBdr>
        <w:top w:val="none" w:sz="0" w:space="0" w:color="auto"/>
        <w:left w:val="none" w:sz="0" w:space="0" w:color="auto"/>
        <w:bottom w:val="none" w:sz="0" w:space="0" w:color="auto"/>
        <w:right w:val="none" w:sz="0" w:space="0" w:color="auto"/>
      </w:divBdr>
    </w:div>
    <w:div w:id="1561136944">
      <w:marLeft w:val="480"/>
      <w:marRight w:val="0"/>
      <w:marTop w:val="0"/>
      <w:marBottom w:val="0"/>
      <w:divBdr>
        <w:top w:val="none" w:sz="0" w:space="0" w:color="auto"/>
        <w:left w:val="none" w:sz="0" w:space="0" w:color="auto"/>
        <w:bottom w:val="none" w:sz="0" w:space="0" w:color="auto"/>
        <w:right w:val="none" w:sz="0" w:space="0" w:color="auto"/>
      </w:divBdr>
    </w:div>
    <w:div w:id="1565679554">
      <w:marLeft w:val="480"/>
      <w:marRight w:val="0"/>
      <w:marTop w:val="0"/>
      <w:marBottom w:val="0"/>
      <w:divBdr>
        <w:top w:val="none" w:sz="0" w:space="0" w:color="auto"/>
        <w:left w:val="none" w:sz="0" w:space="0" w:color="auto"/>
        <w:bottom w:val="none" w:sz="0" w:space="0" w:color="auto"/>
        <w:right w:val="none" w:sz="0" w:space="0" w:color="auto"/>
      </w:divBdr>
    </w:div>
    <w:div w:id="1565945061">
      <w:marLeft w:val="480"/>
      <w:marRight w:val="0"/>
      <w:marTop w:val="0"/>
      <w:marBottom w:val="0"/>
      <w:divBdr>
        <w:top w:val="none" w:sz="0" w:space="0" w:color="auto"/>
        <w:left w:val="none" w:sz="0" w:space="0" w:color="auto"/>
        <w:bottom w:val="none" w:sz="0" w:space="0" w:color="auto"/>
        <w:right w:val="none" w:sz="0" w:space="0" w:color="auto"/>
      </w:divBdr>
    </w:div>
    <w:div w:id="1566526874">
      <w:marLeft w:val="480"/>
      <w:marRight w:val="0"/>
      <w:marTop w:val="0"/>
      <w:marBottom w:val="0"/>
      <w:divBdr>
        <w:top w:val="none" w:sz="0" w:space="0" w:color="auto"/>
        <w:left w:val="none" w:sz="0" w:space="0" w:color="auto"/>
        <w:bottom w:val="none" w:sz="0" w:space="0" w:color="auto"/>
        <w:right w:val="none" w:sz="0" w:space="0" w:color="auto"/>
      </w:divBdr>
    </w:div>
    <w:div w:id="1566718265">
      <w:marLeft w:val="480"/>
      <w:marRight w:val="0"/>
      <w:marTop w:val="0"/>
      <w:marBottom w:val="0"/>
      <w:divBdr>
        <w:top w:val="none" w:sz="0" w:space="0" w:color="auto"/>
        <w:left w:val="none" w:sz="0" w:space="0" w:color="auto"/>
        <w:bottom w:val="none" w:sz="0" w:space="0" w:color="auto"/>
        <w:right w:val="none" w:sz="0" w:space="0" w:color="auto"/>
      </w:divBdr>
    </w:div>
    <w:div w:id="1569421424">
      <w:marLeft w:val="480"/>
      <w:marRight w:val="0"/>
      <w:marTop w:val="0"/>
      <w:marBottom w:val="0"/>
      <w:divBdr>
        <w:top w:val="none" w:sz="0" w:space="0" w:color="auto"/>
        <w:left w:val="none" w:sz="0" w:space="0" w:color="auto"/>
        <w:bottom w:val="none" w:sz="0" w:space="0" w:color="auto"/>
        <w:right w:val="none" w:sz="0" w:space="0" w:color="auto"/>
      </w:divBdr>
    </w:div>
    <w:div w:id="1570336271">
      <w:marLeft w:val="480"/>
      <w:marRight w:val="0"/>
      <w:marTop w:val="0"/>
      <w:marBottom w:val="0"/>
      <w:divBdr>
        <w:top w:val="none" w:sz="0" w:space="0" w:color="auto"/>
        <w:left w:val="none" w:sz="0" w:space="0" w:color="auto"/>
        <w:bottom w:val="none" w:sz="0" w:space="0" w:color="auto"/>
        <w:right w:val="none" w:sz="0" w:space="0" w:color="auto"/>
      </w:divBdr>
    </w:div>
    <w:div w:id="1570534210">
      <w:marLeft w:val="480"/>
      <w:marRight w:val="0"/>
      <w:marTop w:val="0"/>
      <w:marBottom w:val="0"/>
      <w:divBdr>
        <w:top w:val="none" w:sz="0" w:space="0" w:color="auto"/>
        <w:left w:val="none" w:sz="0" w:space="0" w:color="auto"/>
        <w:bottom w:val="none" w:sz="0" w:space="0" w:color="auto"/>
        <w:right w:val="none" w:sz="0" w:space="0" w:color="auto"/>
      </w:divBdr>
    </w:div>
    <w:div w:id="1571622967">
      <w:marLeft w:val="480"/>
      <w:marRight w:val="0"/>
      <w:marTop w:val="0"/>
      <w:marBottom w:val="0"/>
      <w:divBdr>
        <w:top w:val="none" w:sz="0" w:space="0" w:color="auto"/>
        <w:left w:val="none" w:sz="0" w:space="0" w:color="auto"/>
        <w:bottom w:val="none" w:sz="0" w:space="0" w:color="auto"/>
        <w:right w:val="none" w:sz="0" w:space="0" w:color="auto"/>
      </w:divBdr>
    </w:div>
    <w:div w:id="1577858795">
      <w:marLeft w:val="480"/>
      <w:marRight w:val="0"/>
      <w:marTop w:val="0"/>
      <w:marBottom w:val="0"/>
      <w:divBdr>
        <w:top w:val="none" w:sz="0" w:space="0" w:color="auto"/>
        <w:left w:val="none" w:sz="0" w:space="0" w:color="auto"/>
        <w:bottom w:val="none" w:sz="0" w:space="0" w:color="auto"/>
        <w:right w:val="none" w:sz="0" w:space="0" w:color="auto"/>
      </w:divBdr>
    </w:div>
    <w:div w:id="1578437642">
      <w:marLeft w:val="480"/>
      <w:marRight w:val="0"/>
      <w:marTop w:val="0"/>
      <w:marBottom w:val="0"/>
      <w:divBdr>
        <w:top w:val="none" w:sz="0" w:space="0" w:color="auto"/>
        <w:left w:val="none" w:sz="0" w:space="0" w:color="auto"/>
        <w:bottom w:val="none" w:sz="0" w:space="0" w:color="auto"/>
        <w:right w:val="none" w:sz="0" w:space="0" w:color="auto"/>
      </w:divBdr>
    </w:div>
    <w:div w:id="1579705463">
      <w:marLeft w:val="480"/>
      <w:marRight w:val="0"/>
      <w:marTop w:val="0"/>
      <w:marBottom w:val="0"/>
      <w:divBdr>
        <w:top w:val="none" w:sz="0" w:space="0" w:color="auto"/>
        <w:left w:val="none" w:sz="0" w:space="0" w:color="auto"/>
        <w:bottom w:val="none" w:sz="0" w:space="0" w:color="auto"/>
        <w:right w:val="none" w:sz="0" w:space="0" w:color="auto"/>
      </w:divBdr>
    </w:div>
    <w:div w:id="1580166453">
      <w:marLeft w:val="480"/>
      <w:marRight w:val="0"/>
      <w:marTop w:val="0"/>
      <w:marBottom w:val="0"/>
      <w:divBdr>
        <w:top w:val="none" w:sz="0" w:space="0" w:color="auto"/>
        <w:left w:val="none" w:sz="0" w:space="0" w:color="auto"/>
        <w:bottom w:val="none" w:sz="0" w:space="0" w:color="auto"/>
        <w:right w:val="none" w:sz="0" w:space="0" w:color="auto"/>
      </w:divBdr>
    </w:div>
    <w:div w:id="1580555297">
      <w:marLeft w:val="480"/>
      <w:marRight w:val="0"/>
      <w:marTop w:val="0"/>
      <w:marBottom w:val="0"/>
      <w:divBdr>
        <w:top w:val="none" w:sz="0" w:space="0" w:color="auto"/>
        <w:left w:val="none" w:sz="0" w:space="0" w:color="auto"/>
        <w:bottom w:val="none" w:sz="0" w:space="0" w:color="auto"/>
        <w:right w:val="none" w:sz="0" w:space="0" w:color="auto"/>
      </w:divBdr>
    </w:div>
    <w:div w:id="1580748714">
      <w:marLeft w:val="480"/>
      <w:marRight w:val="0"/>
      <w:marTop w:val="0"/>
      <w:marBottom w:val="0"/>
      <w:divBdr>
        <w:top w:val="none" w:sz="0" w:space="0" w:color="auto"/>
        <w:left w:val="none" w:sz="0" w:space="0" w:color="auto"/>
        <w:bottom w:val="none" w:sz="0" w:space="0" w:color="auto"/>
        <w:right w:val="none" w:sz="0" w:space="0" w:color="auto"/>
      </w:divBdr>
    </w:div>
    <w:div w:id="1581063407">
      <w:marLeft w:val="480"/>
      <w:marRight w:val="0"/>
      <w:marTop w:val="0"/>
      <w:marBottom w:val="0"/>
      <w:divBdr>
        <w:top w:val="none" w:sz="0" w:space="0" w:color="auto"/>
        <w:left w:val="none" w:sz="0" w:space="0" w:color="auto"/>
        <w:bottom w:val="none" w:sz="0" w:space="0" w:color="auto"/>
        <w:right w:val="none" w:sz="0" w:space="0" w:color="auto"/>
      </w:divBdr>
    </w:div>
    <w:div w:id="1581525491">
      <w:marLeft w:val="480"/>
      <w:marRight w:val="0"/>
      <w:marTop w:val="0"/>
      <w:marBottom w:val="0"/>
      <w:divBdr>
        <w:top w:val="none" w:sz="0" w:space="0" w:color="auto"/>
        <w:left w:val="none" w:sz="0" w:space="0" w:color="auto"/>
        <w:bottom w:val="none" w:sz="0" w:space="0" w:color="auto"/>
        <w:right w:val="none" w:sz="0" w:space="0" w:color="auto"/>
      </w:divBdr>
    </w:div>
    <w:div w:id="1582521706">
      <w:marLeft w:val="480"/>
      <w:marRight w:val="0"/>
      <w:marTop w:val="0"/>
      <w:marBottom w:val="0"/>
      <w:divBdr>
        <w:top w:val="none" w:sz="0" w:space="0" w:color="auto"/>
        <w:left w:val="none" w:sz="0" w:space="0" w:color="auto"/>
        <w:bottom w:val="none" w:sz="0" w:space="0" w:color="auto"/>
        <w:right w:val="none" w:sz="0" w:space="0" w:color="auto"/>
      </w:divBdr>
    </w:div>
    <w:div w:id="1583680889">
      <w:marLeft w:val="480"/>
      <w:marRight w:val="0"/>
      <w:marTop w:val="0"/>
      <w:marBottom w:val="0"/>
      <w:divBdr>
        <w:top w:val="none" w:sz="0" w:space="0" w:color="auto"/>
        <w:left w:val="none" w:sz="0" w:space="0" w:color="auto"/>
        <w:bottom w:val="none" w:sz="0" w:space="0" w:color="auto"/>
        <w:right w:val="none" w:sz="0" w:space="0" w:color="auto"/>
      </w:divBdr>
    </w:div>
    <w:div w:id="1585601265">
      <w:marLeft w:val="480"/>
      <w:marRight w:val="0"/>
      <w:marTop w:val="0"/>
      <w:marBottom w:val="0"/>
      <w:divBdr>
        <w:top w:val="none" w:sz="0" w:space="0" w:color="auto"/>
        <w:left w:val="none" w:sz="0" w:space="0" w:color="auto"/>
        <w:bottom w:val="none" w:sz="0" w:space="0" w:color="auto"/>
        <w:right w:val="none" w:sz="0" w:space="0" w:color="auto"/>
      </w:divBdr>
    </w:div>
    <w:div w:id="1586498531">
      <w:marLeft w:val="480"/>
      <w:marRight w:val="0"/>
      <w:marTop w:val="0"/>
      <w:marBottom w:val="0"/>
      <w:divBdr>
        <w:top w:val="none" w:sz="0" w:space="0" w:color="auto"/>
        <w:left w:val="none" w:sz="0" w:space="0" w:color="auto"/>
        <w:bottom w:val="none" w:sz="0" w:space="0" w:color="auto"/>
        <w:right w:val="none" w:sz="0" w:space="0" w:color="auto"/>
      </w:divBdr>
    </w:div>
    <w:div w:id="1588153035">
      <w:marLeft w:val="480"/>
      <w:marRight w:val="0"/>
      <w:marTop w:val="0"/>
      <w:marBottom w:val="0"/>
      <w:divBdr>
        <w:top w:val="none" w:sz="0" w:space="0" w:color="auto"/>
        <w:left w:val="none" w:sz="0" w:space="0" w:color="auto"/>
        <w:bottom w:val="none" w:sz="0" w:space="0" w:color="auto"/>
        <w:right w:val="none" w:sz="0" w:space="0" w:color="auto"/>
      </w:divBdr>
    </w:div>
    <w:div w:id="1588466708">
      <w:marLeft w:val="480"/>
      <w:marRight w:val="0"/>
      <w:marTop w:val="0"/>
      <w:marBottom w:val="0"/>
      <w:divBdr>
        <w:top w:val="none" w:sz="0" w:space="0" w:color="auto"/>
        <w:left w:val="none" w:sz="0" w:space="0" w:color="auto"/>
        <w:bottom w:val="none" w:sz="0" w:space="0" w:color="auto"/>
        <w:right w:val="none" w:sz="0" w:space="0" w:color="auto"/>
      </w:divBdr>
    </w:div>
    <w:div w:id="1588729126">
      <w:marLeft w:val="480"/>
      <w:marRight w:val="0"/>
      <w:marTop w:val="0"/>
      <w:marBottom w:val="0"/>
      <w:divBdr>
        <w:top w:val="none" w:sz="0" w:space="0" w:color="auto"/>
        <w:left w:val="none" w:sz="0" w:space="0" w:color="auto"/>
        <w:bottom w:val="none" w:sz="0" w:space="0" w:color="auto"/>
        <w:right w:val="none" w:sz="0" w:space="0" w:color="auto"/>
      </w:divBdr>
    </w:div>
    <w:div w:id="1593126594">
      <w:marLeft w:val="480"/>
      <w:marRight w:val="0"/>
      <w:marTop w:val="0"/>
      <w:marBottom w:val="0"/>
      <w:divBdr>
        <w:top w:val="none" w:sz="0" w:space="0" w:color="auto"/>
        <w:left w:val="none" w:sz="0" w:space="0" w:color="auto"/>
        <w:bottom w:val="none" w:sz="0" w:space="0" w:color="auto"/>
        <w:right w:val="none" w:sz="0" w:space="0" w:color="auto"/>
      </w:divBdr>
    </w:div>
    <w:div w:id="1593271198">
      <w:marLeft w:val="480"/>
      <w:marRight w:val="0"/>
      <w:marTop w:val="0"/>
      <w:marBottom w:val="0"/>
      <w:divBdr>
        <w:top w:val="none" w:sz="0" w:space="0" w:color="auto"/>
        <w:left w:val="none" w:sz="0" w:space="0" w:color="auto"/>
        <w:bottom w:val="none" w:sz="0" w:space="0" w:color="auto"/>
        <w:right w:val="none" w:sz="0" w:space="0" w:color="auto"/>
      </w:divBdr>
    </w:div>
    <w:div w:id="1593391739">
      <w:marLeft w:val="480"/>
      <w:marRight w:val="0"/>
      <w:marTop w:val="0"/>
      <w:marBottom w:val="0"/>
      <w:divBdr>
        <w:top w:val="none" w:sz="0" w:space="0" w:color="auto"/>
        <w:left w:val="none" w:sz="0" w:space="0" w:color="auto"/>
        <w:bottom w:val="none" w:sz="0" w:space="0" w:color="auto"/>
        <w:right w:val="none" w:sz="0" w:space="0" w:color="auto"/>
      </w:divBdr>
    </w:div>
    <w:div w:id="1593707512">
      <w:marLeft w:val="480"/>
      <w:marRight w:val="0"/>
      <w:marTop w:val="0"/>
      <w:marBottom w:val="0"/>
      <w:divBdr>
        <w:top w:val="none" w:sz="0" w:space="0" w:color="auto"/>
        <w:left w:val="none" w:sz="0" w:space="0" w:color="auto"/>
        <w:bottom w:val="none" w:sz="0" w:space="0" w:color="auto"/>
        <w:right w:val="none" w:sz="0" w:space="0" w:color="auto"/>
      </w:divBdr>
    </w:div>
    <w:div w:id="1595239370">
      <w:marLeft w:val="480"/>
      <w:marRight w:val="0"/>
      <w:marTop w:val="0"/>
      <w:marBottom w:val="0"/>
      <w:divBdr>
        <w:top w:val="none" w:sz="0" w:space="0" w:color="auto"/>
        <w:left w:val="none" w:sz="0" w:space="0" w:color="auto"/>
        <w:bottom w:val="none" w:sz="0" w:space="0" w:color="auto"/>
        <w:right w:val="none" w:sz="0" w:space="0" w:color="auto"/>
      </w:divBdr>
    </w:div>
    <w:div w:id="1596358276">
      <w:marLeft w:val="480"/>
      <w:marRight w:val="0"/>
      <w:marTop w:val="0"/>
      <w:marBottom w:val="0"/>
      <w:divBdr>
        <w:top w:val="none" w:sz="0" w:space="0" w:color="auto"/>
        <w:left w:val="none" w:sz="0" w:space="0" w:color="auto"/>
        <w:bottom w:val="none" w:sz="0" w:space="0" w:color="auto"/>
        <w:right w:val="none" w:sz="0" w:space="0" w:color="auto"/>
      </w:divBdr>
    </w:div>
    <w:div w:id="1596471645">
      <w:marLeft w:val="480"/>
      <w:marRight w:val="0"/>
      <w:marTop w:val="0"/>
      <w:marBottom w:val="0"/>
      <w:divBdr>
        <w:top w:val="none" w:sz="0" w:space="0" w:color="auto"/>
        <w:left w:val="none" w:sz="0" w:space="0" w:color="auto"/>
        <w:bottom w:val="none" w:sz="0" w:space="0" w:color="auto"/>
        <w:right w:val="none" w:sz="0" w:space="0" w:color="auto"/>
      </w:divBdr>
    </w:div>
    <w:div w:id="1596548389">
      <w:marLeft w:val="480"/>
      <w:marRight w:val="0"/>
      <w:marTop w:val="0"/>
      <w:marBottom w:val="0"/>
      <w:divBdr>
        <w:top w:val="none" w:sz="0" w:space="0" w:color="auto"/>
        <w:left w:val="none" w:sz="0" w:space="0" w:color="auto"/>
        <w:bottom w:val="none" w:sz="0" w:space="0" w:color="auto"/>
        <w:right w:val="none" w:sz="0" w:space="0" w:color="auto"/>
      </w:divBdr>
    </w:div>
    <w:div w:id="1597320290">
      <w:marLeft w:val="480"/>
      <w:marRight w:val="0"/>
      <w:marTop w:val="0"/>
      <w:marBottom w:val="0"/>
      <w:divBdr>
        <w:top w:val="none" w:sz="0" w:space="0" w:color="auto"/>
        <w:left w:val="none" w:sz="0" w:space="0" w:color="auto"/>
        <w:bottom w:val="none" w:sz="0" w:space="0" w:color="auto"/>
        <w:right w:val="none" w:sz="0" w:space="0" w:color="auto"/>
      </w:divBdr>
    </w:div>
    <w:div w:id="1598513533">
      <w:marLeft w:val="480"/>
      <w:marRight w:val="0"/>
      <w:marTop w:val="0"/>
      <w:marBottom w:val="0"/>
      <w:divBdr>
        <w:top w:val="none" w:sz="0" w:space="0" w:color="auto"/>
        <w:left w:val="none" w:sz="0" w:space="0" w:color="auto"/>
        <w:bottom w:val="none" w:sz="0" w:space="0" w:color="auto"/>
        <w:right w:val="none" w:sz="0" w:space="0" w:color="auto"/>
      </w:divBdr>
    </w:div>
    <w:div w:id="1600019325">
      <w:marLeft w:val="480"/>
      <w:marRight w:val="0"/>
      <w:marTop w:val="0"/>
      <w:marBottom w:val="0"/>
      <w:divBdr>
        <w:top w:val="none" w:sz="0" w:space="0" w:color="auto"/>
        <w:left w:val="none" w:sz="0" w:space="0" w:color="auto"/>
        <w:bottom w:val="none" w:sz="0" w:space="0" w:color="auto"/>
        <w:right w:val="none" w:sz="0" w:space="0" w:color="auto"/>
      </w:divBdr>
    </w:div>
    <w:div w:id="1601720222">
      <w:marLeft w:val="480"/>
      <w:marRight w:val="0"/>
      <w:marTop w:val="0"/>
      <w:marBottom w:val="0"/>
      <w:divBdr>
        <w:top w:val="none" w:sz="0" w:space="0" w:color="auto"/>
        <w:left w:val="none" w:sz="0" w:space="0" w:color="auto"/>
        <w:bottom w:val="none" w:sz="0" w:space="0" w:color="auto"/>
        <w:right w:val="none" w:sz="0" w:space="0" w:color="auto"/>
      </w:divBdr>
    </w:div>
    <w:div w:id="1602104060">
      <w:marLeft w:val="480"/>
      <w:marRight w:val="0"/>
      <w:marTop w:val="0"/>
      <w:marBottom w:val="0"/>
      <w:divBdr>
        <w:top w:val="none" w:sz="0" w:space="0" w:color="auto"/>
        <w:left w:val="none" w:sz="0" w:space="0" w:color="auto"/>
        <w:bottom w:val="none" w:sz="0" w:space="0" w:color="auto"/>
        <w:right w:val="none" w:sz="0" w:space="0" w:color="auto"/>
      </w:divBdr>
    </w:div>
    <w:div w:id="1602255668">
      <w:marLeft w:val="480"/>
      <w:marRight w:val="0"/>
      <w:marTop w:val="0"/>
      <w:marBottom w:val="0"/>
      <w:divBdr>
        <w:top w:val="none" w:sz="0" w:space="0" w:color="auto"/>
        <w:left w:val="none" w:sz="0" w:space="0" w:color="auto"/>
        <w:bottom w:val="none" w:sz="0" w:space="0" w:color="auto"/>
        <w:right w:val="none" w:sz="0" w:space="0" w:color="auto"/>
      </w:divBdr>
    </w:div>
    <w:div w:id="1602300650">
      <w:marLeft w:val="480"/>
      <w:marRight w:val="0"/>
      <w:marTop w:val="0"/>
      <w:marBottom w:val="0"/>
      <w:divBdr>
        <w:top w:val="none" w:sz="0" w:space="0" w:color="auto"/>
        <w:left w:val="none" w:sz="0" w:space="0" w:color="auto"/>
        <w:bottom w:val="none" w:sz="0" w:space="0" w:color="auto"/>
        <w:right w:val="none" w:sz="0" w:space="0" w:color="auto"/>
      </w:divBdr>
    </w:div>
    <w:div w:id="1602763118">
      <w:marLeft w:val="480"/>
      <w:marRight w:val="0"/>
      <w:marTop w:val="0"/>
      <w:marBottom w:val="0"/>
      <w:divBdr>
        <w:top w:val="none" w:sz="0" w:space="0" w:color="auto"/>
        <w:left w:val="none" w:sz="0" w:space="0" w:color="auto"/>
        <w:bottom w:val="none" w:sz="0" w:space="0" w:color="auto"/>
        <w:right w:val="none" w:sz="0" w:space="0" w:color="auto"/>
      </w:divBdr>
    </w:div>
    <w:div w:id="1603949601">
      <w:marLeft w:val="480"/>
      <w:marRight w:val="0"/>
      <w:marTop w:val="0"/>
      <w:marBottom w:val="0"/>
      <w:divBdr>
        <w:top w:val="none" w:sz="0" w:space="0" w:color="auto"/>
        <w:left w:val="none" w:sz="0" w:space="0" w:color="auto"/>
        <w:bottom w:val="none" w:sz="0" w:space="0" w:color="auto"/>
        <w:right w:val="none" w:sz="0" w:space="0" w:color="auto"/>
      </w:divBdr>
    </w:div>
    <w:div w:id="1604726881">
      <w:marLeft w:val="480"/>
      <w:marRight w:val="0"/>
      <w:marTop w:val="0"/>
      <w:marBottom w:val="0"/>
      <w:divBdr>
        <w:top w:val="none" w:sz="0" w:space="0" w:color="auto"/>
        <w:left w:val="none" w:sz="0" w:space="0" w:color="auto"/>
        <w:bottom w:val="none" w:sz="0" w:space="0" w:color="auto"/>
        <w:right w:val="none" w:sz="0" w:space="0" w:color="auto"/>
      </w:divBdr>
    </w:div>
    <w:div w:id="1604877184">
      <w:marLeft w:val="480"/>
      <w:marRight w:val="0"/>
      <w:marTop w:val="0"/>
      <w:marBottom w:val="0"/>
      <w:divBdr>
        <w:top w:val="none" w:sz="0" w:space="0" w:color="auto"/>
        <w:left w:val="none" w:sz="0" w:space="0" w:color="auto"/>
        <w:bottom w:val="none" w:sz="0" w:space="0" w:color="auto"/>
        <w:right w:val="none" w:sz="0" w:space="0" w:color="auto"/>
      </w:divBdr>
    </w:div>
    <w:div w:id="1605186635">
      <w:marLeft w:val="480"/>
      <w:marRight w:val="0"/>
      <w:marTop w:val="0"/>
      <w:marBottom w:val="0"/>
      <w:divBdr>
        <w:top w:val="none" w:sz="0" w:space="0" w:color="auto"/>
        <w:left w:val="none" w:sz="0" w:space="0" w:color="auto"/>
        <w:bottom w:val="none" w:sz="0" w:space="0" w:color="auto"/>
        <w:right w:val="none" w:sz="0" w:space="0" w:color="auto"/>
      </w:divBdr>
    </w:div>
    <w:div w:id="1605383718">
      <w:marLeft w:val="480"/>
      <w:marRight w:val="0"/>
      <w:marTop w:val="0"/>
      <w:marBottom w:val="0"/>
      <w:divBdr>
        <w:top w:val="none" w:sz="0" w:space="0" w:color="auto"/>
        <w:left w:val="none" w:sz="0" w:space="0" w:color="auto"/>
        <w:bottom w:val="none" w:sz="0" w:space="0" w:color="auto"/>
        <w:right w:val="none" w:sz="0" w:space="0" w:color="auto"/>
      </w:divBdr>
    </w:div>
    <w:div w:id="1606107757">
      <w:marLeft w:val="480"/>
      <w:marRight w:val="0"/>
      <w:marTop w:val="0"/>
      <w:marBottom w:val="0"/>
      <w:divBdr>
        <w:top w:val="none" w:sz="0" w:space="0" w:color="auto"/>
        <w:left w:val="none" w:sz="0" w:space="0" w:color="auto"/>
        <w:bottom w:val="none" w:sz="0" w:space="0" w:color="auto"/>
        <w:right w:val="none" w:sz="0" w:space="0" w:color="auto"/>
      </w:divBdr>
    </w:div>
    <w:div w:id="1607270938">
      <w:marLeft w:val="480"/>
      <w:marRight w:val="0"/>
      <w:marTop w:val="0"/>
      <w:marBottom w:val="0"/>
      <w:divBdr>
        <w:top w:val="none" w:sz="0" w:space="0" w:color="auto"/>
        <w:left w:val="none" w:sz="0" w:space="0" w:color="auto"/>
        <w:bottom w:val="none" w:sz="0" w:space="0" w:color="auto"/>
        <w:right w:val="none" w:sz="0" w:space="0" w:color="auto"/>
      </w:divBdr>
    </w:div>
    <w:div w:id="1610312551">
      <w:marLeft w:val="480"/>
      <w:marRight w:val="0"/>
      <w:marTop w:val="0"/>
      <w:marBottom w:val="0"/>
      <w:divBdr>
        <w:top w:val="none" w:sz="0" w:space="0" w:color="auto"/>
        <w:left w:val="none" w:sz="0" w:space="0" w:color="auto"/>
        <w:bottom w:val="none" w:sz="0" w:space="0" w:color="auto"/>
        <w:right w:val="none" w:sz="0" w:space="0" w:color="auto"/>
      </w:divBdr>
    </w:div>
    <w:div w:id="1610970975">
      <w:marLeft w:val="480"/>
      <w:marRight w:val="0"/>
      <w:marTop w:val="0"/>
      <w:marBottom w:val="0"/>
      <w:divBdr>
        <w:top w:val="none" w:sz="0" w:space="0" w:color="auto"/>
        <w:left w:val="none" w:sz="0" w:space="0" w:color="auto"/>
        <w:bottom w:val="none" w:sz="0" w:space="0" w:color="auto"/>
        <w:right w:val="none" w:sz="0" w:space="0" w:color="auto"/>
      </w:divBdr>
    </w:div>
    <w:div w:id="1611475275">
      <w:marLeft w:val="480"/>
      <w:marRight w:val="0"/>
      <w:marTop w:val="0"/>
      <w:marBottom w:val="0"/>
      <w:divBdr>
        <w:top w:val="none" w:sz="0" w:space="0" w:color="auto"/>
        <w:left w:val="none" w:sz="0" w:space="0" w:color="auto"/>
        <w:bottom w:val="none" w:sz="0" w:space="0" w:color="auto"/>
        <w:right w:val="none" w:sz="0" w:space="0" w:color="auto"/>
      </w:divBdr>
    </w:div>
    <w:div w:id="1613974894">
      <w:marLeft w:val="480"/>
      <w:marRight w:val="0"/>
      <w:marTop w:val="0"/>
      <w:marBottom w:val="0"/>
      <w:divBdr>
        <w:top w:val="none" w:sz="0" w:space="0" w:color="auto"/>
        <w:left w:val="none" w:sz="0" w:space="0" w:color="auto"/>
        <w:bottom w:val="none" w:sz="0" w:space="0" w:color="auto"/>
        <w:right w:val="none" w:sz="0" w:space="0" w:color="auto"/>
      </w:divBdr>
    </w:div>
    <w:div w:id="1616251724">
      <w:marLeft w:val="480"/>
      <w:marRight w:val="0"/>
      <w:marTop w:val="0"/>
      <w:marBottom w:val="0"/>
      <w:divBdr>
        <w:top w:val="none" w:sz="0" w:space="0" w:color="auto"/>
        <w:left w:val="none" w:sz="0" w:space="0" w:color="auto"/>
        <w:bottom w:val="none" w:sz="0" w:space="0" w:color="auto"/>
        <w:right w:val="none" w:sz="0" w:space="0" w:color="auto"/>
      </w:divBdr>
    </w:div>
    <w:div w:id="1617173593">
      <w:marLeft w:val="480"/>
      <w:marRight w:val="0"/>
      <w:marTop w:val="0"/>
      <w:marBottom w:val="0"/>
      <w:divBdr>
        <w:top w:val="none" w:sz="0" w:space="0" w:color="auto"/>
        <w:left w:val="none" w:sz="0" w:space="0" w:color="auto"/>
        <w:bottom w:val="none" w:sz="0" w:space="0" w:color="auto"/>
        <w:right w:val="none" w:sz="0" w:space="0" w:color="auto"/>
      </w:divBdr>
    </w:div>
    <w:div w:id="1618412654">
      <w:marLeft w:val="480"/>
      <w:marRight w:val="0"/>
      <w:marTop w:val="0"/>
      <w:marBottom w:val="0"/>
      <w:divBdr>
        <w:top w:val="none" w:sz="0" w:space="0" w:color="auto"/>
        <w:left w:val="none" w:sz="0" w:space="0" w:color="auto"/>
        <w:bottom w:val="none" w:sz="0" w:space="0" w:color="auto"/>
        <w:right w:val="none" w:sz="0" w:space="0" w:color="auto"/>
      </w:divBdr>
    </w:div>
    <w:div w:id="1620801151">
      <w:marLeft w:val="480"/>
      <w:marRight w:val="0"/>
      <w:marTop w:val="0"/>
      <w:marBottom w:val="0"/>
      <w:divBdr>
        <w:top w:val="none" w:sz="0" w:space="0" w:color="auto"/>
        <w:left w:val="none" w:sz="0" w:space="0" w:color="auto"/>
        <w:bottom w:val="none" w:sz="0" w:space="0" w:color="auto"/>
        <w:right w:val="none" w:sz="0" w:space="0" w:color="auto"/>
      </w:divBdr>
    </w:div>
    <w:div w:id="1621181754">
      <w:marLeft w:val="480"/>
      <w:marRight w:val="0"/>
      <w:marTop w:val="0"/>
      <w:marBottom w:val="0"/>
      <w:divBdr>
        <w:top w:val="none" w:sz="0" w:space="0" w:color="auto"/>
        <w:left w:val="none" w:sz="0" w:space="0" w:color="auto"/>
        <w:bottom w:val="none" w:sz="0" w:space="0" w:color="auto"/>
        <w:right w:val="none" w:sz="0" w:space="0" w:color="auto"/>
      </w:divBdr>
    </w:div>
    <w:div w:id="1622226454">
      <w:marLeft w:val="480"/>
      <w:marRight w:val="0"/>
      <w:marTop w:val="0"/>
      <w:marBottom w:val="0"/>
      <w:divBdr>
        <w:top w:val="none" w:sz="0" w:space="0" w:color="auto"/>
        <w:left w:val="none" w:sz="0" w:space="0" w:color="auto"/>
        <w:bottom w:val="none" w:sz="0" w:space="0" w:color="auto"/>
        <w:right w:val="none" w:sz="0" w:space="0" w:color="auto"/>
      </w:divBdr>
    </w:div>
    <w:div w:id="1622347093">
      <w:marLeft w:val="480"/>
      <w:marRight w:val="0"/>
      <w:marTop w:val="0"/>
      <w:marBottom w:val="0"/>
      <w:divBdr>
        <w:top w:val="none" w:sz="0" w:space="0" w:color="auto"/>
        <w:left w:val="none" w:sz="0" w:space="0" w:color="auto"/>
        <w:bottom w:val="none" w:sz="0" w:space="0" w:color="auto"/>
        <w:right w:val="none" w:sz="0" w:space="0" w:color="auto"/>
      </w:divBdr>
    </w:div>
    <w:div w:id="1623419189">
      <w:marLeft w:val="480"/>
      <w:marRight w:val="0"/>
      <w:marTop w:val="0"/>
      <w:marBottom w:val="0"/>
      <w:divBdr>
        <w:top w:val="none" w:sz="0" w:space="0" w:color="auto"/>
        <w:left w:val="none" w:sz="0" w:space="0" w:color="auto"/>
        <w:bottom w:val="none" w:sz="0" w:space="0" w:color="auto"/>
        <w:right w:val="none" w:sz="0" w:space="0" w:color="auto"/>
      </w:divBdr>
    </w:div>
    <w:div w:id="1624772632">
      <w:marLeft w:val="480"/>
      <w:marRight w:val="0"/>
      <w:marTop w:val="0"/>
      <w:marBottom w:val="0"/>
      <w:divBdr>
        <w:top w:val="none" w:sz="0" w:space="0" w:color="auto"/>
        <w:left w:val="none" w:sz="0" w:space="0" w:color="auto"/>
        <w:bottom w:val="none" w:sz="0" w:space="0" w:color="auto"/>
        <w:right w:val="none" w:sz="0" w:space="0" w:color="auto"/>
      </w:divBdr>
    </w:div>
    <w:div w:id="1628052071">
      <w:marLeft w:val="480"/>
      <w:marRight w:val="0"/>
      <w:marTop w:val="0"/>
      <w:marBottom w:val="0"/>
      <w:divBdr>
        <w:top w:val="none" w:sz="0" w:space="0" w:color="auto"/>
        <w:left w:val="none" w:sz="0" w:space="0" w:color="auto"/>
        <w:bottom w:val="none" w:sz="0" w:space="0" w:color="auto"/>
        <w:right w:val="none" w:sz="0" w:space="0" w:color="auto"/>
      </w:divBdr>
    </w:div>
    <w:div w:id="1628193580">
      <w:marLeft w:val="480"/>
      <w:marRight w:val="0"/>
      <w:marTop w:val="0"/>
      <w:marBottom w:val="0"/>
      <w:divBdr>
        <w:top w:val="none" w:sz="0" w:space="0" w:color="auto"/>
        <w:left w:val="none" w:sz="0" w:space="0" w:color="auto"/>
        <w:bottom w:val="none" w:sz="0" w:space="0" w:color="auto"/>
        <w:right w:val="none" w:sz="0" w:space="0" w:color="auto"/>
      </w:divBdr>
    </w:div>
    <w:div w:id="1628393584">
      <w:marLeft w:val="480"/>
      <w:marRight w:val="0"/>
      <w:marTop w:val="0"/>
      <w:marBottom w:val="0"/>
      <w:divBdr>
        <w:top w:val="none" w:sz="0" w:space="0" w:color="auto"/>
        <w:left w:val="none" w:sz="0" w:space="0" w:color="auto"/>
        <w:bottom w:val="none" w:sz="0" w:space="0" w:color="auto"/>
        <w:right w:val="none" w:sz="0" w:space="0" w:color="auto"/>
      </w:divBdr>
    </w:div>
    <w:div w:id="1630697981">
      <w:marLeft w:val="480"/>
      <w:marRight w:val="0"/>
      <w:marTop w:val="0"/>
      <w:marBottom w:val="0"/>
      <w:divBdr>
        <w:top w:val="none" w:sz="0" w:space="0" w:color="auto"/>
        <w:left w:val="none" w:sz="0" w:space="0" w:color="auto"/>
        <w:bottom w:val="none" w:sz="0" w:space="0" w:color="auto"/>
        <w:right w:val="none" w:sz="0" w:space="0" w:color="auto"/>
      </w:divBdr>
    </w:div>
    <w:div w:id="1630817098">
      <w:marLeft w:val="480"/>
      <w:marRight w:val="0"/>
      <w:marTop w:val="0"/>
      <w:marBottom w:val="0"/>
      <w:divBdr>
        <w:top w:val="none" w:sz="0" w:space="0" w:color="auto"/>
        <w:left w:val="none" w:sz="0" w:space="0" w:color="auto"/>
        <w:bottom w:val="none" w:sz="0" w:space="0" w:color="auto"/>
        <w:right w:val="none" w:sz="0" w:space="0" w:color="auto"/>
      </w:divBdr>
    </w:div>
    <w:div w:id="1630890477">
      <w:marLeft w:val="480"/>
      <w:marRight w:val="0"/>
      <w:marTop w:val="0"/>
      <w:marBottom w:val="0"/>
      <w:divBdr>
        <w:top w:val="none" w:sz="0" w:space="0" w:color="auto"/>
        <w:left w:val="none" w:sz="0" w:space="0" w:color="auto"/>
        <w:bottom w:val="none" w:sz="0" w:space="0" w:color="auto"/>
        <w:right w:val="none" w:sz="0" w:space="0" w:color="auto"/>
      </w:divBdr>
    </w:div>
    <w:div w:id="1632059083">
      <w:marLeft w:val="480"/>
      <w:marRight w:val="0"/>
      <w:marTop w:val="0"/>
      <w:marBottom w:val="0"/>
      <w:divBdr>
        <w:top w:val="none" w:sz="0" w:space="0" w:color="auto"/>
        <w:left w:val="none" w:sz="0" w:space="0" w:color="auto"/>
        <w:bottom w:val="none" w:sz="0" w:space="0" w:color="auto"/>
        <w:right w:val="none" w:sz="0" w:space="0" w:color="auto"/>
      </w:divBdr>
    </w:div>
    <w:div w:id="1632712075">
      <w:marLeft w:val="480"/>
      <w:marRight w:val="0"/>
      <w:marTop w:val="0"/>
      <w:marBottom w:val="0"/>
      <w:divBdr>
        <w:top w:val="none" w:sz="0" w:space="0" w:color="auto"/>
        <w:left w:val="none" w:sz="0" w:space="0" w:color="auto"/>
        <w:bottom w:val="none" w:sz="0" w:space="0" w:color="auto"/>
        <w:right w:val="none" w:sz="0" w:space="0" w:color="auto"/>
      </w:divBdr>
    </w:div>
    <w:div w:id="1632830020">
      <w:marLeft w:val="480"/>
      <w:marRight w:val="0"/>
      <w:marTop w:val="0"/>
      <w:marBottom w:val="0"/>
      <w:divBdr>
        <w:top w:val="none" w:sz="0" w:space="0" w:color="auto"/>
        <w:left w:val="none" w:sz="0" w:space="0" w:color="auto"/>
        <w:bottom w:val="none" w:sz="0" w:space="0" w:color="auto"/>
        <w:right w:val="none" w:sz="0" w:space="0" w:color="auto"/>
      </w:divBdr>
    </w:div>
    <w:div w:id="1633831067">
      <w:marLeft w:val="480"/>
      <w:marRight w:val="0"/>
      <w:marTop w:val="0"/>
      <w:marBottom w:val="0"/>
      <w:divBdr>
        <w:top w:val="none" w:sz="0" w:space="0" w:color="auto"/>
        <w:left w:val="none" w:sz="0" w:space="0" w:color="auto"/>
        <w:bottom w:val="none" w:sz="0" w:space="0" w:color="auto"/>
        <w:right w:val="none" w:sz="0" w:space="0" w:color="auto"/>
      </w:divBdr>
    </w:div>
    <w:div w:id="1635257827">
      <w:marLeft w:val="480"/>
      <w:marRight w:val="0"/>
      <w:marTop w:val="0"/>
      <w:marBottom w:val="0"/>
      <w:divBdr>
        <w:top w:val="none" w:sz="0" w:space="0" w:color="auto"/>
        <w:left w:val="none" w:sz="0" w:space="0" w:color="auto"/>
        <w:bottom w:val="none" w:sz="0" w:space="0" w:color="auto"/>
        <w:right w:val="none" w:sz="0" w:space="0" w:color="auto"/>
      </w:divBdr>
    </w:div>
    <w:div w:id="1636132581">
      <w:marLeft w:val="480"/>
      <w:marRight w:val="0"/>
      <w:marTop w:val="0"/>
      <w:marBottom w:val="0"/>
      <w:divBdr>
        <w:top w:val="none" w:sz="0" w:space="0" w:color="auto"/>
        <w:left w:val="none" w:sz="0" w:space="0" w:color="auto"/>
        <w:bottom w:val="none" w:sz="0" w:space="0" w:color="auto"/>
        <w:right w:val="none" w:sz="0" w:space="0" w:color="auto"/>
      </w:divBdr>
    </w:div>
    <w:div w:id="1636594332">
      <w:marLeft w:val="480"/>
      <w:marRight w:val="0"/>
      <w:marTop w:val="0"/>
      <w:marBottom w:val="0"/>
      <w:divBdr>
        <w:top w:val="none" w:sz="0" w:space="0" w:color="auto"/>
        <w:left w:val="none" w:sz="0" w:space="0" w:color="auto"/>
        <w:bottom w:val="none" w:sz="0" w:space="0" w:color="auto"/>
        <w:right w:val="none" w:sz="0" w:space="0" w:color="auto"/>
      </w:divBdr>
    </w:div>
    <w:div w:id="1638343179">
      <w:marLeft w:val="480"/>
      <w:marRight w:val="0"/>
      <w:marTop w:val="0"/>
      <w:marBottom w:val="0"/>
      <w:divBdr>
        <w:top w:val="none" w:sz="0" w:space="0" w:color="auto"/>
        <w:left w:val="none" w:sz="0" w:space="0" w:color="auto"/>
        <w:bottom w:val="none" w:sz="0" w:space="0" w:color="auto"/>
        <w:right w:val="none" w:sz="0" w:space="0" w:color="auto"/>
      </w:divBdr>
    </w:div>
    <w:div w:id="1638797270">
      <w:marLeft w:val="480"/>
      <w:marRight w:val="0"/>
      <w:marTop w:val="0"/>
      <w:marBottom w:val="0"/>
      <w:divBdr>
        <w:top w:val="none" w:sz="0" w:space="0" w:color="auto"/>
        <w:left w:val="none" w:sz="0" w:space="0" w:color="auto"/>
        <w:bottom w:val="none" w:sz="0" w:space="0" w:color="auto"/>
        <w:right w:val="none" w:sz="0" w:space="0" w:color="auto"/>
      </w:divBdr>
    </w:div>
    <w:div w:id="1641764834">
      <w:marLeft w:val="480"/>
      <w:marRight w:val="0"/>
      <w:marTop w:val="0"/>
      <w:marBottom w:val="0"/>
      <w:divBdr>
        <w:top w:val="none" w:sz="0" w:space="0" w:color="auto"/>
        <w:left w:val="none" w:sz="0" w:space="0" w:color="auto"/>
        <w:bottom w:val="none" w:sz="0" w:space="0" w:color="auto"/>
        <w:right w:val="none" w:sz="0" w:space="0" w:color="auto"/>
      </w:divBdr>
    </w:div>
    <w:div w:id="1642805640">
      <w:marLeft w:val="480"/>
      <w:marRight w:val="0"/>
      <w:marTop w:val="0"/>
      <w:marBottom w:val="0"/>
      <w:divBdr>
        <w:top w:val="none" w:sz="0" w:space="0" w:color="auto"/>
        <w:left w:val="none" w:sz="0" w:space="0" w:color="auto"/>
        <w:bottom w:val="none" w:sz="0" w:space="0" w:color="auto"/>
        <w:right w:val="none" w:sz="0" w:space="0" w:color="auto"/>
      </w:divBdr>
    </w:div>
    <w:div w:id="1643924856">
      <w:marLeft w:val="480"/>
      <w:marRight w:val="0"/>
      <w:marTop w:val="0"/>
      <w:marBottom w:val="0"/>
      <w:divBdr>
        <w:top w:val="none" w:sz="0" w:space="0" w:color="auto"/>
        <w:left w:val="none" w:sz="0" w:space="0" w:color="auto"/>
        <w:bottom w:val="none" w:sz="0" w:space="0" w:color="auto"/>
        <w:right w:val="none" w:sz="0" w:space="0" w:color="auto"/>
      </w:divBdr>
    </w:div>
    <w:div w:id="1644429375">
      <w:marLeft w:val="480"/>
      <w:marRight w:val="0"/>
      <w:marTop w:val="0"/>
      <w:marBottom w:val="0"/>
      <w:divBdr>
        <w:top w:val="none" w:sz="0" w:space="0" w:color="auto"/>
        <w:left w:val="none" w:sz="0" w:space="0" w:color="auto"/>
        <w:bottom w:val="none" w:sz="0" w:space="0" w:color="auto"/>
        <w:right w:val="none" w:sz="0" w:space="0" w:color="auto"/>
      </w:divBdr>
    </w:div>
    <w:div w:id="1644967074">
      <w:marLeft w:val="480"/>
      <w:marRight w:val="0"/>
      <w:marTop w:val="0"/>
      <w:marBottom w:val="0"/>
      <w:divBdr>
        <w:top w:val="none" w:sz="0" w:space="0" w:color="auto"/>
        <w:left w:val="none" w:sz="0" w:space="0" w:color="auto"/>
        <w:bottom w:val="none" w:sz="0" w:space="0" w:color="auto"/>
        <w:right w:val="none" w:sz="0" w:space="0" w:color="auto"/>
      </w:divBdr>
    </w:div>
    <w:div w:id="1646858516">
      <w:marLeft w:val="480"/>
      <w:marRight w:val="0"/>
      <w:marTop w:val="0"/>
      <w:marBottom w:val="0"/>
      <w:divBdr>
        <w:top w:val="none" w:sz="0" w:space="0" w:color="auto"/>
        <w:left w:val="none" w:sz="0" w:space="0" w:color="auto"/>
        <w:bottom w:val="none" w:sz="0" w:space="0" w:color="auto"/>
        <w:right w:val="none" w:sz="0" w:space="0" w:color="auto"/>
      </w:divBdr>
    </w:div>
    <w:div w:id="1651060948">
      <w:marLeft w:val="480"/>
      <w:marRight w:val="0"/>
      <w:marTop w:val="0"/>
      <w:marBottom w:val="0"/>
      <w:divBdr>
        <w:top w:val="none" w:sz="0" w:space="0" w:color="auto"/>
        <w:left w:val="none" w:sz="0" w:space="0" w:color="auto"/>
        <w:bottom w:val="none" w:sz="0" w:space="0" w:color="auto"/>
        <w:right w:val="none" w:sz="0" w:space="0" w:color="auto"/>
      </w:divBdr>
    </w:div>
    <w:div w:id="1652174708">
      <w:marLeft w:val="480"/>
      <w:marRight w:val="0"/>
      <w:marTop w:val="0"/>
      <w:marBottom w:val="0"/>
      <w:divBdr>
        <w:top w:val="none" w:sz="0" w:space="0" w:color="auto"/>
        <w:left w:val="none" w:sz="0" w:space="0" w:color="auto"/>
        <w:bottom w:val="none" w:sz="0" w:space="0" w:color="auto"/>
        <w:right w:val="none" w:sz="0" w:space="0" w:color="auto"/>
      </w:divBdr>
    </w:div>
    <w:div w:id="1653215033">
      <w:marLeft w:val="480"/>
      <w:marRight w:val="0"/>
      <w:marTop w:val="0"/>
      <w:marBottom w:val="0"/>
      <w:divBdr>
        <w:top w:val="none" w:sz="0" w:space="0" w:color="auto"/>
        <w:left w:val="none" w:sz="0" w:space="0" w:color="auto"/>
        <w:bottom w:val="none" w:sz="0" w:space="0" w:color="auto"/>
        <w:right w:val="none" w:sz="0" w:space="0" w:color="auto"/>
      </w:divBdr>
    </w:div>
    <w:div w:id="1653411215">
      <w:marLeft w:val="480"/>
      <w:marRight w:val="0"/>
      <w:marTop w:val="0"/>
      <w:marBottom w:val="0"/>
      <w:divBdr>
        <w:top w:val="none" w:sz="0" w:space="0" w:color="auto"/>
        <w:left w:val="none" w:sz="0" w:space="0" w:color="auto"/>
        <w:bottom w:val="none" w:sz="0" w:space="0" w:color="auto"/>
        <w:right w:val="none" w:sz="0" w:space="0" w:color="auto"/>
      </w:divBdr>
    </w:div>
    <w:div w:id="1653827005">
      <w:marLeft w:val="480"/>
      <w:marRight w:val="0"/>
      <w:marTop w:val="0"/>
      <w:marBottom w:val="0"/>
      <w:divBdr>
        <w:top w:val="none" w:sz="0" w:space="0" w:color="auto"/>
        <w:left w:val="none" w:sz="0" w:space="0" w:color="auto"/>
        <w:bottom w:val="none" w:sz="0" w:space="0" w:color="auto"/>
        <w:right w:val="none" w:sz="0" w:space="0" w:color="auto"/>
      </w:divBdr>
    </w:div>
    <w:div w:id="1654021170">
      <w:marLeft w:val="480"/>
      <w:marRight w:val="0"/>
      <w:marTop w:val="0"/>
      <w:marBottom w:val="0"/>
      <w:divBdr>
        <w:top w:val="none" w:sz="0" w:space="0" w:color="auto"/>
        <w:left w:val="none" w:sz="0" w:space="0" w:color="auto"/>
        <w:bottom w:val="none" w:sz="0" w:space="0" w:color="auto"/>
        <w:right w:val="none" w:sz="0" w:space="0" w:color="auto"/>
      </w:divBdr>
    </w:div>
    <w:div w:id="1654603465">
      <w:marLeft w:val="480"/>
      <w:marRight w:val="0"/>
      <w:marTop w:val="0"/>
      <w:marBottom w:val="0"/>
      <w:divBdr>
        <w:top w:val="none" w:sz="0" w:space="0" w:color="auto"/>
        <w:left w:val="none" w:sz="0" w:space="0" w:color="auto"/>
        <w:bottom w:val="none" w:sz="0" w:space="0" w:color="auto"/>
        <w:right w:val="none" w:sz="0" w:space="0" w:color="auto"/>
      </w:divBdr>
    </w:div>
    <w:div w:id="1654606758">
      <w:marLeft w:val="480"/>
      <w:marRight w:val="0"/>
      <w:marTop w:val="0"/>
      <w:marBottom w:val="0"/>
      <w:divBdr>
        <w:top w:val="none" w:sz="0" w:space="0" w:color="auto"/>
        <w:left w:val="none" w:sz="0" w:space="0" w:color="auto"/>
        <w:bottom w:val="none" w:sz="0" w:space="0" w:color="auto"/>
        <w:right w:val="none" w:sz="0" w:space="0" w:color="auto"/>
      </w:divBdr>
    </w:div>
    <w:div w:id="1655602379">
      <w:marLeft w:val="480"/>
      <w:marRight w:val="0"/>
      <w:marTop w:val="0"/>
      <w:marBottom w:val="0"/>
      <w:divBdr>
        <w:top w:val="none" w:sz="0" w:space="0" w:color="auto"/>
        <w:left w:val="none" w:sz="0" w:space="0" w:color="auto"/>
        <w:bottom w:val="none" w:sz="0" w:space="0" w:color="auto"/>
        <w:right w:val="none" w:sz="0" w:space="0" w:color="auto"/>
      </w:divBdr>
    </w:div>
    <w:div w:id="1657151186">
      <w:marLeft w:val="480"/>
      <w:marRight w:val="0"/>
      <w:marTop w:val="0"/>
      <w:marBottom w:val="0"/>
      <w:divBdr>
        <w:top w:val="none" w:sz="0" w:space="0" w:color="auto"/>
        <w:left w:val="none" w:sz="0" w:space="0" w:color="auto"/>
        <w:bottom w:val="none" w:sz="0" w:space="0" w:color="auto"/>
        <w:right w:val="none" w:sz="0" w:space="0" w:color="auto"/>
      </w:divBdr>
    </w:div>
    <w:div w:id="1657219638">
      <w:marLeft w:val="480"/>
      <w:marRight w:val="0"/>
      <w:marTop w:val="0"/>
      <w:marBottom w:val="0"/>
      <w:divBdr>
        <w:top w:val="none" w:sz="0" w:space="0" w:color="auto"/>
        <w:left w:val="none" w:sz="0" w:space="0" w:color="auto"/>
        <w:bottom w:val="none" w:sz="0" w:space="0" w:color="auto"/>
        <w:right w:val="none" w:sz="0" w:space="0" w:color="auto"/>
      </w:divBdr>
    </w:div>
    <w:div w:id="1659310244">
      <w:marLeft w:val="480"/>
      <w:marRight w:val="0"/>
      <w:marTop w:val="0"/>
      <w:marBottom w:val="0"/>
      <w:divBdr>
        <w:top w:val="none" w:sz="0" w:space="0" w:color="auto"/>
        <w:left w:val="none" w:sz="0" w:space="0" w:color="auto"/>
        <w:bottom w:val="none" w:sz="0" w:space="0" w:color="auto"/>
        <w:right w:val="none" w:sz="0" w:space="0" w:color="auto"/>
      </w:divBdr>
    </w:div>
    <w:div w:id="1659649032">
      <w:marLeft w:val="480"/>
      <w:marRight w:val="0"/>
      <w:marTop w:val="0"/>
      <w:marBottom w:val="0"/>
      <w:divBdr>
        <w:top w:val="none" w:sz="0" w:space="0" w:color="auto"/>
        <w:left w:val="none" w:sz="0" w:space="0" w:color="auto"/>
        <w:bottom w:val="none" w:sz="0" w:space="0" w:color="auto"/>
        <w:right w:val="none" w:sz="0" w:space="0" w:color="auto"/>
      </w:divBdr>
    </w:div>
    <w:div w:id="1662854136">
      <w:marLeft w:val="480"/>
      <w:marRight w:val="0"/>
      <w:marTop w:val="0"/>
      <w:marBottom w:val="0"/>
      <w:divBdr>
        <w:top w:val="none" w:sz="0" w:space="0" w:color="auto"/>
        <w:left w:val="none" w:sz="0" w:space="0" w:color="auto"/>
        <w:bottom w:val="none" w:sz="0" w:space="0" w:color="auto"/>
        <w:right w:val="none" w:sz="0" w:space="0" w:color="auto"/>
      </w:divBdr>
    </w:div>
    <w:div w:id="1666665627">
      <w:marLeft w:val="480"/>
      <w:marRight w:val="0"/>
      <w:marTop w:val="0"/>
      <w:marBottom w:val="0"/>
      <w:divBdr>
        <w:top w:val="none" w:sz="0" w:space="0" w:color="auto"/>
        <w:left w:val="none" w:sz="0" w:space="0" w:color="auto"/>
        <w:bottom w:val="none" w:sz="0" w:space="0" w:color="auto"/>
        <w:right w:val="none" w:sz="0" w:space="0" w:color="auto"/>
      </w:divBdr>
    </w:div>
    <w:div w:id="1669211579">
      <w:marLeft w:val="480"/>
      <w:marRight w:val="0"/>
      <w:marTop w:val="0"/>
      <w:marBottom w:val="0"/>
      <w:divBdr>
        <w:top w:val="none" w:sz="0" w:space="0" w:color="auto"/>
        <w:left w:val="none" w:sz="0" w:space="0" w:color="auto"/>
        <w:bottom w:val="none" w:sz="0" w:space="0" w:color="auto"/>
        <w:right w:val="none" w:sz="0" w:space="0" w:color="auto"/>
      </w:divBdr>
    </w:div>
    <w:div w:id="1671444235">
      <w:marLeft w:val="480"/>
      <w:marRight w:val="0"/>
      <w:marTop w:val="0"/>
      <w:marBottom w:val="0"/>
      <w:divBdr>
        <w:top w:val="none" w:sz="0" w:space="0" w:color="auto"/>
        <w:left w:val="none" w:sz="0" w:space="0" w:color="auto"/>
        <w:bottom w:val="none" w:sz="0" w:space="0" w:color="auto"/>
        <w:right w:val="none" w:sz="0" w:space="0" w:color="auto"/>
      </w:divBdr>
    </w:div>
    <w:div w:id="1674600012">
      <w:marLeft w:val="480"/>
      <w:marRight w:val="0"/>
      <w:marTop w:val="0"/>
      <w:marBottom w:val="0"/>
      <w:divBdr>
        <w:top w:val="none" w:sz="0" w:space="0" w:color="auto"/>
        <w:left w:val="none" w:sz="0" w:space="0" w:color="auto"/>
        <w:bottom w:val="none" w:sz="0" w:space="0" w:color="auto"/>
        <w:right w:val="none" w:sz="0" w:space="0" w:color="auto"/>
      </w:divBdr>
    </w:div>
    <w:div w:id="1676810280">
      <w:marLeft w:val="480"/>
      <w:marRight w:val="0"/>
      <w:marTop w:val="0"/>
      <w:marBottom w:val="0"/>
      <w:divBdr>
        <w:top w:val="none" w:sz="0" w:space="0" w:color="auto"/>
        <w:left w:val="none" w:sz="0" w:space="0" w:color="auto"/>
        <w:bottom w:val="none" w:sz="0" w:space="0" w:color="auto"/>
        <w:right w:val="none" w:sz="0" w:space="0" w:color="auto"/>
      </w:divBdr>
    </w:div>
    <w:div w:id="1678266748">
      <w:marLeft w:val="480"/>
      <w:marRight w:val="0"/>
      <w:marTop w:val="0"/>
      <w:marBottom w:val="0"/>
      <w:divBdr>
        <w:top w:val="none" w:sz="0" w:space="0" w:color="auto"/>
        <w:left w:val="none" w:sz="0" w:space="0" w:color="auto"/>
        <w:bottom w:val="none" w:sz="0" w:space="0" w:color="auto"/>
        <w:right w:val="none" w:sz="0" w:space="0" w:color="auto"/>
      </w:divBdr>
    </w:div>
    <w:div w:id="1678968822">
      <w:marLeft w:val="480"/>
      <w:marRight w:val="0"/>
      <w:marTop w:val="0"/>
      <w:marBottom w:val="0"/>
      <w:divBdr>
        <w:top w:val="none" w:sz="0" w:space="0" w:color="auto"/>
        <w:left w:val="none" w:sz="0" w:space="0" w:color="auto"/>
        <w:bottom w:val="none" w:sz="0" w:space="0" w:color="auto"/>
        <w:right w:val="none" w:sz="0" w:space="0" w:color="auto"/>
      </w:divBdr>
    </w:div>
    <w:div w:id="1678969130">
      <w:marLeft w:val="480"/>
      <w:marRight w:val="0"/>
      <w:marTop w:val="0"/>
      <w:marBottom w:val="0"/>
      <w:divBdr>
        <w:top w:val="none" w:sz="0" w:space="0" w:color="auto"/>
        <w:left w:val="none" w:sz="0" w:space="0" w:color="auto"/>
        <w:bottom w:val="none" w:sz="0" w:space="0" w:color="auto"/>
        <w:right w:val="none" w:sz="0" w:space="0" w:color="auto"/>
      </w:divBdr>
    </w:div>
    <w:div w:id="1680498124">
      <w:marLeft w:val="480"/>
      <w:marRight w:val="0"/>
      <w:marTop w:val="0"/>
      <w:marBottom w:val="0"/>
      <w:divBdr>
        <w:top w:val="none" w:sz="0" w:space="0" w:color="auto"/>
        <w:left w:val="none" w:sz="0" w:space="0" w:color="auto"/>
        <w:bottom w:val="none" w:sz="0" w:space="0" w:color="auto"/>
        <w:right w:val="none" w:sz="0" w:space="0" w:color="auto"/>
      </w:divBdr>
    </w:div>
    <w:div w:id="1681160267">
      <w:marLeft w:val="480"/>
      <w:marRight w:val="0"/>
      <w:marTop w:val="0"/>
      <w:marBottom w:val="0"/>
      <w:divBdr>
        <w:top w:val="none" w:sz="0" w:space="0" w:color="auto"/>
        <w:left w:val="none" w:sz="0" w:space="0" w:color="auto"/>
        <w:bottom w:val="none" w:sz="0" w:space="0" w:color="auto"/>
        <w:right w:val="none" w:sz="0" w:space="0" w:color="auto"/>
      </w:divBdr>
    </w:div>
    <w:div w:id="1681738531">
      <w:marLeft w:val="480"/>
      <w:marRight w:val="0"/>
      <w:marTop w:val="0"/>
      <w:marBottom w:val="0"/>
      <w:divBdr>
        <w:top w:val="none" w:sz="0" w:space="0" w:color="auto"/>
        <w:left w:val="none" w:sz="0" w:space="0" w:color="auto"/>
        <w:bottom w:val="none" w:sz="0" w:space="0" w:color="auto"/>
        <w:right w:val="none" w:sz="0" w:space="0" w:color="auto"/>
      </w:divBdr>
    </w:div>
    <w:div w:id="1682587087">
      <w:marLeft w:val="480"/>
      <w:marRight w:val="0"/>
      <w:marTop w:val="0"/>
      <w:marBottom w:val="0"/>
      <w:divBdr>
        <w:top w:val="none" w:sz="0" w:space="0" w:color="auto"/>
        <w:left w:val="none" w:sz="0" w:space="0" w:color="auto"/>
        <w:bottom w:val="none" w:sz="0" w:space="0" w:color="auto"/>
        <w:right w:val="none" w:sz="0" w:space="0" w:color="auto"/>
      </w:divBdr>
    </w:div>
    <w:div w:id="1682854125">
      <w:marLeft w:val="480"/>
      <w:marRight w:val="0"/>
      <w:marTop w:val="0"/>
      <w:marBottom w:val="0"/>
      <w:divBdr>
        <w:top w:val="none" w:sz="0" w:space="0" w:color="auto"/>
        <w:left w:val="none" w:sz="0" w:space="0" w:color="auto"/>
        <w:bottom w:val="none" w:sz="0" w:space="0" w:color="auto"/>
        <w:right w:val="none" w:sz="0" w:space="0" w:color="auto"/>
      </w:divBdr>
    </w:div>
    <w:div w:id="1684555554">
      <w:marLeft w:val="480"/>
      <w:marRight w:val="0"/>
      <w:marTop w:val="0"/>
      <w:marBottom w:val="0"/>
      <w:divBdr>
        <w:top w:val="none" w:sz="0" w:space="0" w:color="auto"/>
        <w:left w:val="none" w:sz="0" w:space="0" w:color="auto"/>
        <w:bottom w:val="none" w:sz="0" w:space="0" w:color="auto"/>
        <w:right w:val="none" w:sz="0" w:space="0" w:color="auto"/>
      </w:divBdr>
    </w:div>
    <w:div w:id="1687094429">
      <w:marLeft w:val="480"/>
      <w:marRight w:val="0"/>
      <w:marTop w:val="0"/>
      <w:marBottom w:val="0"/>
      <w:divBdr>
        <w:top w:val="none" w:sz="0" w:space="0" w:color="auto"/>
        <w:left w:val="none" w:sz="0" w:space="0" w:color="auto"/>
        <w:bottom w:val="none" w:sz="0" w:space="0" w:color="auto"/>
        <w:right w:val="none" w:sz="0" w:space="0" w:color="auto"/>
      </w:divBdr>
    </w:div>
    <w:div w:id="1687366113">
      <w:marLeft w:val="480"/>
      <w:marRight w:val="0"/>
      <w:marTop w:val="0"/>
      <w:marBottom w:val="0"/>
      <w:divBdr>
        <w:top w:val="none" w:sz="0" w:space="0" w:color="auto"/>
        <w:left w:val="none" w:sz="0" w:space="0" w:color="auto"/>
        <w:bottom w:val="none" w:sz="0" w:space="0" w:color="auto"/>
        <w:right w:val="none" w:sz="0" w:space="0" w:color="auto"/>
      </w:divBdr>
    </w:div>
    <w:div w:id="1687517909">
      <w:marLeft w:val="480"/>
      <w:marRight w:val="0"/>
      <w:marTop w:val="0"/>
      <w:marBottom w:val="0"/>
      <w:divBdr>
        <w:top w:val="none" w:sz="0" w:space="0" w:color="auto"/>
        <w:left w:val="none" w:sz="0" w:space="0" w:color="auto"/>
        <w:bottom w:val="none" w:sz="0" w:space="0" w:color="auto"/>
        <w:right w:val="none" w:sz="0" w:space="0" w:color="auto"/>
      </w:divBdr>
    </w:div>
    <w:div w:id="1689528561">
      <w:marLeft w:val="480"/>
      <w:marRight w:val="0"/>
      <w:marTop w:val="0"/>
      <w:marBottom w:val="0"/>
      <w:divBdr>
        <w:top w:val="none" w:sz="0" w:space="0" w:color="auto"/>
        <w:left w:val="none" w:sz="0" w:space="0" w:color="auto"/>
        <w:bottom w:val="none" w:sz="0" w:space="0" w:color="auto"/>
        <w:right w:val="none" w:sz="0" w:space="0" w:color="auto"/>
      </w:divBdr>
    </w:div>
    <w:div w:id="1689746411">
      <w:marLeft w:val="480"/>
      <w:marRight w:val="0"/>
      <w:marTop w:val="0"/>
      <w:marBottom w:val="0"/>
      <w:divBdr>
        <w:top w:val="none" w:sz="0" w:space="0" w:color="auto"/>
        <w:left w:val="none" w:sz="0" w:space="0" w:color="auto"/>
        <w:bottom w:val="none" w:sz="0" w:space="0" w:color="auto"/>
        <w:right w:val="none" w:sz="0" w:space="0" w:color="auto"/>
      </w:divBdr>
    </w:div>
    <w:div w:id="1691686643">
      <w:marLeft w:val="480"/>
      <w:marRight w:val="0"/>
      <w:marTop w:val="0"/>
      <w:marBottom w:val="0"/>
      <w:divBdr>
        <w:top w:val="none" w:sz="0" w:space="0" w:color="auto"/>
        <w:left w:val="none" w:sz="0" w:space="0" w:color="auto"/>
        <w:bottom w:val="none" w:sz="0" w:space="0" w:color="auto"/>
        <w:right w:val="none" w:sz="0" w:space="0" w:color="auto"/>
      </w:divBdr>
    </w:div>
    <w:div w:id="1693261632">
      <w:marLeft w:val="480"/>
      <w:marRight w:val="0"/>
      <w:marTop w:val="0"/>
      <w:marBottom w:val="0"/>
      <w:divBdr>
        <w:top w:val="none" w:sz="0" w:space="0" w:color="auto"/>
        <w:left w:val="none" w:sz="0" w:space="0" w:color="auto"/>
        <w:bottom w:val="none" w:sz="0" w:space="0" w:color="auto"/>
        <w:right w:val="none" w:sz="0" w:space="0" w:color="auto"/>
      </w:divBdr>
    </w:div>
    <w:div w:id="1696997989">
      <w:marLeft w:val="480"/>
      <w:marRight w:val="0"/>
      <w:marTop w:val="0"/>
      <w:marBottom w:val="0"/>
      <w:divBdr>
        <w:top w:val="none" w:sz="0" w:space="0" w:color="auto"/>
        <w:left w:val="none" w:sz="0" w:space="0" w:color="auto"/>
        <w:bottom w:val="none" w:sz="0" w:space="0" w:color="auto"/>
        <w:right w:val="none" w:sz="0" w:space="0" w:color="auto"/>
      </w:divBdr>
    </w:div>
    <w:div w:id="1698971764">
      <w:marLeft w:val="480"/>
      <w:marRight w:val="0"/>
      <w:marTop w:val="0"/>
      <w:marBottom w:val="0"/>
      <w:divBdr>
        <w:top w:val="none" w:sz="0" w:space="0" w:color="auto"/>
        <w:left w:val="none" w:sz="0" w:space="0" w:color="auto"/>
        <w:bottom w:val="none" w:sz="0" w:space="0" w:color="auto"/>
        <w:right w:val="none" w:sz="0" w:space="0" w:color="auto"/>
      </w:divBdr>
    </w:div>
    <w:div w:id="1700664346">
      <w:marLeft w:val="480"/>
      <w:marRight w:val="0"/>
      <w:marTop w:val="0"/>
      <w:marBottom w:val="0"/>
      <w:divBdr>
        <w:top w:val="none" w:sz="0" w:space="0" w:color="auto"/>
        <w:left w:val="none" w:sz="0" w:space="0" w:color="auto"/>
        <w:bottom w:val="none" w:sz="0" w:space="0" w:color="auto"/>
        <w:right w:val="none" w:sz="0" w:space="0" w:color="auto"/>
      </w:divBdr>
    </w:div>
    <w:div w:id="1700817723">
      <w:marLeft w:val="480"/>
      <w:marRight w:val="0"/>
      <w:marTop w:val="0"/>
      <w:marBottom w:val="0"/>
      <w:divBdr>
        <w:top w:val="none" w:sz="0" w:space="0" w:color="auto"/>
        <w:left w:val="none" w:sz="0" w:space="0" w:color="auto"/>
        <w:bottom w:val="none" w:sz="0" w:space="0" w:color="auto"/>
        <w:right w:val="none" w:sz="0" w:space="0" w:color="auto"/>
      </w:divBdr>
    </w:div>
    <w:div w:id="1700929824">
      <w:marLeft w:val="480"/>
      <w:marRight w:val="0"/>
      <w:marTop w:val="0"/>
      <w:marBottom w:val="0"/>
      <w:divBdr>
        <w:top w:val="none" w:sz="0" w:space="0" w:color="auto"/>
        <w:left w:val="none" w:sz="0" w:space="0" w:color="auto"/>
        <w:bottom w:val="none" w:sz="0" w:space="0" w:color="auto"/>
        <w:right w:val="none" w:sz="0" w:space="0" w:color="auto"/>
      </w:divBdr>
    </w:div>
    <w:div w:id="1704594869">
      <w:marLeft w:val="480"/>
      <w:marRight w:val="0"/>
      <w:marTop w:val="0"/>
      <w:marBottom w:val="0"/>
      <w:divBdr>
        <w:top w:val="none" w:sz="0" w:space="0" w:color="auto"/>
        <w:left w:val="none" w:sz="0" w:space="0" w:color="auto"/>
        <w:bottom w:val="none" w:sz="0" w:space="0" w:color="auto"/>
        <w:right w:val="none" w:sz="0" w:space="0" w:color="auto"/>
      </w:divBdr>
    </w:div>
    <w:div w:id="1706177052">
      <w:marLeft w:val="480"/>
      <w:marRight w:val="0"/>
      <w:marTop w:val="0"/>
      <w:marBottom w:val="0"/>
      <w:divBdr>
        <w:top w:val="none" w:sz="0" w:space="0" w:color="auto"/>
        <w:left w:val="none" w:sz="0" w:space="0" w:color="auto"/>
        <w:bottom w:val="none" w:sz="0" w:space="0" w:color="auto"/>
        <w:right w:val="none" w:sz="0" w:space="0" w:color="auto"/>
      </w:divBdr>
    </w:div>
    <w:div w:id="1706563534">
      <w:marLeft w:val="480"/>
      <w:marRight w:val="0"/>
      <w:marTop w:val="0"/>
      <w:marBottom w:val="0"/>
      <w:divBdr>
        <w:top w:val="none" w:sz="0" w:space="0" w:color="auto"/>
        <w:left w:val="none" w:sz="0" w:space="0" w:color="auto"/>
        <w:bottom w:val="none" w:sz="0" w:space="0" w:color="auto"/>
        <w:right w:val="none" w:sz="0" w:space="0" w:color="auto"/>
      </w:divBdr>
    </w:div>
    <w:div w:id="1708683056">
      <w:marLeft w:val="480"/>
      <w:marRight w:val="0"/>
      <w:marTop w:val="0"/>
      <w:marBottom w:val="0"/>
      <w:divBdr>
        <w:top w:val="none" w:sz="0" w:space="0" w:color="auto"/>
        <w:left w:val="none" w:sz="0" w:space="0" w:color="auto"/>
        <w:bottom w:val="none" w:sz="0" w:space="0" w:color="auto"/>
        <w:right w:val="none" w:sz="0" w:space="0" w:color="auto"/>
      </w:divBdr>
    </w:div>
    <w:div w:id="1711104570">
      <w:marLeft w:val="480"/>
      <w:marRight w:val="0"/>
      <w:marTop w:val="0"/>
      <w:marBottom w:val="0"/>
      <w:divBdr>
        <w:top w:val="none" w:sz="0" w:space="0" w:color="auto"/>
        <w:left w:val="none" w:sz="0" w:space="0" w:color="auto"/>
        <w:bottom w:val="none" w:sz="0" w:space="0" w:color="auto"/>
        <w:right w:val="none" w:sz="0" w:space="0" w:color="auto"/>
      </w:divBdr>
    </w:div>
    <w:div w:id="1711302783">
      <w:marLeft w:val="480"/>
      <w:marRight w:val="0"/>
      <w:marTop w:val="0"/>
      <w:marBottom w:val="0"/>
      <w:divBdr>
        <w:top w:val="none" w:sz="0" w:space="0" w:color="auto"/>
        <w:left w:val="none" w:sz="0" w:space="0" w:color="auto"/>
        <w:bottom w:val="none" w:sz="0" w:space="0" w:color="auto"/>
        <w:right w:val="none" w:sz="0" w:space="0" w:color="auto"/>
      </w:divBdr>
    </w:div>
    <w:div w:id="1711802310">
      <w:marLeft w:val="480"/>
      <w:marRight w:val="0"/>
      <w:marTop w:val="0"/>
      <w:marBottom w:val="0"/>
      <w:divBdr>
        <w:top w:val="none" w:sz="0" w:space="0" w:color="auto"/>
        <w:left w:val="none" w:sz="0" w:space="0" w:color="auto"/>
        <w:bottom w:val="none" w:sz="0" w:space="0" w:color="auto"/>
        <w:right w:val="none" w:sz="0" w:space="0" w:color="auto"/>
      </w:divBdr>
    </w:div>
    <w:div w:id="1711804375">
      <w:marLeft w:val="480"/>
      <w:marRight w:val="0"/>
      <w:marTop w:val="0"/>
      <w:marBottom w:val="0"/>
      <w:divBdr>
        <w:top w:val="none" w:sz="0" w:space="0" w:color="auto"/>
        <w:left w:val="none" w:sz="0" w:space="0" w:color="auto"/>
        <w:bottom w:val="none" w:sz="0" w:space="0" w:color="auto"/>
        <w:right w:val="none" w:sz="0" w:space="0" w:color="auto"/>
      </w:divBdr>
    </w:div>
    <w:div w:id="1712923049">
      <w:marLeft w:val="480"/>
      <w:marRight w:val="0"/>
      <w:marTop w:val="0"/>
      <w:marBottom w:val="0"/>
      <w:divBdr>
        <w:top w:val="none" w:sz="0" w:space="0" w:color="auto"/>
        <w:left w:val="none" w:sz="0" w:space="0" w:color="auto"/>
        <w:bottom w:val="none" w:sz="0" w:space="0" w:color="auto"/>
        <w:right w:val="none" w:sz="0" w:space="0" w:color="auto"/>
      </w:divBdr>
    </w:div>
    <w:div w:id="1713269373">
      <w:marLeft w:val="480"/>
      <w:marRight w:val="0"/>
      <w:marTop w:val="0"/>
      <w:marBottom w:val="0"/>
      <w:divBdr>
        <w:top w:val="none" w:sz="0" w:space="0" w:color="auto"/>
        <w:left w:val="none" w:sz="0" w:space="0" w:color="auto"/>
        <w:bottom w:val="none" w:sz="0" w:space="0" w:color="auto"/>
        <w:right w:val="none" w:sz="0" w:space="0" w:color="auto"/>
      </w:divBdr>
    </w:div>
    <w:div w:id="1713574186">
      <w:marLeft w:val="480"/>
      <w:marRight w:val="0"/>
      <w:marTop w:val="0"/>
      <w:marBottom w:val="0"/>
      <w:divBdr>
        <w:top w:val="none" w:sz="0" w:space="0" w:color="auto"/>
        <w:left w:val="none" w:sz="0" w:space="0" w:color="auto"/>
        <w:bottom w:val="none" w:sz="0" w:space="0" w:color="auto"/>
        <w:right w:val="none" w:sz="0" w:space="0" w:color="auto"/>
      </w:divBdr>
    </w:div>
    <w:div w:id="1714034554">
      <w:marLeft w:val="480"/>
      <w:marRight w:val="0"/>
      <w:marTop w:val="0"/>
      <w:marBottom w:val="0"/>
      <w:divBdr>
        <w:top w:val="none" w:sz="0" w:space="0" w:color="auto"/>
        <w:left w:val="none" w:sz="0" w:space="0" w:color="auto"/>
        <w:bottom w:val="none" w:sz="0" w:space="0" w:color="auto"/>
        <w:right w:val="none" w:sz="0" w:space="0" w:color="auto"/>
      </w:divBdr>
    </w:div>
    <w:div w:id="1716150054">
      <w:marLeft w:val="480"/>
      <w:marRight w:val="0"/>
      <w:marTop w:val="0"/>
      <w:marBottom w:val="0"/>
      <w:divBdr>
        <w:top w:val="none" w:sz="0" w:space="0" w:color="auto"/>
        <w:left w:val="none" w:sz="0" w:space="0" w:color="auto"/>
        <w:bottom w:val="none" w:sz="0" w:space="0" w:color="auto"/>
        <w:right w:val="none" w:sz="0" w:space="0" w:color="auto"/>
      </w:divBdr>
    </w:div>
    <w:div w:id="1716585444">
      <w:marLeft w:val="480"/>
      <w:marRight w:val="0"/>
      <w:marTop w:val="0"/>
      <w:marBottom w:val="0"/>
      <w:divBdr>
        <w:top w:val="none" w:sz="0" w:space="0" w:color="auto"/>
        <w:left w:val="none" w:sz="0" w:space="0" w:color="auto"/>
        <w:bottom w:val="none" w:sz="0" w:space="0" w:color="auto"/>
        <w:right w:val="none" w:sz="0" w:space="0" w:color="auto"/>
      </w:divBdr>
    </w:div>
    <w:div w:id="1717045411">
      <w:marLeft w:val="480"/>
      <w:marRight w:val="0"/>
      <w:marTop w:val="0"/>
      <w:marBottom w:val="0"/>
      <w:divBdr>
        <w:top w:val="none" w:sz="0" w:space="0" w:color="auto"/>
        <w:left w:val="none" w:sz="0" w:space="0" w:color="auto"/>
        <w:bottom w:val="none" w:sz="0" w:space="0" w:color="auto"/>
        <w:right w:val="none" w:sz="0" w:space="0" w:color="auto"/>
      </w:divBdr>
    </w:div>
    <w:div w:id="1717311922">
      <w:marLeft w:val="480"/>
      <w:marRight w:val="0"/>
      <w:marTop w:val="0"/>
      <w:marBottom w:val="0"/>
      <w:divBdr>
        <w:top w:val="none" w:sz="0" w:space="0" w:color="auto"/>
        <w:left w:val="none" w:sz="0" w:space="0" w:color="auto"/>
        <w:bottom w:val="none" w:sz="0" w:space="0" w:color="auto"/>
        <w:right w:val="none" w:sz="0" w:space="0" w:color="auto"/>
      </w:divBdr>
    </w:div>
    <w:div w:id="1718234773">
      <w:marLeft w:val="480"/>
      <w:marRight w:val="0"/>
      <w:marTop w:val="0"/>
      <w:marBottom w:val="0"/>
      <w:divBdr>
        <w:top w:val="none" w:sz="0" w:space="0" w:color="auto"/>
        <w:left w:val="none" w:sz="0" w:space="0" w:color="auto"/>
        <w:bottom w:val="none" w:sz="0" w:space="0" w:color="auto"/>
        <w:right w:val="none" w:sz="0" w:space="0" w:color="auto"/>
      </w:divBdr>
    </w:div>
    <w:div w:id="1721636713">
      <w:marLeft w:val="480"/>
      <w:marRight w:val="0"/>
      <w:marTop w:val="0"/>
      <w:marBottom w:val="0"/>
      <w:divBdr>
        <w:top w:val="none" w:sz="0" w:space="0" w:color="auto"/>
        <w:left w:val="none" w:sz="0" w:space="0" w:color="auto"/>
        <w:bottom w:val="none" w:sz="0" w:space="0" w:color="auto"/>
        <w:right w:val="none" w:sz="0" w:space="0" w:color="auto"/>
      </w:divBdr>
    </w:div>
    <w:div w:id="1721706602">
      <w:marLeft w:val="480"/>
      <w:marRight w:val="0"/>
      <w:marTop w:val="0"/>
      <w:marBottom w:val="0"/>
      <w:divBdr>
        <w:top w:val="none" w:sz="0" w:space="0" w:color="auto"/>
        <w:left w:val="none" w:sz="0" w:space="0" w:color="auto"/>
        <w:bottom w:val="none" w:sz="0" w:space="0" w:color="auto"/>
        <w:right w:val="none" w:sz="0" w:space="0" w:color="auto"/>
      </w:divBdr>
    </w:div>
    <w:div w:id="1722093679">
      <w:marLeft w:val="480"/>
      <w:marRight w:val="0"/>
      <w:marTop w:val="0"/>
      <w:marBottom w:val="0"/>
      <w:divBdr>
        <w:top w:val="none" w:sz="0" w:space="0" w:color="auto"/>
        <w:left w:val="none" w:sz="0" w:space="0" w:color="auto"/>
        <w:bottom w:val="none" w:sz="0" w:space="0" w:color="auto"/>
        <w:right w:val="none" w:sz="0" w:space="0" w:color="auto"/>
      </w:divBdr>
    </w:div>
    <w:div w:id="1724908883">
      <w:marLeft w:val="480"/>
      <w:marRight w:val="0"/>
      <w:marTop w:val="0"/>
      <w:marBottom w:val="0"/>
      <w:divBdr>
        <w:top w:val="none" w:sz="0" w:space="0" w:color="auto"/>
        <w:left w:val="none" w:sz="0" w:space="0" w:color="auto"/>
        <w:bottom w:val="none" w:sz="0" w:space="0" w:color="auto"/>
        <w:right w:val="none" w:sz="0" w:space="0" w:color="auto"/>
      </w:divBdr>
    </w:div>
    <w:div w:id="1724937515">
      <w:marLeft w:val="480"/>
      <w:marRight w:val="0"/>
      <w:marTop w:val="0"/>
      <w:marBottom w:val="0"/>
      <w:divBdr>
        <w:top w:val="none" w:sz="0" w:space="0" w:color="auto"/>
        <w:left w:val="none" w:sz="0" w:space="0" w:color="auto"/>
        <w:bottom w:val="none" w:sz="0" w:space="0" w:color="auto"/>
        <w:right w:val="none" w:sz="0" w:space="0" w:color="auto"/>
      </w:divBdr>
    </w:div>
    <w:div w:id="1726249719">
      <w:marLeft w:val="480"/>
      <w:marRight w:val="0"/>
      <w:marTop w:val="0"/>
      <w:marBottom w:val="0"/>
      <w:divBdr>
        <w:top w:val="none" w:sz="0" w:space="0" w:color="auto"/>
        <w:left w:val="none" w:sz="0" w:space="0" w:color="auto"/>
        <w:bottom w:val="none" w:sz="0" w:space="0" w:color="auto"/>
        <w:right w:val="none" w:sz="0" w:space="0" w:color="auto"/>
      </w:divBdr>
    </w:div>
    <w:div w:id="1726685968">
      <w:marLeft w:val="480"/>
      <w:marRight w:val="0"/>
      <w:marTop w:val="0"/>
      <w:marBottom w:val="0"/>
      <w:divBdr>
        <w:top w:val="none" w:sz="0" w:space="0" w:color="auto"/>
        <w:left w:val="none" w:sz="0" w:space="0" w:color="auto"/>
        <w:bottom w:val="none" w:sz="0" w:space="0" w:color="auto"/>
        <w:right w:val="none" w:sz="0" w:space="0" w:color="auto"/>
      </w:divBdr>
    </w:div>
    <w:div w:id="1727727700">
      <w:marLeft w:val="480"/>
      <w:marRight w:val="0"/>
      <w:marTop w:val="0"/>
      <w:marBottom w:val="0"/>
      <w:divBdr>
        <w:top w:val="none" w:sz="0" w:space="0" w:color="auto"/>
        <w:left w:val="none" w:sz="0" w:space="0" w:color="auto"/>
        <w:bottom w:val="none" w:sz="0" w:space="0" w:color="auto"/>
        <w:right w:val="none" w:sz="0" w:space="0" w:color="auto"/>
      </w:divBdr>
    </w:div>
    <w:div w:id="1729300735">
      <w:marLeft w:val="480"/>
      <w:marRight w:val="0"/>
      <w:marTop w:val="0"/>
      <w:marBottom w:val="0"/>
      <w:divBdr>
        <w:top w:val="none" w:sz="0" w:space="0" w:color="auto"/>
        <w:left w:val="none" w:sz="0" w:space="0" w:color="auto"/>
        <w:bottom w:val="none" w:sz="0" w:space="0" w:color="auto"/>
        <w:right w:val="none" w:sz="0" w:space="0" w:color="auto"/>
      </w:divBdr>
    </w:div>
    <w:div w:id="1729693417">
      <w:marLeft w:val="480"/>
      <w:marRight w:val="0"/>
      <w:marTop w:val="0"/>
      <w:marBottom w:val="0"/>
      <w:divBdr>
        <w:top w:val="none" w:sz="0" w:space="0" w:color="auto"/>
        <w:left w:val="none" w:sz="0" w:space="0" w:color="auto"/>
        <w:bottom w:val="none" w:sz="0" w:space="0" w:color="auto"/>
        <w:right w:val="none" w:sz="0" w:space="0" w:color="auto"/>
      </w:divBdr>
    </w:div>
    <w:div w:id="1729914167">
      <w:marLeft w:val="480"/>
      <w:marRight w:val="0"/>
      <w:marTop w:val="0"/>
      <w:marBottom w:val="0"/>
      <w:divBdr>
        <w:top w:val="none" w:sz="0" w:space="0" w:color="auto"/>
        <w:left w:val="none" w:sz="0" w:space="0" w:color="auto"/>
        <w:bottom w:val="none" w:sz="0" w:space="0" w:color="auto"/>
        <w:right w:val="none" w:sz="0" w:space="0" w:color="auto"/>
      </w:divBdr>
    </w:div>
    <w:div w:id="1731074694">
      <w:marLeft w:val="480"/>
      <w:marRight w:val="0"/>
      <w:marTop w:val="0"/>
      <w:marBottom w:val="0"/>
      <w:divBdr>
        <w:top w:val="none" w:sz="0" w:space="0" w:color="auto"/>
        <w:left w:val="none" w:sz="0" w:space="0" w:color="auto"/>
        <w:bottom w:val="none" w:sz="0" w:space="0" w:color="auto"/>
        <w:right w:val="none" w:sz="0" w:space="0" w:color="auto"/>
      </w:divBdr>
    </w:div>
    <w:div w:id="1736246273">
      <w:marLeft w:val="480"/>
      <w:marRight w:val="0"/>
      <w:marTop w:val="0"/>
      <w:marBottom w:val="0"/>
      <w:divBdr>
        <w:top w:val="none" w:sz="0" w:space="0" w:color="auto"/>
        <w:left w:val="none" w:sz="0" w:space="0" w:color="auto"/>
        <w:bottom w:val="none" w:sz="0" w:space="0" w:color="auto"/>
        <w:right w:val="none" w:sz="0" w:space="0" w:color="auto"/>
      </w:divBdr>
    </w:div>
    <w:div w:id="1737387793">
      <w:marLeft w:val="480"/>
      <w:marRight w:val="0"/>
      <w:marTop w:val="0"/>
      <w:marBottom w:val="0"/>
      <w:divBdr>
        <w:top w:val="none" w:sz="0" w:space="0" w:color="auto"/>
        <w:left w:val="none" w:sz="0" w:space="0" w:color="auto"/>
        <w:bottom w:val="none" w:sz="0" w:space="0" w:color="auto"/>
        <w:right w:val="none" w:sz="0" w:space="0" w:color="auto"/>
      </w:divBdr>
    </w:div>
    <w:div w:id="1738353988">
      <w:marLeft w:val="480"/>
      <w:marRight w:val="0"/>
      <w:marTop w:val="0"/>
      <w:marBottom w:val="0"/>
      <w:divBdr>
        <w:top w:val="none" w:sz="0" w:space="0" w:color="auto"/>
        <w:left w:val="none" w:sz="0" w:space="0" w:color="auto"/>
        <w:bottom w:val="none" w:sz="0" w:space="0" w:color="auto"/>
        <w:right w:val="none" w:sz="0" w:space="0" w:color="auto"/>
      </w:divBdr>
    </w:div>
    <w:div w:id="1738363180">
      <w:marLeft w:val="480"/>
      <w:marRight w:val="0"/>
      <w:marTop w:val="0"/>
      <w:marBottom w:val="0"/>
      <w:divBdr>
        <w:top w:val="none" w:sz="0" w:space="0" w:color="auto"/>
        <w:left w:val="none" w:sz="0" w:space="0" w:color="auto"/>
        <w:bottom w:val="none" w:sz="0" w:space="0" w:color="auto"/>
        <w:right w:val="none" w:sz="0" w:space="0" w:color="auto"/>
      </w:divBdr>
    </w:div>
    <w:div w:id="1738942143">
      <w:marLeft w:val="480"/>
      <w:marRight w:val="0"/>
      <w:marTop w:val="0"/>
      <w:marBottom w:val="0"/>
      <w:divBdr>
        <w:top w:val="none" w:sz="0" w:space="0" w:color="auto"/>
        <w:left w:val="none" w:sz="0" w:space="0" w:color="auto"/>
        <w:bottom w:val="none" w:sz="0" w:space="0" w:color="auto"/>
        <w:right w:val="none" w:sz="0" w:space="0" w:color="auto"/>
      </w:divBdr>
    </w:div>
    <w:div w:id="1747458743">
      <w:marLeft w:val="480"/>
      <w:marRight w:val="0"/>
      <w:marTop w:val="0"/>
      <w:marBottom w:val="0"/>
      <w:divBdr>
        <w:top w:val="none" w:sz="0" w:space="0" w:color="auto"/>
        <w:left w:val="none" w:sz="0" w:space="0" w:color="auto"/>
        <w:bottom w:val="none" w:sz="0" w:space="0" w:color="auto"/>
        <w:right w:val="none" w:sz="0" w:space="0" w:color="auto"/>
      </w:divBdr>
    </w:div>
    <w:div w:id="1747919738">
      <w:marLeft w:val="480"/>
      <w:marRight w:val="0"/>
      <w:marTop w:val="0"/>
      <w:marBottom w:val="0"/>
      <w:divBdr>
        <w:top w:val="none" w:sz="0" w:space="0" w:color="auto"/>
        <w:left w:val="none" w:sz="0" w:space="0" w:color="auto"/>
        <w:bottom w:val="none" w:sz="0" w:space="0" w:color="auto"/>
        <w:right w:val="none" w:sz="0" w:space="0" w:color="auto"/>
      </w:divBdr>
    </w:div>
    <w:div w:id="1748920906">
      <w:marLeft w:val="480"/>
      <w:marRight w:val="0"/>
      <w:marTop w:val="0"/>
      <w:marBottom w:val="0"/>
      <w:divBdr>
        <w:top w:val="none" w:sz="0" w:space="0" w:color="auto"/>
        <w:left w:val="none" w:sz="0" w:space="0" w:color="auto"/>
        <w:bottom w:val="none" w:sz="0" w:space="0" w:color="auto"/>
        <w:right w:val="none" w:sz="0" w:space="0" w:color="auto"/>
      </w:divBdr>
    </w:div>
    <w:div w:id="1749031422">
      <w:marLeft w:val="480"/>
      <w:marRight w:val="0"/>
      <w:marTop w:val="0"/>
      <w:marBottom w:val="0"/>
      <w:divBdr>
        <w:top w:val="none" w:sz="0" w:space="0" w:color="auto"/>
        <w:left w:val="none" w:sz="0" w:space="0" w:color="auto"/>
        <w:bottom w:val="none" w:sz="0" w:space="0" w:color="auto"/>
        <w:right w:val="none" w:sz="0" w:space="0" w:color="auto"/>
      </w:divBdr>
    </w:div>
    <w:div w:id="1749040735">
      <w:marLeft w:val="480"/>
      <w:marRight w:val="0"/>
      <w:marTop w:val="0"/>
      <w:marBottom w:val="0"/>
      <w:divBdr>
        <w:top w:val="none" w:sz="0" w:space="0" w:color="auto"/>
        <w:left w:val="none" w:sz="0" w:space="0" w:color="auto"/>
        <w:bottom w:val="none" w:sz="0" w:space="0" w:color="auto"/>
        <w:right w:val="none" w:sz="0" w:space="0" w:color="auto"/>
      </w:divBdr>
    </w:div>
    <w:div w:id="1750539253">
      <w:marLeft w:val="480"/>
      <w:marRight w:val="0"/>
      <w:marTop w:val="0"/>
      <w:marBottom w:val="0"/>
      <w:divBdr>
        <w:top w:val="none" w:sz="0" w:space="0" w:color="auto"/>
        <w:left w:val="none" w:sz="0" w:space="0" w:color="auto"/>
        <w:bottom w:val="none" w:sz="0" w:space="0" w:color="auto"/>
        <w:right w:val="none" w:sz="0" w:space="0" w:color="auto"/>
      </w:divBdr>
    </w:div>
    <w:div w:id="1750734971">
      <w:marLeft w:val="480"/>
      <w:marRight w:val="0"/>
      <w:marTop w:val="0"/>
      <w:marBottom w:val="0"/>
      <w:divBdr>
        <w:top w:val="none" w:sz="0" w:space="0" w:color="auto"/>
        <w:left w:val="none" w:sz="0" w:space="0" w:color="auto"/>
        <w:bottom w:val="none" w:sz="0" w:space="0" w:color="auto"/>
        <w:right w:val="none" w:sz="0" w:space="0" w:color="auto"/>
      </w:divBdr>
    </w:div>
    <w:div w:id="1750737827">
      <w:marLeft w:val="480"/>
      <w:marRight w:val="0"/>
      <w:marTop w:val="0"/>
      <w:marBottom w:val="0"/>
      <w:divBdr>
        <w:top w:val="none" w:sz="0" w:space="0" w:color="auto"/>
        <w:left w:val="none" w:sz="0" w:space="0" w:color="auto"/>
        <w:bottom w:val="none" w:sz="0" w:space="0" w:color="auto"/>
        <w:right w:val="none" w:sz="0" w:space="0" w:color="auto"/>
      </w:divBdr>
    </w:div>
    <w:div w:id="1752122433">
      <w:marLeft w:val="480"/>
      <w:marRight w:val="0"/>
      <w:marTop w:val="0"/>
      <w:marBottom w:val="0"/>
      <w:divBdr>
        <w:top w:val="none" w:sz="0" w:space="0" w:color="auto"/>
        <w:left w:val="none" w:sz="0" w:space="0" w:color="auto"/>
        <w:bottom w:val="none" w:sz="0" w:space="0" w:color="auto"/>
        <w:right w:val="none" w:sz="0" w:space="0" w:color="auto"/>
      </w:divBdr>
    </w:div>
    <w:div w:id="1753694844">
      <w:bodyDiv w:val="1"/>
      <w:marLeft w:val="0"/>
      <w:marRight w:val="0"/>
      <w:marTop w:val="0"/>
      <w:marBottom w:val="0"/>
      <w:divBdr>
        <w:top w:val="none" w:sz="0" w:space="0" w:color="auto"/>
        <w:left w:val="none" w:sz="0" w:space="0" w:color="auto"/>
        <w:bottom w:val="none" w:sz="0" w:space="0" w:color="auto"/>
        <w:right w:val="none" w:sz="0" w:space="0" w:color="auto"/>
      </w:divBdr>
    </w:div>
    <w:div w:id="1754662007">
      <w:marLeft w:val="480"/>
      <w:marRight w:val="0"/>
      <w:marTop w:val="0"/>
      <w:marBottom w:val="0"/>
      <w:divBdr>
        <w:top w:val="none" w:sz="0" w:space="0" w:color="auto"/>
        <w:left w:val="none" w:sz="0" w:space="0" w:color="auto"/>
        <w:bottom w:val="none" w:sz="0" w:space="0" w:color="auto"/>
        <w:right w:val="none" w:sz="0" w:space="0" w:color="auto"/>
      </w:divBdr>
    </w:div>
    <w:div w:id="1758280457">
      <w:marLeft w:val="480"/>
      <w:marRight w:val="0"/>
      <w:marTop w:val="0"/>
      <w:marBottom w:val="0"/>
      <w:divBdr>
        <w:top w:val="none" w:sz="0" w:space="0" w:color="auto"/>
        <w:left w:val="none" w:sz="0" w:space="0" w:color="auto"/>
        <w:bottom w:val="none" w:sz="0" w:space="0" w:color="auto"/>
        <w:right w:val="none" w:sz="0" w:space="0" w:color="auto"/>
      </w:divBdr>
    </w:div>
    <w:div w:id="1758593898">
      <w:marLeft w:val="480"/>
      <w:marRight w:val="0"/>
      <w:marTop w:val="0"/>
      <w:marBottom w:val="0"/>
      <w:divBdr>
        <w:top w:val="none" w:sz="0" w:space="0" w:color="auto"/>
        <w:left w:val="none" w:sz="0" w:space="0" w:color="auto"/>
        <w:bottom w:val="none" w:sz="0" w:space="0" w:color="auto"/>
        <w:right w:val="none" w:sz="0" w:space="0" w:color="auto"/>
      </w:divBdr>
    </w:div>
    <w:div w:id="1759910864">
      <w:marLeft w:val="480"/>
      <w:marRight w:val="0"/>
      <w:marTop w:val="0"/>
      <w:marBottom w:val="0"/>
      <w:divBdr>
        <w:top w:val="none" w:sz="0" w:space="0" w:color="auto"/>
        <w:left w:val="none" w:sz="0" w:space="0" w:color="auto"/>
        <w:bottom w:val="none" w:sz="0" w:space="0" w:color="auto"/>
        <w:right w:val="none" w:sz="0" w:space="0" w:color="auto"/>
      </w:divBdr>
    </w:div>
    <w:div w:id="1760904696">
      <w:marLeft w:val="480"/>
      <w:marRight w:val="0"/>
      <w:marTop w:val="0"/>
      <w:marBottom w:val="0"/>
      <w:divBdr>
        <w:top w:val="none" w:sz="0" w:space="0" w:color="auto"/>
        <w:left w:val="none" w:sz="0" w:space="0" w:color="auto"/>
        <w:bottom w:val="none" w:sz="0" w:space="0" w:color="auto"/>
        <w:right w:val="none" w:sz="0" w:space="0" w:color="auto"/>
      </w:divBdr>
    </w:div>
    <w:div w:id="1762023395">
      <w:marLeft w:val="480"/>
      <w:marRight w:val="0"/>
      <w:marTop w:val="0"/>
      <w:marBottom w:val="0"/>
      <w:divBdr>
        <w:top w:val="none" w:sz="0" w:space="0" w:color="auto"/>
        <w:left w:val="none" w:sz="0" w:space="0" w:color="auto"/>
        <w:bottom w:val="none" w:sz="0" w:space="0" w:color="auto"/>
        <w:right w:val="none" w:sz="0" w:space="0" w:color="auto"/>
      </w:divBdr>
    </w:div>
    <w:div w:id="1764452524">
      <w:marLeft w:val="480"/>
      <w:marRight w:val="0"/>
      <w:marTop w:val="0"/>
      <w:marBottom w:val="0"/>
      <w:divBdr>
        <w:top w:val="none" w:sz="0" w:space="0" w:color="auto"/>
        <w:left w:val="none" w:sz="0" w:space="0" w:color="auto"/>
        <w:bottom w:val="none" w:sz="0" w:space="0" w:color="auto"/>
        <w:right w:val="none" w:sz="0" w:space="0" w:color="auto"/>
      </w:divBdr>
    </w:div>
    <w:div w:id="1764493806">
      <w:marLeft w:val="480"/>
      <w:marRight w:val="0"/>
      <w:marTop w:val="0"/>
      <w:marBottom w:val="0"/>
      <w:divBdr>
        <w:top w:val="none" w:sz="0" w:space="0" w:color="auto"/>
        <w:left w:val="none" w:sz="0" w:space="0" w:color="auto"/>
        <w:bottom w:val="none" w:sz="0" w:space="0" w:color="auto"/>
        <w:right w:val="none" w:sz="0" w:space="0" w:color="auto"/>
      </w:divBdr>
    </w:div>
    <w:div w:id="1765035196">
      <w:marLeft w:val="480"/>
      <w:marRight w:val="0"/>
      <w:marTop w:val="0"/>
      <w:marBottom w:val="0"/>
      <w:divBdr>
        <w:top w:val="none" w:sz="0" w:space="0" w:color="auto"/>
        <w:left w:val="none" w:sz="0" w:space="0" w:color="auto"/>
        <w:bottom w:val="none" w:sz="0" w:space="0" w:color="auto"/>
        <w:right w:val="none" w:sz="0" w:space="0" w:color="auto"/>
      </w:divBdr>
    </w:div>
    <w:div w:id="1766488146">
      <w:marLeft w:val="480"/>
      <w:marRight w:val="0"/>
      <w:marTop w:val="0"/>
      <w:marBottom w:val="0"/>
      <w:divBdr>
        <w:top w:val="none" w:sz="0" w:space="0" w:color="auto"/>
        <w:left w:val="none" w:sz="0" w:space="0" w:color="auto"/>
        <w:bottom w:val="none" w:sz="0" w:space="0" w:color="auto"/>
        <w:right w:val="none" w:sz="0" w:space="0" w:color="auto"/>
      </w:divBdr>
    </w:div>
    <w:div w:id="1766684852">
      <w:marLeft w:val="480"/>
      <w:marRight w:val="0"/>
      <w:marTop w:val="0"/>
      <w:marBottom w:val="0"/>
      <w:divBdr>
        <w:top w:val="none" w:sz="0" w:space="0" w:color="auto"/>
        <w:left w:val="none" w:sz="0" w:space="0" w:color="auto"/>
        <w:bottom w:val="none" w:sz="0" w:space="0" w:color="auto"/>
        <w:right w:val="none" w:sz="0" w:space="0" w:color="auto"/>
      </w:divBdr>
    </w:div>
    <w:div w:id="1768648643">
      <w:marLeft w:val="480"/>
      <w:marRight w:val="0"/>
      <w:marTop w:val="0"/>
      <w:marBottom w:val="0"/>
      <w:divBdr>
        <w:top w:val="none" w:sz="0" w:space="0" w:color="auto"/>
        <w:left w:val="none" w:sz="0" w:space="0" w:color="auto"/>
        <w:bottom w:val="none" w:sz="0" w:space="0" w:color="auto"/>
        <w:right w:val="none" w:sz="0" w:space="0" w:color="auto"/>
      </w:divBdr>
    </w:div>
    <w:div w:id="1770271389">
      <w:marLeft w:val="480"/>
      <w:marRight w:val="0"/>
      <w:marTop w:val="0"/>
      <w:marBottom w:val="0"/>
      <w:divBdr>
        <w:top w:val="none" w:sz="0" w:space="0" w:color="auto"/>
        <w:left w:val="none" w:sz="0" w:space="0" w:color="auto"/>
        <w:bottom w:val="none" w:sz="0" w:space="0" w:color="auto"/>
        <w:right w:val="none" w:sz="0" w:space="0" w:color="auto"/>
      </w:divBdr>
    </w:div>
    <w:div w:id="1770656047">
      <w:marLeft w:val="480"/>
      <w:marRight w:val="0"/>
      <w:marTop w:val="0"/>
      <w:marBottom w:val="0"/>
      <w:divBdr>
        <w:top w:val="none" w:sz="0" w:space="0" w:color="auto"/>
        <w:left w:val="none" w:sz="0" w:space="0" w:color="auto"/>
        <w:bottom w:val="none" w:sz="0" w:space="0" w:color="auto"/>
        <w:right w:val="none" w:sz="0" w:space="0" w:color="auto"/>
      </w:divBdr>
    </w:div>
    <w:div w:id="1770812985">
      <w:marLeft w:val="480"/>
      <w:marRight w:val="0"/>
      <w:marTop w:val="0"/>
      <w:marBottom w:val="0"/>
      <w:divBdr>
        <w:top w:val="none" w:sz="0" w:space="0" w:color="auto"/>
        <w:left w:val="none" w:sz="0" w:space="0" w:color="auto"/>
        <w:bottom w:val="none" w:sz="0" w:space="0" w:color="auto"/>
        <w:right w:val="none" w:sz="0" w:space="0" w:color="auto"/>
      </w:divBdr>
    </w:div>
    <w:div w:id="1772703950">
      <w:marLeft w:val="480"/>
      <w:marRight w:val="0"/>
      <w:marTop w:val="0"/>
      <w:marBottom w:val="0"/>
      <w:divBdr>
        <w:top w:val="none" w:sz="0" w:space="0" w:color="auto"/>
        <w:left w:val="none" w:sz="0" w:space="0" w:color="auto"/>
        <w:bottom w:val="none" w:sz="0" w:space="0" w:color="auto"/>
        <w:right w:val="none" w:sz="0" w:space="0" w:color="auto"/>
      </w:divBdr>
    </w:div>
    <w:div w:id="1773160946">
      <w:marLeft w:val="480"/>
      <w:marRight w:val="0"/>
      <w:marTop w:val="0"/>
      <w:marBottom w:val="0"/>
      <w:divBdr>
        <w:top w:val="none" w:sz="0" w:space="0" w:color="auto"/>
        <w:left w:val="none" w:sz="0" w:space="0" w:color="auto"/>
        <w:bottom w:val="none" w:sz="0" w:space="0" w:color="auto"/>
        <w:right w:val="none" w:sz="0" w:space="0" w:color="auto"/>
      </w:divBdr>
    </w:div>
    <w:div w:id="1774200603">
      <w:marLeft w:val="480"/>
      <w:marRight w:val="0"/>
      <w:marTop w:val="0"/>
      <w:marBottom w:val="0"/>
      <w:divBdr>
        <w:top w:val="none" w:sz="0" w:space="0" w:color="auto"/>
        <w:left w:val="none" w:sz="0" w:space="0" w:color="auto"/>
        <w:bottom w:val="none" w:sz="0" w:space="0" w:color="auto"/>
        <w:right w:val="none" w:sz="0" w:space="0" w:color="auto"/>
      </w:divBdr>
    </w:div>
    <w:div w:id="1775589263">
      <w:marLeft w:val="480"/>
      <w:marRight w:val="0"/>
      <w:marTop w:val="0"/>
      <w:marBottom w:val="0"/>
      <w:divBdr>
        <w:top w:val="none" w:sz="0" w:space="0" w:color="auto"/>
        <w:left w:val="none" w:sz="0" w:space="0" w:color="auto"/>
        <w:bottom w:val="none" w:sz="0" w:space="0" w:color="auto"/>
        <w:right w:val="none" w:sz="0" w:space="0" w:color="auto"/>
      </w:divBdr>
    </w:div>
    <w:div w:id="1778064911">
      <w:marLeft w:val="480"/>
      <w:marRight w:val="0"/>
      <w:marTop w:val="0"/>
      <w:marBottom w:val="0"/>
      <w:divBdr>
        <w:top w:val="none" w:sz="0" w:space="0" w:color="auto"/>
        <w:left w:val="none" w:sz="0" w:space="0" w:color="auto"/>
        <w:bottom w:val="none" w:sz="0" w:space="0" w:color="auto"/>
        <w:right w:val="none" w:sz="0" w:space="0" w:color="auto"/>
      </w:divBdr>
    </w:div>
    <w:div w:id="1778601410">
      <w:marLeft w:val="480"/>
      <w:marRight w:val="0"/>
      <w:marTop w:val="0"/>
      <w:marBottom w:val="0"/>
      <w:divBdr>
        <w:top w:val="none" w:sz="0" w:space="0" w:color="auto"/>
        <w:left w:val="none" w:sz="0" w:space="0" w:color="auto"/>
        <w:bottom w:val="none" w:sz="0" w:space="0" w:color="auto"/>
        <w:right w:val="none" w:sz="0" w:space="0" w:color="auto"/>
      </w:divBdr>
    </w:div>
    <w:div w:id="1780370144">
      <w:marLeft w:val="480"/>
      <w:marRight w:val="0"/>
      <w:marTop w:val="0"/>
      <w:marBottom w:val="0"/>
      <w:divBdr>
        <w:top w:val="none" w:sz="0" w:space="0" w:color="auto"/>
        <w:left w:val="none" w:sz="0" w:space="0" w:color="auto"/>
        <w:bottom w:val="none" w:sz="0" w:space="0" w:color="auto"/>
        <w:right w:val="none" w:sz="0" w:space="0" w:color="auto"/>
      </w:divBdr>
    </w:div>
    <w:div w:id="1781531800">
      <w:marLeft w:val="480"/>
      <w:marRight w:val="0"/>
      <w:marTop w:val="0"/>
      <w:marBottom w:val="0"/>
      <w:divBdr>
        <w:top w:val="none" w:sz="0" w:space="0" w:color="auto"/>
        <w:left w:val="none" w:sz="0" w:space="0" w:color="auto"/>
        <w:bottom w:val="none" w:sz="0" w:space="0" w:color="auto"/>
        <w:right w:val="none" w:sz="0" w:space="0" w:color="auto"/>
      </w:divBdr>
    </w:div>
    <w:div w:id="1784762970">
      <w:marLeft w:val="480"/>
      <w:marRight w:val="0"/>
      <w:marTop w:val="0"/>
      <w:marBottom w:val="0"/>
      <w:divBdr>
        <w:top w:val="none" w:sz="0" w:space="0" w:color="auto"/>
        <w:left w:val="none" w:sz="0" w:space="0" w:color="auto"/>
        <w:bottom w:val="none" w:sz="0" w:space="0" w:color="auto"/>
        <w:right w:val="none" w:sz="0" w:space="0" w:color="auto"/>
      </w:divBdr>
    </w:div>
    <w:div w:id="1788620173">
      <w:marLeft w:val="480"/>
      <w:marRight w:val="0"/>
      <w:marTop w:val="0"/>
      <w:marBottom w:val="0"/>
      <w:divBdr>
        <w:top w:val="none" w:sz="0" w:space="0" w:color="auto"/>
        <w:left w:val="none" w:sz="0" w:space="0" w:color="auto"/>
        <w:bottom w:val="none" w:sz="0" w:space="0" w:color="auto"/>
        <w:right w:val="none" w:sz="0" w:space="0" w:color="auto"/>
      </w:divBdr>
    </w:div>
    <w:div w:id="1790470742">
      <w:marLeft w:val="480"/>
      <w:marRight w:val="0"/>
      <w:marTop w:val="0"/>
      <w:marBottom w:val="0"/>
      <w:divBdr>
        <w:top w:val="none" w:sz="0" w:space="0" w:color="auto"/>
        <w:left w:val="none" w:sz="0" w:space="0" w:color="auto"/>
        <w:bottom w:val="none" w:sz="0" w:space="0" w:color="auto"/>
        <w:right w:val="none" w:sz="0" w:space="0" w:color="auto"/>
      </w:divBdr>
    </w:div>
    <w:div w:id="1790977355">
      <w:marLeft w:val="480"/>
      <w:marRight w:val="0"/>
      <w:marTop w:val="0"/>
      <w:marBottom w:val="0"/>
      <w:divBdr>
        <w:top w:val="none" w:sz="0" w:space="0" w:color="auto"/>
        <w:left w:val="none" w:sz="0" w:space="0" w:color="auto"/>
        <w:bottom w:val="none" w:sz="0" w:space="0" w:color="auto"/>
        <w:right w:val="none" w:sz="0" w:space="0" w:color="auto"/>
      </w:divBdr>
    </w:div>
    <w:div w:id="1791632155">
      <w:marLeft w:val="480"/>
      <w:marRight w:val="0"/>
      <w:marTop w:val="0"/>
      <w:marBottom w:val="0"/>
      <w:divBdr>
        <w:top w:val="none" w:sz="0" w:space="0" w:color="auto"/>
        <w:left w:val="none" w:sz="0" w:space="0" w:color="auto"/>
        <w:bottom w:val="none" w:sz="0" w:space="0" w:color="auto"/>
        <w:right w:val="none" w:sz="0" w:space="0" w:color="auto"/>
      </w:divBdr>
    </w:div>
    <w:div w:id="1795711995">
      <w:marLeft w:val="480"/>
      <w:marRight w:val="0"/>
      <w:marTop w:val="0"/>
      <w:marBottom w:val="0"/>
      <w:divBdr>
        <w:top w:val="none" w:sz="0" w:space="0" w:color="auto"/>
        <w:left w:val="none" w:sz="0" w:space="0" w:color="auto"/>
        <w:bottom w:val="none" w:sz="0" w:space="0" w:color="auto"/>
        <w:right w:val="none" w:sz="0" w:space="0" w:color="auto"/>
      </w:divBdr>
    </w:div>
    <w:div w:id="1797332102">
      <w:marLeft w:val="480"/>
      <w:marRight w:val="0"/>
      <w:marTop w:val="0"/>
      <w:marBottom w:val="0"/>
      <w:divBdr>
        <w:top w:val="none" w:sz="0" w:space="0" w:color="auto"/>
        <w:left w:val="none" w:sz="0" w:space="0" w:color="auto"/>
        <w:bottom w:val="none" w:sz="0" w:space="0" w:color="auto"/>
        <w:right w:val="none" w:sz="0" w:space="0" w:color="auto"/>
      </w:divBdr>
    </w:div>
    <w:div w:id="1797749452">
      <w:marLeft w:val="480"/>
      <w:marRight w:val="0"/>
      <w:marTop w:val="0"/>
      <w:marBottom w:val="0"/>
      <w:divBdr>
        <w:top w:val="none" w:sz="0" w:space="0" w:color="auto"/>
        <w:left w:val="none" w:sz="0" w:space="0" w:color="auto"/>
        <w:bottom w:val="none" w:sz="0" w:space="0" w:color="auto"/>
        <w:right w:val="none" w:sz="0" w:space="0" w:color="auto"/>
      </w:divBdr>
    </w:div>
    <w:div w:id="1797866014">
      <w:marLeft w:val="480"/>
      <w:marRight w:val="0"/>
      <w:marTop w:val="0"/>
      <w:marBottom w:val="0"/>
      <w:divBdr>
        <w:top w:val="none" w:sz="0" w:space="0" w:color="auto"/>
        <w:left w:val="none" w:sz="0" w:space="0" w:color="auto"/>
        <w:bottom w:val="none" w:sz="0" w:space="0" w:color="auto"/>
        <w:right w:val="none" w:sz="0" w:space="0" w:color="auto"/>
      </w:divBdr>
    </w:div>
    <w:div w:id="1799293872">
      <w:marLeft w:val="480"/>
      <w:marRight w:val="0"/>
      <w:marTop w:val="0"/>
      <w:marBottom w:val="0"/>
      <w:divBdr>
        <w:top w:val="none" w:sz="0" w:space="0" w:color="auto"/>
        <w:left w:val="none" w:sz="0" w:space="0" w:color="auto"/>
        <w:bottom w:val="none" w:sz="0" w:space="0" w:color="auto"/>
        <w:right w:val="none" w:sz="0" w:space="0" w:color="auto"/>
      </w:divBdr>
    </w:div>
    <w:div w:id="1800302358">
      <w:marLeft w:val="480"/>
      <w:marRight w:val="0"/>
      <w:marTop w:val="0"/>
      <w:marBottom w:val="0"/>
      <w:divBdr>
        <w:top w:val="none" w:sz="0" w:space="0" w:color="auto"/>
        <w:left w:val="none" w:sz="0" w:space="0" w:color="auto"/>
        <w:bottom w:val="none" w:sz="0" w:space="0" w:color="auto"/>
        <w:right w:val="none" w:sz="0" w:space="0" w:color="auto"/>
      </w:divBdr>
    </w:div>
    <w:div w:id="1801338592">
      <w:marLeft w:val="480"/>
      <w:marRight w:val="0"/>
      <w:marTop w:val="0"/>
      <w:marBottom w:val="0"/>
      <w:divBdr>
        <w:top w:val="none" w:sz="0" w:space="0" w:color="auto"/>
        <w:left w:val="none" w:sz="0" w:space="0" w:color="auto"/>
        <w:bottom w:val="none" w:sz="0" w:space="0" w:color="auto"/>
        <w:right w:val="none" w:sz="0" w:space="0" w:color="auto"/>
      </w:divBdr>
    </w:div>
    <w:div w:id="1802263029">
      <w:marLeft w:val="480"/>
      <w:marRight w:val="0"/>
      <w:marTop w:val="0"/>
      <w:marBottom w:val="0"/>
      <w:divBdr>
        <w:top w:val="none" w:sz="0" w:space="0" w:color="auto"/>
        <w:left w:val="none" w:sz="0" w:space="0" w:color="auto"/>
        <w:bottom w:val="none" w:sz="0" w:space="0" w:color="auto"/>
        <w:right w:val="none" w:sz="0" w:space="0" w:color="auto"/>
      </w:divBdr>
    </w:div>
    <w:div w:id="1802384385">
      <w:marLeft w:val="480"/>
      <w:marRight w:val="0"/>
      <w:marTop w:val="0"/>
      <w:marBottom w:val="0"/>
      <w:divBdr>
        <w:top w:val="none" w:sz="0" w:space="0" w:color="auto"/>
        <w:left w:val="none" w:sz="0" w:space="0" w:color="auto"/>
        <w:bottom w:val="none" w:sz="0" w:space="0" w:color="auto"/>
        <w:right w:val="none" w:sz="0" w:space="0" w:color="auto"/>
      </w:divBdr>
    </w:div>
    <w:div w:id="1802534770">
      <w:marLeft w:val="480"/>
      <w:marRight w:val="0"/>
      <w:marTop w:val="0"/>
      <w:marBottom w:val="0"/>
      <w:divBdr>
        <w:top w:val="none" w:sz="0" w:space="0" w:color="auto"/>
        <w:left w:val="none" w:sz="0" w:space="0" w:color="auto"/>
        <w:bottom w:val="none" w:sz="0" w:space="0" w:color="auto"/>
        <w:right w:val="none" w:sz="0" w:space="0" w:color="auto"/>
      </w:divBdr>
    </w:div>
    <w:div w:id="1805343423">
      <w:marLeft w:val="480"/>
      <w:marRight w:val="0"/>
      <w:marTop w:val="0"/>
      <w:marBottom w:val="0"/>
      <w:divBdr>
        <w:top w:val="none" w:sz="0" w:space="0" w:color="auto"/>
        <w:left w:val="none" w:sz="0" w:space="0" w:color="auto"/>
        <w:bottom w:val="none" w:sz="0" w:space="0" w:color="auto"/>
        <w:right w:val="none" w:sz="0" w:space="0" w:color="auto"/>
      </w:divBdr>
    </w:div>
    <w:div w:id="1807504563">
      <w:marLeft w:val="480"/>
      <w:marRight w:val="0"/>
      <w:marTop w:val="0"/>
      <w:marBottom w:val="0"/>
      <w:divBdr>
        <w:top w:val="none" w:sz="0" w:space="0" w:color="auto"/>
        <w:left w:val="none" w:sz="0" w:space="0" w:color="auto"/>
        <w:bottom w:val="none" w:sz="0" w:space="0" w:color="auto"/>
        <w:right w:val="none" w:sz="0" w:space="0" w:color="auto"/>
      </w:divBdr>
    </w:div>
    <w:div w:id="1808547059">
      <w:marLeft w:val="480"/>
      <w:marRight w:val="0"/>
      <w:marTop w:val="0"/>
      <w:marBottom w:val="0"/>
      <w:divBdr>
        <w:top w:val="none" w:sz="0" w:space="0" w:color="auto"/>
        <w:left w:val="none" w:sz="0" w:space="0" w:color="auto"/>
        <w:bottom w:val="none" w:sz="0" w:space="0" w:color="auto"/>
        <w:right w:val="none" w:sz="0" w:space="0" w:color="auto"/>
      </w:divBdr>
    </w:div>
    <w:div w:id="1808813134">
      <w:marLeft w:val="480"/>
      <w:marRight w:val="0"/>
      <w:marTop w:val="0"/>
      <w:marBottom w:val="0"/>
      <w:divBdr>
        <w:top w:val="none" w:sz="0" w:space="0" w:color="auto"/>
        <w:left w:val="none" w:sz="0" w:space="0" w:color="auto"/>
        <w:bottom w:val="none" w:sz="0" w:space="0" w:color="auto"/>
        <w:right w:val="none" w:sz="0" w:space="0" w:color="auto"/>
      </w:divBdr>
    </w:div>
    <w:div w:id="1808820179">
      <w:marLeft w:val="480"/>
      <w:marRight w:val="0"/>
      <w:marTop w:val="0"/>
      <w:marBottom w:val="0"/>
      <w:divBdr>
        <w:top w:val="none" w:sz="0" w:space="0" w:color="auto"/>
        <w:left w:val="none" w:sz="0" w:space="0" w:color="auto"/>
        <w:bottom w:val="none" w:sz="0" w:space="0" w:color="auto"/>
        <w:right w:val="none" w:sz="0" w:space="0" w:color="auto"/>
      </w:divBdr>
    </w:div>
    <w:div w:id="1809517160">
      <w:marLeft w:val="480"/>
      <w:marRight w:val="0"/>
      <w:marTop w:val="0"/>
      <w:marBottom w:val="0"/>
      <w:divBdr>
        <w:top w:val="none" w:sz="0" w:space="0" w:color="auto"/>
        <w:left w:val="none" w:sz="0" w:space="0" w:color="auto"/>
        <w:bottom w:val="none" w:sz="0" w:space="0" w:color="auto"/>
        <w:right w:val="none" w:sz="0" w:space="0" w:color="auto"/>
      </w:divBdr>
    </w:div>
    <w:div w:id="1809973438">
      <w:marLeft w:val="480"/>
      <w:marRight w:val="0"/>
      <w:marTop w:val="0"/>
      <w:marBottom w:val="0"/>
      <w:divBdr>
        <w:top w:val="none" w:sz="0" w:space="0" w:color="auto"/>
        <w:left w:val="none" w:sz="0" w:space="0" w:color="auto"/>
        <w:bottom w:val="none" w:sz="0" w:space="0" w:color="auto"/>
        <w:right w:val="none" w:sz="0" w:space="0" w:color="auto"/>
      </w:divBdr>
    </w:div>
    <w:div w:id="1811048794">
      <w:marLeft w:val="480"/>
      <w:marRight w:val="0"/>
      <w:marTop w:val="0"/>
      <w:marBottom w:val="0"/>
      <w:divBdr>
        <w:top w:val="none" w:sz="0" w:space="0" w:color="auto"/>
        <w:left w:val="none" w:sz="0" w:space="0" w:color="auto"/>
        <w:bottom w:val="none" w:sz="0" w:space="0" w:color="auto"/>
        <w:right w:val="none" w:sz="0" w:space="0" w:color="auto"/>
      </w:divBdr>
    </w:div>
    <w:div w:id="1812600863">
      <w:marLeft w:val="480"/>
      <w:marRight w:val="0"/>
      <w:marTop w:val="0"/>
      <w:marBottom w:val="0"/>
      <w:divBdr>
        <w:top w:val="none" w:sz="0" w:space="0" w:color="auto"/>
        <w:left w:val="none" w:sz="0" w:space="0" w:color="auto"/>
        <w:bottom w:val="none" w:sz="0" w:space="0" w:color="auto"/>
        <w:right w:val="none" w:sz="0" w:space="0" w:color="auto"/>
      </w:divBdr>
    </w:div>
    <w:div w:id="1813252179">
      <w:marLeft w:val="480"/>
      <w:marRight w:val="0"/>
      <w:marTop w:val="0"/>
      <w:marBottom w:val="0"/>
      <w:divBdr>
        <w:top w:val="none" w:sz="0" w:space="0" w:color="auto"/>
        <w:left w:val="none" w:sz="0" w:space="0" w:color="auto"/>
        <w:bottom w:val="none" w:sz="0" w:space="0" w:color="auto"/>
        <w:right w:val="none" w:sz="0" w:space="0" w:color="auto"/>
      </w:divBdr>
    </w:div>
    <w:div w:id="1816334892">
      <w:marLeft w:val="480"/>
      <w:marRight w:val="0"/>
      <w:marTop w:val="0"/>
      <w:marBottom w:val="0"/>
      <w:divBdr>
        <w:top w:val="none" w:sz="0" w:space="0" w:color="auto"/>
        <w:left w:val="none" w:sz="0" w:space="0" w:color="auto"/>
        <w:bottom w:val="none" w:sz="0" w:space="0" w:color="auto"/>
        <w:right w:val="none" w:sz="0" w:space="0" w:color="auto"/>
      </w:divBdr>
    </w:div>
    <w:div w:id="1817145931">
      <w:marLeft w:val="480"/>
      <w:marRight w:val="0"/>
      <w:marTop w:val="0"/>
      <w:marBottom w:val="0"/>
      <w:divBdr>
        <w:top w:val="none" w:sz="0" w:space="0" w:color="auto"/>
        <w:left w:val="none" w:sz="0" w:space="0" w:color="auto"/>
        <w:bottom w:val="none" w:sz="0" w:space="0" w:color="auto"/>
        <w:right w:val="none" w:sz="0" w:space="0" w:color="auto"/>
      </w:divBdr>
    </w:div>
    <w:div w:id="1817214662">
      <w:marLeft w:val="480"/>
      <w:marRight w:val="0"/>
      <w:marTop w:val="0"/>
      <w:marBottom w:val="0"/>
      <w:divBdr>
        <w:top w:val="none" w:sz="0" w:space="0" w:color="auto"/>
        <w:left w:val="none" w:sz="0" w:space="0" w:color="auto"/>
        <w:bottom w:val="none" w:sz="0" w:space="0" w:color="auto"/>
        <w:right w:val="none" w:sz="0" w:space="0" w:color="auto"/>
      </w:divBdr>
    </w:div>
    <w:div w:id="1819112013">
      <w:marLeft w:val="480"/>
      <w:marRight w:val="0"/>
      <w:marTop w:val="0"/>
      <w:marBottom w:val="0"/>
      <w:divBdr>
        <w:top w:val="none" w:sz="0" w:space="0" w:color="auto"/>
        <w:left w:val="none" w:sz="0" w:space="0" w:color="auto"/>
        <w:bottom w:val="none" w:sz="0" w:space="0" w:color="auto"/>
        <w:right w:val="none" w:sz="0" w:space="0" w:color="auto"/>
      </w:divBdr>
    </w:div>
    <w:div w:id="1819371762">
      <w:marLeft w:val="480"/>
      <w:marRight w:val="0"/>
      <w:marTop w:val="0"/>
      <w:marBottom w:val="0"/>
      <w:divBdr>
        <w:top w:val="none" w:sz="0" w:space="0" w:color="auto"/>
        <w:left w:val="none" w:sz="0" w:space="0" w:color="auto"/>
        <w:bottom w:val="none" w:sz="0" w:space="0" w:color="auto"/>
        <w:right w:val="none" w:sz="0" w:space="0" w:color="auto"/>
      </w:divBdr>
    </w:div>
    <w:div w:id="1820221051">
      <w:marLeft w:val="480"/>
      <w:marRight w:val="0"/>
      <w:marTop w:val="0"/>
      <w:marBottom w:val="0"/>
      <w:divBdr>
        <w:top w:val="none" w:sz="0" w:space="0" w:color="auto"/>
        <w:left w:val="none" w:sz="0" w:space="0" w:color="auto"/>
        <w:bottom w:val="none" w:sz="0" w:space="0" w:color="auto"/>
        <w:right w:val="none" w:sz="0" w:space="0" w:color="auto"/>
      </w:divBdr>
    </w:div>
    <w:div w:id="1820614862">
      <w:marLeft w:val="480"/>
      <w:marRight w:val="0"/>
      <w:marTop w:val="0"/>
      <w:marBottom w:val="0"/>
      <w:divBdr>
        <w:top w:val="none" w:sz="0" w:space="0" w:color="auto"/>
        <w:left w:val="none" w:sz="0" w:space="0" w:color="auto"/>
        <w:bottom w:val="none" w:sz="0" w:space="0" w:color="auto"/>
        <w:right w:val="none" w:sz="0" w:space="0" w:color="auto"/>
      </w:divBdr>
    </w:div>
    <w:div w:id="1820996684">
      <w:marLeft w:val="480"/>
      <w:marRight w:val="0"/>
      <w:marTop w:val="0"/>
      <w:marBottom w:val="0"/>
      <w:divBdr>
        <w:top w:val="none" w:sz="0" w:space="0" w:color="auto"/>
        <w:left w:val="none" w:sz="0" w:space="0" w:color="auto"/>
        <w:bottom w:val="none" w:sz="0" w:space="0" w:color="auto"/>
        <w:right w:val="none" w:sz="0" w:space="0" w:color="auto"/>
      </w:divBdr>
    </w:div>
    <w:div w:id="1820997774">
      <w:marLeft w:val="480"/>
      <w:marRight w:val="0"/>
      <w:marTop w:val="0"/>
      <w:marBottom w:val="0"/>
      <w:divBdr>
        <w:top w:val="none" w:sz="0" w:space="0" w:color="auto"/>
        <w:left w:val="none" w:sz="0" w:space="0" w:color="auto"/>
        <w:bottom w:val="none" w:sz="0" w:space="0" w:color="auto"/>
        <w:right w:val="none" w:sz="0" w:space="0" w:color="auto"/>
      </w:divBdr>
    </w:div>
    <w:div w:id="1822306085">
      <w:marLeft w:val="480"/>
      <w:marRight w:val="0"/>
      <w:marTop w:val="0"/>
      <w:marBottom w:val="0"/>
      <w:divBdr>
        <w:top w:val="none" w:sz="0" w:space="0" w:color="auto"/>
        <w:left w:val="none" w:sz="0" w:space="0" w:color="auto"/>
        <w:bottom w:val="none" w:sz="0" w:space="0" w:color="auto"/>
        <w:right w:val="none" w:sz="0" w:space="0" w:color="auto"/>
      </w:divBdr>
    </w:div>
    <w:div w:id="1823236419">
      <w:marLeft w:val="480"/>
      <w:marRight w:val="0"/>
      <w:marTop w:val="0"/>
      <w:marBottom w:val="0"/>
      <w:divBdr>
        <w:top w:val="none" w:sz="0" w:space="0" w:color="auto"/>
        <w:left w:val="none" w:sz="0" w:space="0" w:color="auto"/>
        <w:bottom w:val="none" w:sz="0" w:space="0" w:color="auto"/>
        <w:right w:val="none" w:sz="0" w:space="0" w:color="auto"/>
      </w:divBdr>
    </w:div>
    <w:div w:id="1824349482">
      <w:marLeft w:val="480"/>
      <w:marRight w:val="0"/>
      <w:marTop w:val="0"/>
      <w:marBottom w:val="0"/>
      <w:divBdr>
        <w:top w:val="none" w:sz="0" w:space="0" w:color="auto"/>
        <w:left w:val="none" w:sz="0" w:space="0" w:color="auto"/>
        <w:bottom w:val="none" w:sz="0" w:space="0" w:color="auto"/>
        <w:right w:val="none" w:sz="0" w:space="0" w:color="auto"/>
      </w:divBdr>
    </w:div>
    <w:div w:id="1828133152">
      <w:marLeft w:val="480"/>
      <w:marRight w:val="0"/>
      <w:marTop w:val="0"/>
      <w:marBottom w:val="0"/>
      <w:divBdr>
        <w:top w:val="none" w:sz="0" w:space="0" w:color="auto"/>
        <w:left w:val="none" w:sz="0" w:space="0" w:color="auto"/>
        <w:bottom w:val="none" w:sz="0" w:space="0" w:color="auto"/>
        <w:right w:val="none" w:sz="0" w:space="0" w:color="auto"/>
      </w:divBdr>
    </w:div>
    <w:div w:id="1831018813">
      <w:marLeft w:val="480"/>
      <w:marRight w:val="0"/>
      <w:marTop w:val="0"/>
      <w:marBottom w:val="0"/>
      <w:divBdr>
        <w:top w:val="none" w:sz="0" w:space="0" w:color="auto"/>
        <w:left w:val="none" w:sz="0" w:space="0" w:color="auto"/>
        <w:bottom w:val="none" w:sz="0" w:space="0" w:color="auto"/>
        <w:right w:val="none" w:sz="0" w:space="0" w:color="auto"/>
      </w:divBdr>
    </w:div>
    <w:div w:id="1831284199">
      <w:marLeft w:val="480"/>
      <w:marRight w:val="0"/>
      <w:marTop w:val="0"/>
      <w:marBottom w:val="0"/>
      <w:divBdr>
        <w:top w:val="none" w:sz="0" w:space="0" w:color="auto"/>
        <w:left w:val="none" w:sz="0" w:space="0" w:color="auto"/>
        <w:bottom w:val="none" w:sz="0" w:space="0" w:color="auto"/>
        <w:right w:val="none" w:sz="0" w:space="0" w:color="auto"/>
      </w:divBdr>
    </w:div>
    <w:div w:id="1832791122">
      <w:marLeft w:val="480"/>
      <w:marRight w:val="0"/>
      <w:marTop w:val="0"/>
      <w:marBottom w:val="0"/>
      <w:divBdr>
        <w:top w:val="none" w:sz="0" w:space="0" w:color="auto"/>
        <w:left w:val="none" w:sz="0" w:space="0" w:color="auto"/>
        <w:bottom w:val="none" w:sz="0" w:space="0" w:color="auto"/>
        <w:right w:val="none" w:sz="0" w:space="0" w:color="auto"/>
      </w:divBdr>
    </w:div>
    <w:div w:id="1832914817">
      <w:marLeft w:val="480"/>
      <w:marRight w:val="0"/>
      <w:marTop w:val="0"/>
      <w:marBottom w:val="0"/>
      <w:divBdr>
        <w:top w:val="none" w:sz="0" w:space="0" w:color="auto"/>
        <w:left w:val="none" w:sz="0" w:space="0" w:color="auto"/>
        <w:bottom w:val="none" w:sz="0" w:space="0" w:color="auto"/>
        <w:right w:val="none" w:sz="0" w:space="0" w:color="auto"/>
      </w:divBdr>
    </w:div>
    <w:div w:id="1834487529">
      <w:marLeft w:val="480"/>
      <w:marRight w:val="0"/>
      <w:marTop w:val="0"/>
      <w:marBottom w:val="0"/>
      <w:divBdr>
        <w:top w:val="none" w:sz="0" w:space="0" w:color="auto"/>
        <w:left w:val="none" w:sz="0" w:space="0" w:color="auto"/>
        <w:bottom w:val="none" w:sz="0" w:space="0" w:color="auto"/>
        <w:right w:val="none" w:sz="0" w:space="0" w:color="auto"/>
      </w:divBdr>
    </w:div>
    <w:div w:id="1836217213">
      <w:marLeft w:val="480"/>
      <w:marRight w:val="0"/>
      <w:marTop w:val="0"/>
      <w:marBottom w:val="0"/>
      <w:divBdr>
        <w:top w:val="none" w:sz="0" w:space="0" w:color="auto"/>
        <w:left w:val="none" w:sz="0" w:space="0" w:color="auto"/>
        <w:bottom w:val="none" w:sz="0" w:space="0" w:color="auto"/>
        <w:right w:val="none" w:sz="0" w:space="0" w:color="auto"/>
      </w:divBdr>
    </w:div>
    <w:div w:id="1837257466">
      <w:marLeft w:val="480"/>
      <w:marRight w:val="0"/>
      <w:marTop w:val="0"/>
      <w:marBottom w:val="0"/>
      <w:divBdr>
        <w:top w:val="none" w:sz="0" w:space="0" w:color="auto"/>
        <w:left w:val="none" w:sz="0" w:space="0" w:color="auto"/>
        <w:bottom w:val="none" w:sz="0" w:space="0" w:color="auto"/>
        <w:right w:val="none" w:sz="0" w:space="0" w:color="auto"/>
      </w:divBdr>
    </w:div>
    <w:div w:id="1839346462">
      <w:marLeft w:val="480"/>
      <w:marRight w:val="0"/>
      <w:marTop w:val="0"/>
      <w:marBottom w:val="0"/>
      <w:divBdr>
        <w:top w:val="none" w:sz="0" w:space="0" w:color="auto"/>
        <w:left w:val="none" w:sz="0" w:space="0" w:color="auto"/>
        <w:bottom w:val="none" w:sz="0" w:space="0" w:color="auto"/>
        <w:right w:val="none" w:sz="0" w:space="0" w:color="auto"/>
      </w:divBdr>
    </w:div>
    <w:div w:id="1840851811">
      <w:marLeft w:val="480"/>
      <w:marRight w:val="0"/>
      <w:marTop w:val="0"/>
      <w:marBottom w:val="0"/>
      <w:divBdr>
        <w:top w:val="none" w:sz="0" w:space="0" w:color="auto"/>
        <w:left w:val="none" w:sz="0" w:space="0" w:color="auto"/>
        <w:bottom w:val="none" w:sz="0" w:space="0" w:color="auto"/>
        <w:right w:val="none" w:sz="0" w:space="0" w:color="auto"/>
      </w:divBdr>
    </w:div>
    <w:div w:id="1842618084">
      <w:marLeft w:val="480"/>
      <w:marRight w:val="0"/>
      <w:marTop w:val="0"/>
      <w:marBottom w:val="0"/>
      <w:divBdr>
        <w:top w:val="none" w:sz="0" w:space="0" w:color="auto"/>
        <w:left w:val="none" w:sz="0" w:space="0" w:color="auto"/>
        <w:bottom w:val="none" w:sz="0" w:space="0" w:color="auto"/>
        <w:right w:val="none" w:sz="0" w:space="0" w:color="auto"/>
      </w:divBdr>
    </w:div>
    <w:div w:id="1843474225">
      <w:marLeft w:val="480"/>
      <w:marRight w:val="0"/>
      <w:marTop w:val="0"/>
      <w:marBottom w:val="0"/>
      <w:divBdr>
        <w:top w:val="none" w:sz="0" w:space="0" w:color="auto"/>
        <w:left w:val="none" w:sz="0" w:space="0" w:color="auto"/>
        <w:bottom w:val="none" w:sz="0" w:space="0" w:color="auto"/>
        <w:right w:val="none" w:sz="0" w:space="0" w:color="auto"/>
      </w:divBdr>
    </w:div>
    <w:div w:id="1845363745">
      <w:marLeft w:val="480"/>
      <w:marRight w:val="0"/>
      <w:marTop w:val="0"/>
      <w:marBottom w:val="0"/>
      <w:divBdr>
        <w:top w:val="none" w:sz="0" w:space="0" w:color="auto"/>
        <w:left w:val="none" w:sz="0" w:space="0" w:color="auto"/>
        <w:bottom w:val="none" w:sz="0" w:space="0" w:color="auto"/>
        <w:right w:val="none" w:sz="0" w:space="0" w:color="auto"/>
      </w:divBdr>
    </w:div>
    <w:div w:id="1845776524">
      <w:marLeft w:val="480"/>
      <w:marRight w:val="0"/>
      <w:marTop w:val="0"/>
      <w:marBottom w:val="0"/>
      <w:divBdr>
        <w:top w:val="none" w:sz="0" w:space="0" w:color="auto"/>
        <w:left w:val="none" w:sz="0" w:space="0" w:color="auto"/>
        <w:bottom w:val="none" w:sz="0" w:space="0" w:color="auto"/>
        <w:right w:val="none" w:sz="0" w:space="0" w:color="auto"/>
      </w:divBdr>
    </w:div>
    <w:div w:id="1847554557">
      <w:marLeft w:val="480"/>
      <w:marRight w:val="0"/>
      <w:marTop w:val="0"/>
      <w:marBottom w:val="0"/>
      <w:divBdr>
        <w:top w:val="none" w:sz="0" w:space="0" w:color="auto"/>
        <w:left w:val="none" w:sz="0" w:space="0" w:color="auto"/>
        <w:bottom w:val="none" w:sz="0" w:space="0" w:color="auto"/>
        <w:right w:val="none" w:sz="0" w:space="0" w:color="auto"/>
      </w:divBdr>
    </w:div>
    <w:div w:id="1847745071">
      <w:marLeft w:val="480"/>
      <w:marRight w:val="0"/>
      <w:marTop w:val="0"/>
      <w:marBottom w:val="0"/>
      <w:divBdr>
        <w:top w:val="none" w:sz="0" w:space="0" w:color="auto"/>
        <w:left w:val="none" w:sz="0" w:space="0" w:color="auto"/>
        <w:bottom w:val="none" w:sz="0" w:space="0" w:color="auto"/>
        <w:right w:val="none" w:sz="0" w:space="0" w:color="auto"/>
      </w:divBdr>
    </w:div>
    <w:div w:id="1847787549">
      <w:marLeft w:val="480"/>
      <w:marRight w:val="0"/>
      <w:marTop w:val="0"/>
      <w:marBottom w:val="0"/>
      <w:divBdr>
        <w:top w:val="none" w:sz="0" w:space="0" w:color="auto"/>
        <w:left w:val="none" w:sz="0" w:space="0" w:color="auto"/>
        <w:bottom w:val="none" w:sz="0" w:space="0" w:color="auto"/>
        <w:right w:val="none" w:sz="0" w:space="0" w:color="auto"/>
      </w:divBdr>
    </w:div>
    <w:div w:id="1848982497">
      <w:marLeft w:val="480"/>
      <w:marRight w:val="0"/>
      <w:marTop w:val="0"/>
      <w:marBottom w:val="0"/>
      <w:divBdr>
        <w:top w:val="none" w:sz="0" w:space="0" w:color="auto"/>
        <w:left w:val="none" w:sz="0" w:space="0" w:color="auto"/>
        <w:bottom w:val="none" w:sz="0" w:space="0" w:color="auto"/>
        <w:right w:val="none" w:sz="0" w:space="0" w:color="auto"/>
      </w:divBdr>
    </w:div>
    <w:div w:id="1851286979">
      <w:marLeft w:val="480"/>
      <w:marRight w:val="0"/>
      <w:marTop w:val="0"/>
      <w:marBottom w:val="0"/>
      <w:divBdr>
        <w:top w:val="none" w:sz="0" w:space="0" w:color="auto"/>
        <w:left w:val="none" w:sz="0" w:space="0" w:color="auto"/>
        <w:bottom w:val="none" w:sz="0" w:space="0" w:color="auto"/>
        <w:right w:val="none" w:sz="0" w:space="0" w:color="auto"/>
      </w:divBdr>
    </w:div>
    <w:div w:id="1852062944">
      <w:marLeft w:val="480"/>
      <w:marRight w:val="0"/>
      <w:marTop w:val="0"/>
      <w:marBottom w:val="0"/>
      <w:divBdr>
        <w:top w:val="none" w:sz="0" w:space="0" w:color="auto"/>
        <w:left w:val="none" w:sz="0" w:space="0" w:color="auto"/>
        <w:bottom w:val="none" w:sz="0" w:space="0" w:color="auto"/>
        <w:right w:val="none" w:sz="0" w:space="0" w:color="auto"/>
      </w:divBdr>
    </w:div>
    <w:div w:id="1853184044">
      <w:marLeft w:val="480"/>
      <w:marRight w:val="0"/>
      <w:marTop w:val="0"/>
      <w:marBottom w:val="0"/>
      <w:divBdr>
        <w:top w:val="none" w:sz="0" w:space="0" w:color="auto"/>
        <w:left w:val="none" w:sz="0" w:space="0" w:color="auto"/>
        <w:bottom w:val="none" w:sz="0" w:space="0" w:color="auto"/>
        <w:right w:val="none" w:sz="0" w:space="0" w:color="auto"/>
      </w:divBdr>
    </w:div>
    <w:div w:id="1853251863">
      <w:marLeft w:val="480"/>
      <w:marRight w:val="0"/>
      <w:marTop w:val="0"/>
      <w:marBottom w:val="0"/>
      <w:divBdr>
        <w:top w:val="none" w:sz="0" w:space="0" w:color="auto"/>
        <w:left w:val="none" w:sz="0" w:space="0" w:color="auto"/>
        <w:bottom w:val="none" w:sz="0" w:space="0" w:color="auto"/>
        <w:right w:val="none" w:sz="0" w:space="0" w:color="auto"/>
      </w:divBdr>
    </w:div>
    <w:div w:id="1854687629">
      <w:marLeft w:val="480"/>
      <w:marRight w:val="0"/>
      <w:marTop w:val="0"/>
      <w:marBottom w:val="0"/>
      <w:divBdr>
        <w:top w:val="none" w:sz="0" w:space="0" w:color="auto"/>
        <w:left w:val="none" w:sz="0" w:space="0" w:color="auto"/>
        <w:bottom w:val="none" w:sz="0" w:space="0" w:color="auto"/>
        <w:right w:val="none" w:sz="0" w:space="0" w:color="auto"/>
      </w:divBdr>
    </w:div>
    <w:div w:id="1856654176">
      <w:marLeft w:val="480"/>
      <w:marRight w:val="0"/>
      <w:marTop w:val="0"/>
      <w:marBottom w:val="0"/>
      <w:divBdr>
        <w:top w:val="none" w:sz="0" w:space="0" w:color="auto"/>
        <w:left w:val="none" w:sz="0" w:space="0" w:color="auto"/>
        <w:bottom w:val="none" w:sz="0" w:space="0" w:color="auto"/>
        <w:right w:val="none" w:sz="0" w:space="0" w:color="auto"/>
      </w:divBdr>
    </w:div>
    <w:div w:id="1856724928">
      <w:marLeft w:val="480"/>
      <w:marRight w:val="0"/>
      <w:marTop w:val="0"/>
      <w:marBottom w:val="0"/>
      <w:divBdr>
        <w:top w:val="none" w:sz="0" w:space="0" w:color="auto"/>
        <w:left w:val="none" w:sz="0" w:space="0" w:color="auto"/>
        <w:bottom w:val="none" w:sz="0" w:space="0" w:color="auto"/>
        <w:right w:val="none" w:sz="0" w:space="0" w:color="auto"/>
      </w:divBdr>
    </w:div>
    <w:div w:id="1857303925">
      <w:marLeft w:val="480"/>
      <w:marRight w:val="0"/>
      <w:marTop w:val="0"/>
      <w:marBottom w:val="0"/>
      <w:divBdr>
        <w:top w:val="none" w:sz="0" w:space="0" w:color="auto"/>
        <w:left w:val="none" w:sz="0" w:space="0" w:color="auto"/>
        <w:bottom w:val="none" w:sz="0" w:space="0" w:color="auto"/>
        <w:right w:val="none" w:sz="0" w:space="0" w:color="auto"/>
      </w:divBdr>
    </w:div>
    <w:div w:id="1858037458">
      <w:marLeft w:val="480"/>
      <w:marRight w:val="0"/>
      <w:marTop w:val="0"/>
      <w:marBottom w:val="0"/>
      <w:divBdr>
        <w:top w:val="none" w:sz="0" w:space="0" w:color="auto"/>
        <w:left w:val="none" w:sz="0" w:space="0" w:color="auto"/>
        <w:bottom w:val="none" w:sz="0" w:space="0" w:color="auto"/>
        <w:right w:val="none" w:sz="0" w:space="0" w:color="auto"/>
      </w:divBdr>
    </w:div>
    <w:div w:id="1858999420">
      <w:marLeft w:val="480"/>
      <w:marRight w:val="0"/>
      <w:marTop w:val="0"/>
      <w:marBottom w:val="0"/>
      <w:divBdr>
        <w:top w:val="none" w:sz="0" w:space="0" w:color="auto"/>
        <w:left w:val="none" w:sz="0" w:space="0" w:color="auto"/>
        <w:bottom w:val="none" w:sz="0" w:space="0" w:color="auto"/>
        <w:right w:val="none" w:sz="0" w:space="0" w:color="auto"/>
      </w:divBdr>
    </w:div>
    <w:div w:id="1859537589">
      <w:marLeft w:val="480"/>
      <w:marRight w:val="0"/>
      <w:marTop w:val="0"/>
      <w:marBottom w:val="0"/>
      <w:divBdr>
        <w:top w:val="none" w:sz="0" w:space="0" w:color="auto"/>
        <w:left w:val="none" w:sz="0" w:space="0" w:color="auto"/>
        <w:bottom w:val="none" w:sz="0" w:space="0" w:color="auto"/>
        <w:right w:val="none" w:sz="0" w:space="0" w:color="auto"/>
      </w:divBdr>
    </w:div>
    <w:div w:id="1860045161">
      <w:marLeft w:val="480"/>
      <w:marRight w:val="0"/>
      <w:marTop w:val="0"/>
      <w:marBottom w:val="0"/>
      <w:divBdr>
        <w:top w:val="none" w:sz="0" w:space="0" w:color="auto"/>
        <w:left w:val="none" w:sz="0" w:space="0" w:color="auto"/>
        <w:bottom w:val="none" w:sz="0" w:space="0" w:color="auto"/>
        <w:right w:val="none" w:sz="0" w:space="0" w:color="auto"/>
      </w:divBdr>
    </w:div>
    <w:div w:id="1860073617">
      <w:marLeft w:val="480"/>
      <w:marRight w:val="0"/>
      <w:marTop w:val="0"/>
      <w:marBottom w:val="0"/>
      <w:divBdr>
        <w:top w:val="none" w:sz="0" w:space="0" w:color="auto"/>
        <w:left w:val="none" w:sz="0" w:space="0" w:color="auto"/>
        <w:bottom w:val="none" w:sz="0" w:space="0" w:color="auto"/>
        <w:right w:val="none" w:sz="0" w:space="0" w:color="auto"/>
      </w:divBdr>
    </w:div>
    <w:div w:id="1860510247">
      <w:marLeft w:val="480"/>
      <w:marRight w:val="0"/>
      <w:marTop w:val="0"/>
      <w:marBottom w:val="0"/>
      <w:divBdr>
        <w:top w:val="none" w:sz="0" w:space="0" w:color="auto"/>
        <w:left w:val="none" w:sz="0" w:space="0" w:color="auto"/>
        <w:bottom w:val="none" w:sz="0" w:space="0" w:color="auto"/>
        <w:right w:val="none" w:sz="0" w:space="0" w:color="auto"/>
      </w:divBdr>
    </w:div>
    <w:div w:id="1862352986">
      <w:marLeft w:val="480"/>
      <w:marRight w:val="0"/>
      <w:marTop w:val="0"/>
      <w:marBottom w:val="0"/>
      <w:divBdr>
        <w:top w:val="none" w:sz="0" w:space="0" w:color="auto"/>
        <w:left w:val="none" w:sz="0" w:space="0" w:color="auto"/>
        <w:bottom w:val="none" w:sz="0" w:space="0" w:color="auto"/>
        <w:right w:val="none" w:sz="0" w:space="0" w:color="auto"/>
      </w:divBdr>
    </w:div>
    <w:div w:id="1866211516">
      <w:marLeft w:val="480"/>
      <w:marRight w:val="0"/>
      <w:marTop w:val="0"/>
      <w:marBottom w:val="0"/>
      <w:divBdr>
        <w:top w:val="none" w:sz="0" w:space="0" w:color="auto"/>
        <w:left w:val="none" w:sz="0" w:space="0" w:color="auto"/>
        <w:bottom w:val="none" w:sz="0" w:space="0" w:color="auto"/>
        <w:right w:val="none" w:sz="0" w:space="0" w:color="auto"/>
      </w:divBdr>
    </w:div>
    <w:div w:id="1866366082">
      <w:marLeft w:val="480"/>
      <w:marRight w:val="0"/>
      <w:marTop w:val="0"/>
      <w:marBottom w:val="0"/>
      <w:divBdr>
        <w:top w:val="none" w:sz="0" w:space="0" w:color="auto"/>
        <w:left w:val="none" w:sz="0" w:space="0" w:color="auto"/>
        <w:bottom w:val="none" w:sz="0" w:space="0" w:color="auto"/>
        <w:right w:val="none" w:sz="0" w:space="0" w:color="auto"/>
      </w:divBdr>
    </w:div>
    <w:div w:id="1867211397">
      <w:marLeft w:val="480"/>
      <w:marRight w:val="0"/>
      <w:marTop w:val="0"/>
      <w:marBottom w:val="0"/>
      <w:divBdr>
        <w:top w:val="none" w:sz="0" w:space="0" w:color="auto"/>
        <w:left w:val="none" w:sz="0" w:space="0" w:color="auto"/>
        <w:bottom w:val="none" w:sz="0" w:space="0" w:color="auto"/>
        <w:right w:val="none" w:sz="0" w:space="0" w:color="auto"/>
      </w:divBdr>
    </w:div>
    <w:div w:id="1867524385">
      <w:marLeft w:val="480"/>
      <w:marRight w:val="0"/>
      <w:marTop w:val="0"/>
      <w:marBottom w:val="0"/>
      <w:divBdr>
        <w:top w:val="none" w:sz="0" w:space="0" w:color="auto"/>
        <w:left w:val="none" w:sz="0" w:space="0" w:color="auto"/>
        <w:bottom w:val="none" w:sz="0" w:space="0" w:color="auto"/>
        <w:right w:val="none" w:sz="0" w:space="0" w:color="auto"/>
      </w:divBdr>
    </w:div>
    <w:div w:id="1867988117">
      <w:marLeft w:val="480"/>
      <w:marRight w:val="0"/>
      <w:marTop w:val="0"/>
      <w:marBottom w:val="0"/>
      <w:divBdr>
        <w:top w:val="none" w:sz="0" w:space="0" w:color="auto"/>
        <w:left w:val="none" w:sz="0" w:space="0" w:color="auto"/>
        <w:bottom w:val="none" w:sz="0" w:space="0" w:color="auto"/>
        <w:right w:val="none" w:sz="0" w:space="0" w:color="auto"/>
      </w:divBdr>
    </w:div>
    <w:div w:id="1868984773">
      <w:marLeft w:val="480"/>
      <w:marRight w:val="0"/>
      <w:marTop w:val="0"/>
      <w:marBottom w:val="0"/>
      <w:divBdr>
        <w:top w:val="none" w:sz="0" w:space="0" w:color="auto"/>
        <w:left w:val="none" w:sz="0" w:space="0" w:color="auto"/>
        <w:bottom w:val="none" w:sz="0" w:space="0" w:color="auto"/>
        <w:right w:val="none" w:sz="0" w:space="0" w:color="auto"/>
      </w:divBdr>
    </w:div>
    <w:div w:id="1869374477">
      <w:marLeft w:val="480"/>
      <w:marRight w:val="0"/>
      <w:marTop w:val="0"/>
      <w:marBottom w:val="0"/>
      <w:divBdr>
        <w:top w:val="none" w:sz="0" w:space="0" w:color="auto"/>
        <w:left w:val="none" w:sz="0" w:space="0" w:color="auto"/>
        <w:bottom w:val="none" w:sz="0" w:space="0" w:color="auto"/>
        <w:right w:val="none" w:sz="0" w:space="0" w:color="auto"/>
      </w:divBdr>
    </w:div>
    <w:div w:id="1869564838">
      <w:marLeft w:val="480"/>
      <w:marRight w:val="0"/>
      <w:marTop w:val="0"/>
      <w:marBottom w:val="0"/>
      <w:divBdr>
        <w:top w:val="none" w:sz="0" w:space="0" w:color="auto"/>
        <w:left w:val="none" w:sz="0" w:space="0" w:color="auto"/>
        <w:bottom w:val="none" w:sz="0" w:space="0" w:color="auto"/>
        <w:right w:val="none" w:sz="0" w:space="0" w:color="auto"/>
      </w:divBdr>
    </w:div>
    <w:div w:id="1871528315">
      <w:marLeft w:val="480"/>
      <w:marRight w:val="0"/>
      <w:marTop w:val="0"/>
      <w:marBottom w:val="0"/>
      <w:divBdr>
        <w:top w:val="none" w:sz="0" w:space="0" w:color="auto"/>
        <w:left w:val="none" w:sz="0" w:space="0" w:color="auto"/>
        <w:bottom w:val="none" w:sz="0" w:space="0" w:color="auto"/>
        <w:right w:val="none" w:sz="0" w:space="0" w:color="auto"/>
      </w:divBdr>
    </w:div>
    <w:div w:id="1877308666">
      <w:marLeft w:val="480"/>
      <w:marRight w:val="0"/>
      <w:marTop w:val="0"/>
      <w:marBottom w:val="0"/>
      <w:divBdr>
        <w:top w:val="none" w:sz="0" w:space="0" w:color="auto"/>
        <w:left w:val="none" w:sz="0" w:space="0" w:color="auto"/>
        <w:bottom w:val="none" w:sz="0" w:space="0" w:color="auto"/>
        <w:right w:val="none" w:sz="0" w:space="0" w:color="auto"/>
      </w:divBdr>
    </w:div>
    <w:div w:id="1877884972">
      <w:marLeft w:val="480"/>
      <w:marRight w:val="0"/>
      <w:marTop w:val="0"/>
      <w:marBottom w:val="0"/>
      <w:divBdr>
        <w:top w:val="none" w:sz="0" w:space="0" w:color="auto"/>
        <w:left w:val="none" w:sz="0" w:space="0" w:color="auto"/>
        <w:bottom w:val="none" w:sz="0" w:space="0" w:color="auto"/>
        <w:right w:val="none" w:sz="0" w:space="0" w:color="auto"/>
      </w:divBdr>
    </w:div>
    <w:div w:id="1878544632">
      <w:marLeft w:val="480"/>
      <w:marRight w:val="0"/>
      <w:marTop w:val="0"/>
      <w:marBottom w:val="0"/>
      <w:divBdr>
        <w:top w:val="none" w:sz="0" w:space="0" w:color="auto"/>
        <w:left w:val="none" w:sz="0" w:space="0" w:color="auto"/>
        <w:bottom w:val="none" w:sz="0" w:space="0" w:color="auto"/>
        <w:right w:val="none" w:sz="0" w:space="0" w:color="auto"/>
      </w:divBdr>
    </w:div>
    <w:div w:id="1880966663">
      <w:marLeft w:val="480"/>
      <w:marRight w:val="0"/>
      <w:marTop w:val="0"/>
      <w:marBottom w:val="0"/>
      <w:divBdr>
        <w:top w:val="none" w:sz="0" w:space="0" w:color="auto"/>
        <w:left w:val="none" w:sz="0" w:space="0" w:color="auto"/>
        <w:bottom w:val="none" w:sz="0" w:space="0" w:color="auto"/>
        <w:right w:val="none" w:sz="0" w:space="0" w:color="auto"/>
      </w:divBdr>
    </w:div>
    <w:div w:id="1883593080">
      <w:marLeft w:val="480"/>
      <w:marRight w:val="0"/>
      <w:marTop w:val="0"/>
      <w:marBottom w:val="0"/>
      <w:divBdr>
        <w:top w:val="none" w:sz="0" w:space="0" w:color="auto"/>
        <w:left w:val="none" w:sz="0" w:space="0" w:color="auto"/>
        <w:bottom w:val="none" w:sz="0" w:space="0" w:color="auto"/>
        <w:right w:val="none" w:sz="0" w:space="0" w:color="auto"/>
      </w:divBdr>
    </w:div>
    <w:div w:id="1884826207">
      <w:marLeft w:val="480"/>
      <w:marRight w:val="0"/>
      <w:marTop w:val="0"/>
      <w:marBottom w:val="0"/>
      <w:divBdr>
        <w:top w:val="none" w:sz="0" w:space="0" w:color="auto"/>
        <w:left w:val="none" w:sz="0" w:space="0" w:color="auto"/>
        <w:bottom w:val="none" w:sz="0" w:space="0" w:color="auto"/>
        <w:right w:val="none" w:sz="0" w:space="0" w:color="auto"/>
      </w:divBdr>
    </w:div>
    <w:div w:id="1886329297">
      <w:marLeft w:val="480"/>
      <w:marRight w:val="0"/>
      <w:marTop w:val="0"/>
      <w:marBottom w:val="0"/>
      <w:divBdr>
        <w:top w:val="none" w:sz="0" w:space="0" w:color="auto"/>
        <w:left w:val="none" w:sz="0" w:space="0" w:color="auto"/>
        <w:bottom w:val="none" w:sz="0" w:space="0" w:color="auto"/>
        <w:right w:val="none" w:sz="0" w:space="0" w:color="auto"/>
      </w:divBdr>
    </w:div>
    <w:div w:id="1886529632">
      <w:marLeft w:val="480"/>
      <w:marRight w:val="0"/>
      <w:marTop w:val="0"/>
      <w:marBottom w:val="0"/>
      <w:divBdr>
        <w:top w:val="none" w:sz="0" w:space="0" w:color="auto"/>
        <w:left w:val="none" w:sz="0" w:space="0" w:color="auto"/>
        <w:bottom w:val="none" w:sz="0" w:space="0" w:color="auto"/>
        <w:right w:val="none" w:sz="0" w:space="0" w:color="auto"/>
      </w:divBdr>
    </w:div>
    <w:div w:id="1889609609">
      <w:marLeft w:val="480"/>
      <w:marRight w:val="0"/>
      <w:marTop w:val="0"/>
      <w:marBottom w:val="0"/>
      <w:divBdr>
        <w:top w:val="none" w:sz="0" w:space="0" w:color="auto"/>
        <w:left w:val="none" w:sz="0" w:space="0" w:color="auto"/>
        <w:bottom w:val="none" w:sz="0" w:space="0" w:color="auto"/>
        <w:right w:val="none" w:sz="0" w:space="0" w:color="auto"/>
      </w:divBdr>
    </w:div>
    <w:div w:id="1890992533">
      <w:marLeft w:val="480"/>
      <w:marRight w:val="0"/>
      <w:marTop w:val="0"/>
      <w:marBottom w:val="0"/>
      <w:divBdr>
        <w:top w:val="none" w:sz="0" w:space="0" w:color="auto"/>
        <w:left w:val="none" w:sz="0" w:space="0" w:color="auto"/>
        <w:bottom w:val="none" w:sz="0" w:space="0" w:color="auto"/>
        <w:right w:val="none" w:sz="0" w:space="0" w:color="auto"/>
      </w:divBdr>
    </w:div>
    <w:div w:id="1891570888">
      <w:marLeft w:val="480"/>
      <w:marRight w:val="0"/>
      <w:marTop w:val="0"/>
      <w:marBottom w:val="0"/>
      <w:divBdr>
        <w:top w:val="none" w:sz="0" w:space="0" w:color="auto"/>
        <w:left w:val="none" w:sz="0" w:space="0" w:color="auto"/>
        <w:bottom w:val="none" w:sz="0" w:space="0" w:color="auto"/>
        <w:right w:val="none" w:sz="0" w:space="0" w:color="auto"/>
      </w:divBdr>
    </w:div>
    <w:div w:id="1891960038">
      <w:marLeft w:val="480"/>
      <w:marRight w:val="0"/>
      <w:marTop w:val="0"/>
      <w:marBottom w:val="0"/>
      <w:divBdr>
        <w:top w:val="none" w:sz="0" w:space="0" w:color="auto"/>
        <w:left w:val="none" w:sz="0" w:space="0" w:color="auto"/>
        <w:bottom w:val="none" w:sz="0" w:space="0" w:color="auto"/>
        <w:right w:val="none" w:sz="0" w:space="0" w:color="auto"/>
      </w:divBdr>
    </w:div>
    <w:div w:id="1892573625">
      <w:marLeft w:val="480"/>
      <w:marRight w:val="0"/>
      <w:marTop w:val="0"/>
      <w:marBottom w:val="0"/>
      <w:divBdr>
        <w:top w:val="none" w:sz="0" w:space="0" w:color="auto"/>
        <w:left w:val="none" w:sz="0" w:space="0" w:color="auto"/>
        <w:bottom w:val="none" w:sz="0" w:space="0" w:color="auto"/>
        <w:right w:val="none" w:sz="0" w:space="0" w:color="auto"/>
      </w:divBdr>
    </w:div>
    <w:div w:id="1893155541">
      <w:marLeft w:val="480"/>
      <w:marRight w:val="0"/>
      <w:marTop w:val="0"/>
      <w:marBottom w:val="0"/>
      <w:divBdr>
        <w:top w:val="none" w:sz="0" w:space="0" w:color="auto"/>
        <w:left w:val="none" w:sz="0" w:space="0" w:color="auto"/>
        <w:bottom w:val="none" w:sz="0" w:space="0" w:color="auto"/>
        <w:right w:val="none" w:sz="0" w:space="0" w:color="auto"/>
      </w:divBdr>
    </w:div>
    <w:div w:id="1893272203">
      <w:marLeft w:val="480"/>
      <w:marRight w:val="0"/>
      <w:marTop w:val="0"/>
      <w:marBottom w:val="0"/>
      <w:divBdr>
        <w:top w:val="none" w:sz="0" w:space="0" w:color="auto"/>
        <w:left w:val="none" w:sz="0" w:space="0" w:color="auto"/>
        <w:bottom w:val="none" w:sz="0" w:space="0" w:color="auto"/>
        <w:right w:val="none" w:sz="0" w:space="0" w:color="auto"/>
      </w:divBdr>
    </w:div>
    <w:div w:id="1896500870">
      <w:marLeft w:val="480"/>
      <w:marRight w:val="0"/>
      <w:marTop w:val="0"/>
      <w:marBottom w:val="0"/>
      <w:divBdr>
        <w:top w:val="none" w:sz="0" w:space="0" w:color="auto"/>
        <w:left w:val="none" w:sz="0" w:space="0" w:color="auto"/>
        <w:bottom w:val="none" w:sz="0" w:space="0" w:color="auto"/>
        <w:right w:val="none" w:sz="0" w:space="0" w:color="auto"/>
      </w:divBdr>
    </w:div>
    <w:div w:id="1896744768">
      <w:marLeft w:val="480"/>
      <w:marRight w:val="0"/>
      <w:marTop w:val="0"/>
      <w:marBottom w:val="0"/>
      <w:divBdr>
        <w:top w:val="none" w:sz="0" w:space="0" w:color="auto"/>
        <w:left w:val="none" w:sz="0" w:space="0" w:color="auto"/>
        <w:bottom w:val="none" w:sz="0" w:space="0" w:color="auto"/>
        <w:right w:val="none" w:sz="0" w:space="0" w:color="auto"/>
      </w:divBdr>
    </w:div>
    <w:div w:id="1897544234">
      <w:marLeft w:val="480"/>
      <w:marRight w:val="0"/>
      <w:marTop w:val="0"/>
      <w:marBottom w:val="0"/>
      <w:divBdr>
        <w:top w:val="none" w:sz="0" w:space="0" w:color="auto"/>
        <w:left w:val="none" w:sz="0" w:space="0" w:color="auto"/>
        <w:bottom w:val="none" w:sz="0" w:space="0" w:color="auto"/>
        <w:right w:val="none" w:sz="0" w:space="0" w:color="auto"/>
      </w:divBdr>
    </w:div>
    <w:div w:id="1897811316">
      <w:marLeft w:val="480"/>
      <w:marRight w:val="0"/>
      <w:marTop w:val="0"/>
      <w:marBottom w:val="0"/>
      <w:divBdr>
        <w:top w:val="none" w:sz="0" w:space="0" w:color="auto"/>
        <w:left w:val="none" w:sz="0" w:space="0" w:color="auto"/>
        <w:bottom w:val="none" w:sz="0" w:space="0" w:color="auto"/>
        <w:right w:val="none" w:sz="0" w:space="0" w:color="auto"/>
      </w:divBdr>
    </w:div>
    <w:div w:id="1901792009">
      <w:marLeft w:val="480"/>
      <w:marRight w:val="0"/>
      <w:marTop w:val="0"/>
      <w:marBottom w:val="0"/>
      <w:divBdr>
        <w:top w:val="none" w:sz="0" w:space="0" w:color="auto"/>
        <w:left w:val="none" w:sz="0" w:space="0" w:color="auto"/>
        <w:bottom w:val="none" w:sz="0" w:space="0" w:color="auto"/>
        <w:right w:val="none" w:sz="0" w:space="0" w:color="auto"/>
      </w:divBdr>
    </w:div>
    <w:div w:id="1901936650">
      <w:marLeft w:val="480"/>
      <w:marRight w:val="0"/>
      <w:marTop w:val="0"/>
      <w:marBottom w:val="0"/>
      <w:divBdr>
        <w:top w:val="none" w:sz="0" w:space="0" w:color="auto"/>
        <w:left w:val="none" w:sz="0" w:space="0" w:color="auto"/>
        <w:bottom w:val="none" w:sz="0" w:space="0" w:color="auto"/>
        <w:right w:val="none" w:sz="0" w:space="0" w:color="auto"/>
      </w:divBdr>
    </w:div>
    <w:div w:id="1901942508">
      <w:marLeft w:val="480"/>
      <w:marRight w:val="0"/>
      <w:marTop w:val="0"/>
      <w:marBottom w:val="0"/>
      <w:divBdr>
        <w:top w:val="none" w:sz="0" w:space="0" w:color="auto"/>
        <w:left w:val="none" w:sz="0" w:space="0" w:color="auto"/>
        <w:bottom w:val="none" w:sz="0" w:space="0" w:color="auto"/>
        <w:right w:val="none" w:sz="0" w:space="0" w:color="auto"/>
      </w:divBdr>
    </w:div>
    <w:div w:id="1902133683">
      <w:marLeft w:val="480"/>
      <w:marRight w:val="0"/>
      <w:marTop w:val="0"/>
      <w:marBottom w:val="0"/>
      <w:divBdr>
        <w:top w:val="none" w:sz="0" w:space="0" w:color="auto"/>
        <w:left w:val="none" w:sz="0" w:space="0" w:color="auto"/>
        <w:bottom w:val="none" w:sz="0" w:space="0" w:color="auto"/>
        <w:right w:val="none" w:sz="0" w:space="0" w:color="auto"/>
      </w:divBdr>
    </w:div>
    <w:div w:id="1902136938">
      <w:marLeft w:val="480"/>
      <w:marRight w:val="0"/>
      <w:marTop w:val="0"/>
      <w:marBottom w:val="0"/>
      <w:divBdr>
        <w:top w:val="none" w:sz="0" w:space="0" w:color="auto"/>
        <w:left w:val="none" w:sz="0" w:space="0" w:color="auto"/>
        <w:bottom w:val="none" w:sz="0" w:space="0" w:color="auto"/>
        <w:right w:val="none" w:sz="0" w:space="0" w:color="auto"/>
      </w:divBdr>
    </w:div>
    <w:div w:id="1902402150">
      <w:marLeft w:val="480"/>
      <w:marRight w:val="0"/>
      <w:marTop w:val="0"/>
      <w:marBottom w:val="0"/>
      <w:divBdr>
        <w:top w:val="none" w:sz="0" w:space="0" w:color="auto"/>
        <w:left w:val="none" w:sz="0" w:space="0" w:color="auto"/>
        <w:bottom w:val="none" w:sz="0" w:space="0" w:color="auto"/>
        <w:right w:val="none" w:sz="0" w:space="0" w:color="auto"/>
      </w:divBdr>
    </w:div>
    <w:div w:id="1903174831">
      <w:marLeft w:val="480"/>
      <w:marRight w:val="0"/>
      <w:marTop w:val="0"/>
      <w:marBottom w:val="0"/>
      <w:divBdr>
        <w:top w:val="none" w:sz="0" w:space="0" w:color="auto"/>
        <w:left w:val="none" w:sz="0" w:space="0" w:color="auto"/>
        <w:bottom w:val="none" w:sz="0" w:space="0" w:color="auto"/>
        <w:right w:val="none" w:sz="0" w:space="0" w:color="auto"/>
      </w:divBdr>
    </w:div>
    <w:div w:id="1904412717">
      <w:marLeft w:val="480"/>
      <w:marRight w:val="0"/>
      <w:marTop w:val="0"/>
      <w:marBottom w:val="0"/>
      <w:divBdr>
        <w:top w:val="none" w:sz="0" w:space="0" w:color="auto"/>
        <w:left w:val="none" w:sz="0" w:space="0" w:color="auto"/>
        <w:bottom w:val="none" w:sz="0" w:space="0" w:color="auto"/>
        <w:right w:val="none" w:sz="0" w:space="0" w:color="auto"/>
      </w:divBdr>
    </w:div>
    <w:div w:id="1906335185">
      <w:marLeft w:val="480"/>
      <w:marRight w:val="0"/>
      <w:marTop w:val="0"/>
      <w:marBottom w:val="0"/>
      <w:divBdr>
        <w:top w:val="none" w:sz="0" w:space="0" w:color="auto"/>
        <w:left w:val="none" w:sz="0" w:space="0" w:color="auto"/>
        <w:bottom w:val="none" w:sz="0" w:space="0" w:color="auto"/>
        <w:right w:val="none" w:sz="0" w:space="0" w:color="auto"/>
      </w:divBdr>
    </w:div>
    <w:div w:id="1906377825">
      <w:marLeft w:val="480"/>
      <w:marRight w:val="0"/>
      <w:marTop w:val="0"/>
      <w:marBottom w:val="0"/>
      <w:divBdr>
        <w:top w:val="none" w:sz="0" w:space="0" w:color="auto"/>
        <w:left w:val="none" w:sz="0" w:space="0" w:color="auto"/>
        <w:bottom w:val="none" w:sz="0" w:space="0" w:color="auto"/>
        <w:right w:val="none" w:sz="0" w:space="0" w:color="auto"/>
      </w:divBdr>
    </w:div>
    <w:div w:id="1908609331">
      <w:marLeft w:val="480"/>
      <w:marRight w:val="0"/>
      <w:marTop w:val="0"/>
      <w:marBottom w:val="0"/>
      <w:divBdr>
        <w:top w:val="none" w:sz="0" w:space="0" w:color="auto"/>
        <w:left w:val="none" w:sz="0" w:space="0" w:color="auto"/>
        <w:bottom w:val="none" w:sz="0" w:space="0" w:color="auto"/>
        <w:right w:val="none" w:sz="0" w:space="0" w:color="auto"/>
      </w:divBdr>
    </w:div>
    <w:div w:id="1908802251">
      <w:marLeft w:val="480"/>
      <w:marRight w:val="0"/>
      <w:marTop w:val="0"/>
      <w:marBottom w:val="0"/>
      <w:divBdr>
        <w:top w:val="none" w:sz="0" w:space="0" w:color="auto"/>
        <w:left w:val="none" w:sz="0" w:space="0" w:color="auto"/>
        <w:bottom w:val="none" w:sz="0" w:space="0" w:color="auto"/>
        <w:right w:val="none" w:sz="0" w:space="0" w:color="auto"/>
      </w:divBdr>
    </w:div>
    <w:div w:id="1910384940">
      <w:marLeft w:val="480"/>
      <w:marRight w:val="0"/>
      <w:marTop w:val="0"/>
      <w:marBottom w:val="0"/>
      <w:divBdr>
        <w:top w:val="none" w:sz="0" w:space="0" w:color="auto"/>
        <w:left w:val="none" w:sz="0" w:space="0" w:color="auto"/>
        <w:bottom w:val="none" w:sz="0" w:space="0" w:color="auto"/>
        <w:right w:val="none" w:sz="0" w:space="0" w:color="auto"/>
      </w:divBdr>
    </w:div>
    <w:div w:id="1911578663">
      <w:marLeft w:val="480"/>
      <w:marRight w:val="0"/>
      <w:marTop w:val="0"/>
      <w:marBottom w:val="0"/>
      <w:divBdr>
        <w:top w:val="none" w:sz="0" w:space="0" w:color="auto"/>
        <w:left w:val="none" w:sz="0" w:space="0" w:color="auto"/>
        <w:bottom w:val="none" w:sz="0" w:space="0" w:color="auto"/>
        <w:right w:val="none" w:sz="0" w:space="0" w:color="auto"/>
      </w:divBdr>
    </w:div>
    <w:div w:id="1913275966">
      <w:marLeft w:val="480"/>
      <w:marRight w:val="0"/>
      <w:marTop w:val="0"/>
      <w:marBottom w:val="0"/>
      <w:divBdr>
        <w:top w:val="none" w:sz="0" w:space="0" w:color="auto"/>
        <w:left w:val="none" w:sz="0" w:space="0" w:color="auto"/>
        <w:bottom w:val="none" w:sz="0" w:space="0" w:color="auto"/>
        <w:right w:val="none" w:sz="0" w:space="0" w:color="auto"/>
      </w:divBdr>
    </w:div>
    <w:div w:id="1913464856">
      <w:marLeft w:val="480"/>
      <w:marRight w:val="0"/>
      <w:marTop w:val="0"/>
      <w:marBottom w:val="0"/>
      <w:divBdr>
        <w:top w:val="none" w:sz="0" w:space="0" w:color="auto"/>
        <w:left w:val="none" w:sz="0" w:space="0" w:color="auto"/>
        <w:bottom w:val="none" w:sz="0" w:space="0" w:color="auto"/>
        <w:right w:val="none" w:sz="0" w:space="0" w:color="auto"/>
      </w:divBdr>
    </w:div>
    <w:div w:id="1915431075">
      <w:marLeft w:val="480"/>
      <w:marRight w:val="0"/>
      <w:marTop w:val="0"/>
      <w:marBottom w:val="0"/>
      <w:divBdr>
        <w:top w:val="none" w:sz="0" w:space="0" w:color="auto"/>
        <w:left w:val="none" w:sz="0" w:space="0" w:color="auto"/>
        <w:bottom w:val="none" w:sz="0" w:space="0" w:color="auto"/>
        <w:right w:val="none" w:sz="0" w:space="0" w:color="auto"/>
      </w:divBdr>
    </w:div>
    <w:div w:id="1916238511">
      <w:marLeft w:val="480"/>
      <w:marRight w:val="0"/>
      <w:marTop w:val="0"/>
      <w:marBottom w:val="0"/>
      <w:divBdr>
        <w:top w:val="none" w:sz="0" w:space="0" w:color="auto"/>
        <w:left w:val="none" w:sz="0" w:space="0" w:color="auto"/>
        <w:bottom w:val="none" w:sz="0" w:space="0" w:color="auto"/>
        <w:right w:val="none" w:sz="0" w:space="0" w:color="auto"/>
      </w:divBdr>
    </w:div>
    <w:div w:id="1916545970">
      <w:marLeft w:val="480"/>
      <w:marRight w:val="0"/>
      <w:marTop w:val="0"/>
      <w:marBottom w:val="0"/>
      <w:divBdr>
        <w:top w:val="none" w:sz="0" w:space="0" w:color="auto"/>
        <w:left w:val="none" w:sz="0" w:space="0" w:color="auto"/>
        <w:bottom w:val="none" w:sz="0" w:space="0" w:color="auto"/>
        <w:right w:val="none" w:sz="0" w:space="0" w:color="auto"/>
      </w:divBdr>
    </w:div>
    <w:div w:id="1917739359">
      <w:marLeft w:val="480"/>
      <w:marRight w:val="0"/>
      <w:marTop w:val="0"/>
      <w:marBottom w:val="0"/>
      <w:divBdr>
        <w:top w:val="none" w:sz="0" w:space="0" w:color="auto"/>
        <w:left w:val="none" w:sz="0" w:space="0" w:color="auto"/>
        <w:bottom w:val="none" w:sz="0" w:space="0" w:color="auto"/>
        <w:right w:val="none" w:sz="0" w:space="0" w:color="auto"/>
      </w:divBdr>
    </w:div>
    <w:div w:id="1919291855">
      <w:marLeft w:val="480"/>
      <w:marRight w:val="0"/>
      <w:marTop w:val="0"/>
      <w:marBottom w:val="0"/>
      <w:divBdr>
        <w:top w:val="none" w:sz="0" w:space="0" w:color="auto"/>
        <w:left w:val="none" w:sz="0" w:space="0" w:color="auto"/>
        <w:bottom w:val="none" w:sz="0" w:space="0" w:color="auto"/>
        <w:right w:val="none" w:sz="0" w:space="0" w:color="auto"/>
      </w:divBdr>
    </w:div>
    <w:div w:id="1921134722">
      <w:marLeft w:val="480"/>
      <w:marRight w:val="0"/>
      <w:marTop w:val="0"/>
      <w:marBottom w:val="0"/>
      <w:divBdr>
        <w:top w:val="none" w:sz="0" w:space="0" w:color="auto"/>
        <w:left w:val="none" w:sz="0" w:space="0" w:color="auto"/>
        <w:bottom w:val="none" w:sz="0" w:space="0" w:color="auto"/>
        <w:right w:val="none" w:sz="0" w:space="0" w:color="auto"/>
      </w:divBdr>
    </w:div>
    <w:div w:id="1923417344">
      <w:marLeft w:val="480"/>
      <w:marRight w:val="0"/>
      <w:marTop w:val="0"/>
      <w:marBottom w:val="0"/>
      <w:divBdr>
        <w:top w:val="none" w:sz="0" w:space="0" w:color="auto"/>
        <w:left w:val="none" w:sz="0" w:space="0" w:color="auto"/>
        <w:bottom w:val="none" w:sz="0" w:space="0" w:color="auto"/>
        <w:right w:val="none" w:sz="0" w:space="0" w:color="auto"/>
      </w:divBdr>
    </w:div>
    <w:div w:id="1924947334">
      <w:marLeft w:val="480"/>
      <w:marRight w:val="0"/>
      <w:marTop w:val="0"/>
      <w:marBottom w:val="0"/>
      <w:divBdr>
        <w:top w:val="none" w:sz="0" w:space="0" w:color="auto"/>
        <w:left w:val="none" w:sz="0" w:space="0" w:color="auto"/>
        <w:bottom w:val="none" w:sz="0" w:space="0" w:color="auto"/>
        <w:right w:val="none" w:sz="0" w:space="0" w:color="auto"/>
      </w:divBdr>
    </w:div>
    <w:div w:id="1925458454">
      <w:marLeft w:val="480"/>
      <w:marRight w:val="0"/>
      <w:marTop w:val="0"/>
      <w:marBottom w:val="0"/>
      <w:divBdr>
        <w:top w:val="none" w:sz="0" w:space="0" w:color="auto"/>
        <w:left w:val="none" w:sz="0" w:space="0" w:color="auto"/>
        <w:bottom w:val="none" w:sz="0" w:space="0" w:color="auto"/>
        <w:right w:val="none" w:sz="0" w:space="0" w:color="auto"/>
      </w:divBdr>
    </w:div>
    <w:div w:id="1927613287">
      <w:marLeft w:val="480"/>
      <w:marRight w:val="0"/>
      <w:marTop w:val="0"/>
      <w:marBottom w:val="0"/>
      <w:divBdr>
        <w:top w:val="none" w:sz="0" w:space="0" w:color="auto"/>
        <w:left w:val="none" w:sz="0" w:space="0" w:color="auto"/>
        <w:bottom w:val="none" w:sz="0" w:space="0" w:color="auto"/>
        <w:right w:val="none" w:sz="0" w:space="0" w:color="auto"/>
      </w:divBdr>
    </w:div>
    <w:div w:id="1928683817">
      <w:marLeft w:val="480"/>
      <w:marRight w:val="0"/>
      <w:marTop w:val="0"/>
      <w:marBottom w:val="0"/>
      <w:divBdr>
        <w:top w:val="none" w:sz="0" w:space="0" w:color="auto"/>
        <w:left w:val="none" w:sz="0" w:space="0" w:color="auto"/>
        <w:bottom w:val="none" w:sz="0" w:space="0" w:color="auto"/>
        <w:right w:val="none" w:sz="0" w:space="0" w:color="auto"/>
      </w:divBdr>
    </w:div>
    <w:div w:id="1934626284">
      <w:marLeft w:val="480"/>
      <w:marRight w:val="0"/>
      <w:marTop w:val="0"/>
      <w:marBottom w:val="0"/>
      <w:divBdr>
        <w:top w:val="none" w:sz="0" w:space="0" w:color="auto"/>
        <w:left w:val="none" w:sz="0" w:space="0" w:color="auto"/>
        <w:bottom w:val="none" w:sz="0" w:space="0" w:color="auto"/>
        <w:right w:val="none" w:sz="0" w:space="0" w:color="auto"/>
      </w:divBdr>
    </w:div>
    <w:div w:id="1938320114">
      <w:marLeft w:val="480"/>
      <w:marRight w:val="0"/>
      <w:marTop w:val="0"/>
      <w:marBottom w:val="0"/>
      <w:divBdr>
        <w:top w:val="none" w:sz="0" w:space="0" w:color="auto"/>
        <w:left w:val="none" w:sz="0" w:space="0" w:color="auto"/>
        <w:bottom w:val="none" w:sz="0" w:space="0" w:color="auto"/>
        <w:right w:val="none" w:sz="0" w:space="0" w:color="auto"/>
      </w:divBdr>
    </w:div>
    <w:div w:id="1939870605">
      <w:marLeft w:val="480"/>
      <w:marRight w:val="0"/>
      <w:marTop w:val="0"/>
      <w:marBottom w:val="0"/>
      <w:divBdr>
        <w:top w:val="none" w:sz="0" w:space="0" w:color="auto"/>
        <w:left w:val="none" w:sz="0" w:space="0" w:color="auto"/>
        <w:bottom w:val="none" w:sz="0" w:space="0" w:color="auto"/>
        <w:right w:val="none" w:sz="0" w:space="0" w:color="auto"/>
      </w:divBdr>
    </w:div>
    <w:div w:id="1939872030">
      <w:marLeft w:val="480"/>
      <w:marRight w:val="0"/>
      <w:marTop w:val="0"/>
      <w:marBottom w:val="0"/>
      <w:divBdr>
        <w:top w:val="none" w:sz="0" w:space="0" w:color="auto"/>
        <w:left w:val="none" w:sz="0" w:space="0" w:color="auto"/>
        <w:bottom w:val="none" w:sz="0" w:space="0" w:color="auto"/>
        <w:right w:val="none" w:sz="0" w:space="0" w:color="auto"/>
      </w:divBdr>
    </w:div>
    <w:div w:id="1940403645">
      <w:marLeft w:val="480"/>
      <w:marRight w:val="0"/>
      <w:marTop w:val="0"/>
      <w:marBottom w:val="0"/>
      <w:divBdr>
        <w:top w:val="none" w:sz="0" w:space="0" w:color="auto"/>
        <w:left w:val="none" w:sz="0" w:space="0" w:color="auto"/>
        <w:bottom w:val="none" w:sz="0" w:space="0" w:color="auto"/>
        <w:right w:val="none" w:sz="0" w:space="0" w:color="auto"/>
      </w:divBdr>
    </w:div>
    <w:div w:id="1940407264">
      <w:marLeft w:val="480"/>
      <w:marRight w:val="0"/>
      <w:marTop w:val="0"/>
      <w:marBottom w:val="0"/>
      <w:divBdr>
        <w:top w:val="none" w:sz="0" w:space="0" w:color="auto"/>
        <w:left w:val="none" w:sz="0" w:space="0" w:color="auto"/>
        <w:bottom w:val="none" w:sz="0" w:space="0" w:color="auto"/>
        <w:right w:val="none" w:sz="0" w:space="0" w:color="auto"/>
      </w:divBdr>
    </w:div>
    <w:div w:id="1942102489">
      <w:marLeft w:val="480"/>
      <w:marRight w:val="0"/>
      <w:marTop w:val="0"/>
      <w:marBottom w:val="0"/>
      <w:divBdr>
        <w:top w:val="none" w:sz="0" w:space="0" w:color="auto"/>
        <w:left w:val="none" w:sz="0" w:space="0" w:color="auto"/>
        <w:bottom w:val="none" w:sz="0" w:space="0" w:color="auto"/>
        <w:right w:val="none" w:sz="0" w:space="0" w:color="auto"/>
      </w:divBdr>
    </w:div>
    <w:div w:id="1942957678">
      <w:marLeft w:val="480"/>
      <w:marRight w:val="0"/>
      <w:marTop w:val="0"/>
      <w:marBottom w:val="0"/>
      <w:divBdr>
        <w:top w:val="none" w:sz="0" w:space="0" w:color="auto"/>
        <w:left w:val="none" w:sz="0" w:space="0" w:color="auto"/>
        <w:bottom w:val="none" w:sz="0" w:space="0" w:color="auto"/>
        <w:right w:val="none" w:sz="0" w:space="0" w:color="auto"/>
      </w:divBdr>
    </w:div>
    <w:div w:id="1943221991">
      <w:marLeft w:val="480"/>
      <w:marRight w:val="0"/>
      <w:marTop w:val="0"/>
      <w:marBottom w:val="0"/>
      <w:divBdr>
        <w:top w:val="none" w:sz="0" w:space="0" w:color="auto"/>
        <w:left w:val="none" w:sz="0" w:space="0" w:color="auto"/>
        <w:bottom w:val="none" w:sz="0" w:space="0" w:color="auto"/>
        <w:right w:val="none" w:sz="0" w:space="0" w:color="auto"/>
      </w:divBdr>
    </w:div>
    <w:div w:id="1943299548">
      <w:marLeft w:val="480"/>
      <w:marRight w:val="0"/>
      <w:marTop w:val="0"/>
      <w:marBottom w:val="0"/>
      <w:divBdr>
        <w:top w:val="none" w:sz="0" w:space="0" w:color="auto"/>
        <w:left w:val="none" w:sz="0" w:space="0" w:color="auto"/>
        <w:bottom w:val="none" w:sz="0" w:space="0" w:color="auto"/>
        <w:right w:val="none" w:sz="0" w:space="0" w:color="auto"/>
      </w:divBdr>
    </w:div>
    <w:div w:id="1947805677">
      <w:marLeft w:val="480"/>
      <w:marRight w:val="0"/>
      <w:marTop w:val="0"/>
      <w:marBottom w:val="0"/>
      <w:divBdr>
        <w:top w:val="none" w:sz="0" w:space="0" w:color="auto"/>
        <w:left w:val="none" w:sz="0" w:space="0" w:color="auto"/>
        <w:bottom w:val="none" w:sz="0" w:space="0" w:color="auto"/>
        <w:right w:val="none" w:sz="0" w:space="0" w:color="auto"/>
      </w:divBdr>
    </w:div>
    <w:div w:id="1948196918">
      <w:marLeft w:val="480"/>
      <w:marRight w:val="0"/>
      <w:marTop w:val="0"/>
      <w:marBottom w:val="0"/>
      <w:divBdr>
        <w:top w:val="none" w:sz="0" w:space="0" w:color="auto"/>
        <w:left w:val="none" w:sz="0" w:space="0" w:color="auto"/>
        <w:bottom w:val="none" w:sz="0" w:space="0" w:color="auto"/>
        <w:right w:val="none" w:sz="0" w:space="0" w:color="auto"/>
      </w:divBdr>
    </w:div>
    <w:div w:id="1948463716">
      <w:marLeft w:val="480"/>
      <w:marRight w:val="0"/>
      <w:marTop w:val="0"/>
      <w:marBottom w:val="0"/>
      <w:divBdr>
        <w:top w:val="none" w:sz="0" w:space="0" w:color="auto"/>
        <w:left w:val="none" w:sz="0" w:space="0" w:color="auto"/>
        <w:bottom w:val="none" w:sz="0" w:space="0" w:color="auto"/>
        <w:right w:val="none" w:sz="0" w:space="0" w:color="auto"/>
      </w:divBdr>
    </w:div>
    <w:div w:id="1948584456">
      <w:marLeft w:val="480"/>
      <w:marRight w:val="0"/>
      <w:marTop w:val="0"/>
      <w:marBottom w:val="0"/>
      <w:divBdr>
        <w:top w:val="none" w:sz="0" w:space="0" w:color="auto"/>
        <w:left w:val="none" w:sz="0" w:space="0" w:color="auto"/>
        <w:bottom w:val="none" w:sz="0" w:space="0" w:color="auto"/>
        <w:right w:val="none" w:sz="0" w:space="0" w:color="auto"/>
      </w:divBdr>
    </w:div>
    <w:div w:id="1948998884">
      <w:marLeft w:val="480"/>
      <w:marRight w:val="0"/>
      <w:marTop w:val="0"/>
      <w:marBottom w:val="0"/>
      <w:divBdr>
        <w:top w:val="none" w:sz="0" w:space="0" w:color="auto"/>
        <w:left w:val="none" w:sz="0" w:space="0" w:color="auto"/>
        <w:bottom w:val="none" w:sz="0" w:space="0" w:color="auto"/>
        <w:right w:val="none" w:sz="0" w:space="0" w:color="auto"/>
      </w:divBdr>
    </w:div>
    <w:div w:id="1949658383">
      <w:marLeft w:val="480"/>
      <w:marRight w:val="0"/>
      <w:marTop w:val="0"/>
      <w:marBottom w:val="0"/>
      <w:divBdr>
        <w:top w:val="none" w:sz="0" w:space="0" w:color="auto"/>
        <w:left w:val="none" w:sz="0" w:space="0" w:color="auto"/>
        <w:bottom w:val="none" w:sz="0" w:space="0" w:color="auto"/>
        <w:right w:val="none" w:sz="0" w:space="0" w:color="auto"/>
      </w:divBdr>
    </w:div>
    <w:div w:id="1951085428">
      <w:marLeft w:val="480"/>
      <w:marRight w:val="0"/>
      <w:marTop w:val="0"/>
      <w:marBottom w:val="0"/>
      <w:divBdr>
        <w:top w:val="none" w:sz="0" w:space="0" w:color="auto"/>
        <w:left w:val="none" w:sz="0" w:space="0" w:color="auto"/>
        <w:bottom w:val="none" w:sz="0" w:space="0" w:color="auto"/>
        <w:right w:val="none" w:sz="0" w:space="0" w:color="auto"/>
      </w:divBdr>
    </w:div>
    <w:div w:id="1953779961">
      <w:marLeft w:val="480"/>
      <w:marRight w:val="0"/>
      <w:marTop w:val="0"/>
      <w:marBottom w:val="0"/>
      <w:divBdr>
        <w:top w:val="none" w:sz="0" w:space="0" w:color="auto"/>
        <w:left w:val="none" w:sz="0" w:space="0" w:color="auto"/>
        <w:bottom w:val="none" w:sz="0" w:space="0" w:color="auto"/>
        <w:right w:val="none" w:sz="0" w:space="0" w:color="auto"/>
      </w:divBdr>
    </w:div>
    <w:div w:id="1954628375">
      <w:marLeft w:val="480"/>
      <w:marRight w:val="0"/>
      <w:marTop w:val="0"/>
      <w:marBottom w:val="0"/>
      <w:divBdr>
        <w:top w:val="none" w:sz="0" w:space="0" w:color="auto"/>
        <w:left w:val="none" w:sz="0" w:space="0" w:color="auto"/>
        <w:bottom w:val="none" w:sz="0" w:space="0" w:color="auto"/>
        <w:right w:val="none" w:sz="0" w:space="0" w:color="auto"/>
      </w:divBdr>
    </w:div>
    <w:div w:id="1954746906">
      <w:marLeft w:val="480"/>
      <w:marRight w:val="0"/>
      <w:marTop w:val="0"/>
      <w:marBottom w:val="0"/>
      <w:divBdr>
        <w:top w:val="none" w:sz="0" w:space="0" w:color="auto"/>
        <w:left w:val="none" w:sz="0" w:space="0" w:color="auto"/>
        <w:bottom w:val="none" w:sz="0" w:space="0" w:color="auto"/>
        <w:right w:val="none" w:sz="0" w:space="0" w:color="auto"/>
      </w:divBdr>
    </w:div>
    <w:div w:id="1955869632">
      <w:marLeft w:val="480"/>
      <w:marRight w:val="0"/>
      <w:marTop w:val="0"/>
      <w:marBottom w:val="0"/>
      <w:divBdr>
        <w:top w:val="none" w:sz="0" w:space="0" w:color="auto"/>
        <w:left w:val="none" w:sz="0" w:space="0" w:color="auto"/>
        <w:bottom w:val="none" w:sz="0" w:space="0" w:color="auto"/>
        <w:right w:val="none" w:sz="0" w:space="0" w:color="auto"/>
      </w:divBdr>
    </w:div>
    <w:div w:id="1956208323">
      <w:marLeft w:val="480"/>
      <w:marRight w:val="0"/>
      <w:marTop w:val="0"/>
      <w:marBottom w:val="0"/>
      <w:divBdr>
        <w:top w:val="none" w:sz="0" w:space="0" w:color="auto"/>
        <w:left w:val="none" w:sz="0" w:space="0" w:color="auto"/>
        <w:bottom w:val="none" w:sz="0" w:space="0" w:color="auto"/>
        <w:right w:val="none" w:sz="0" w:space="0" w:color="auto"/>
      </w:divBdr>
    </w:div>
    <w:div w:id="1957447926">
      <w:marLeft w:val="480"/>
      <w:marRight w:val="0"/>
      <w:marTop w:val="0"/>
      <w:marBottom w:val="0"/>
      <w:divBdr>
        <w:top w:val="none" w:sz="0" w:space="0" w:color="auto"/>
        <w:left w:val="none" w:sz="0" w:space="0" w:color="auto"/>
        <w:bottom w:val="none" w:sz="0" w:space="0" w:color="auto"/>
        <w:right w:val="none" w:sz="0" w:space="0" w:color="auto"/>
      </w:divBdr>
    </w:div>
    <w:div w:id="1958221745">
      <w:marLeft w:val="480"/>
      <w:marRight w:val="0"/>
      <w:marTop w:val="0"/>
      <w:marBottom w:val="0"/>
      <w:divBdr>
        <w:top w:val="none" w:sz="0" w:space="0" w:color="auto"/>
        <w:left w:val="none" w:sz="0" w:space="0" w:color="auto"/>
        <w:bottom w:val="none" w:sz="0" w:space="0" w:color="auto"/>
        <w:right w:val="none" w:sz="0" w:space="0" w:color="auto"/>
      </w:divBdr>
    </w:div>
    <w:div w:id="1958683961">
      <w:marLeft w:val="480"/>
      <w:marRight w:val="0"/>
      <w:marTop w:val="0"/>
      <w:marBottom w:val="0"/>
      <w:divBdr>
        <w:top w:val="none" w:sz="0" w:space="0" w:color="auto"/>
        <w:left w:val="none" w:sz="0" w:space="0" w:color="auto"/>
        <w:bottom w:val="none" w:sz="0" w:space="0" w:color="auto"/>
        <w:right w:val="none" w:sz="0" w:space="0" w:color="auto"/>
      </w:divBdr>
    </w:div>
    <w:div w:id="1959212183">
      <w:marLeft w:val="480"/>
      <w:marRight w:val="0"/>
      <w:marTop w:val="0"/>
      <w:marBottom w:val="0"/>
      <w:divBdr>
        <w:top w:val="none" w:sz="0" w:space="0" w:color="auto"/>
        <w:left w:val="none" w:sz="0" w:space="0" w:color="auto"/>
        <w:bottom w:val="none" w:sz="0" w:space="0" w:color="auto"/>
        <w:right w:val="none" w:sz="0" w:space="0" w:color="auto"/>
      </w:divBdr>
    </w:div>
    <w:div w:id="1960648529">
      <w:marLeft w:val="480"/>
      <w:marRight w:val="0"/>
      <w:marTop w:val="0"/>
      <w:marBottom w:val="0"/>
      <w:divBdr>
        <w:top w:val="none" w:sz="0" w:space="0" w:color="auto"/>
        <w:left w:val="none" w:sz="0" w:space="0" w:color="auto"/>
        <w:bottom w:val="none" w:sz="0" w:space="0" w:color="auto"/>
        <w:right w:val="none" w:sz="0" w:space="0" w:color="auto"/>
      </w:divBdr>
    </w:div>
    <w:div w:id="1960914118">
      <w:marLeft w:val="480"/>
      <w:marRight w:val="0"/>
      <w:marTop w:val="0"/>
      <w:marBottom w:val="0"/>
      <w:divBdr>
        <w:top w:val="none" w:sz="0" w:space="0" w:color="auto"/>
        <w:left w:val="none" w:sz="0" w:space="0" w:color="auto"/>
        <w:bottom w:val="none" w:sz="0" w:space="0" w:color="auto"/>
        <w:right w:val="none" w:sz="0" w:space="0" w:color="auto"/>
      </w:divBdr>
    </w:div>
    <w:div w:id="1963070149">
      <w:marLeft w:val="480"/>
      <w:marRight w:val="0"/>
      <w:marTop w:val="0"/>
      <w:marBottom w:val="0"/>
      <w:divBdr>
        <w:top w:val="none" w:sz="0" w:space="0" w:color="auto"/>
        <w:left w:val="none" w:sz="0" w:space="0" w:color="auto"/>
        <w:bottom w:val="none" w:sz="0" w:space="0" w:color="auto"/>
        <w:right w:val="none" w:sz="0" w:space="0" w:color="auto"/>
      </w:divBdr>
    </w:div>
    <w:div w:id="1964530177">
      <w:marLeft w:val="480"/>
      <w:marRight w:val="0"/>
      <w:marTop w:val="0"/>
      <w:marBottom w:val="0"/>
      <w:divBdr>
        <w:top w:val="none" w:sz="0" w:space="0" w:color="auto"/>
        <w:left w:val="none" w:sz="0" w:space="0" w:color="auto"/>
        <w:bottom w:val="none" w:sz="0" w:space="0" w:color="auto"/>
        <w:right w:val="none" w:sz="0" w:space="0" w:color="auto"/>
      </w:divBdr>
    </w:div>
    <w:div w:id="1972393189">
      <w:marLeft w:val="480"/>
      <w:marRight w:val="0"/>
      <w:marTop w:val="0"/>
      <w:marBottom w:val="0"/>
      <w:divBdr>
        <w:top w:val="none" w:sz="0" w:space="0" w:color="auto"/>
        <w:left w:val="none" w:sz="0" w:space="0" w:color="auto"/>
        <w:bottom w:val="none" w:sz="0" w:space="0" w:color="auto"/>
        <w:right w:val="none" w:sz="0" w:space="0" w:color="auto"/>
      </w:divBdr>
    </w:div>
    <w:div w:id="1972511119">
      <w:marLeft w:val="480"/>
      <w:marRight w:val="0"/>
      <w:marTop w:val="0"/>
      <w:marBottom w:val="0"/>
      <w:divBdr>
        <w:top w:val="none" w:sz="0" w:space="0" w:color="auto"/>
        <w:left w:val="none" w:sz="0" w:space="0" w:color="auto"/>
        <w:bottom w:val="none" w:sz="0" w:space="0" w:color="auto"/>
        <w:right w:val="none" w:sz="0" w:space="0" w:color="auto"/>
      </w:divBdr>
    </w:div>
    <w:div w:id="1973168755">
      <w:marLeft w:val="480"/>
      <w:marRight w:val="0"/>
      <w:marTop w:val="0"/>
      <w:marBottom w:val="0"/>
      <w:divBdr>
        <w:top w:val="none" w:sz="0" w:space="0" w:color="auto"/>
        <w:left w:val="none" w:sz="0" w:space="0" w:color="auto"/>
        <w:bottom w:val="none" w:sz="0" w:space="0" w:color="auto"/>
        <w:right w:val="none" w:sz="0" w:space="0" w:color="auto"/>
      </w:divBdr>
    </w:div>
    <w:div w:id="1979795556">
      <w:marLeft w:val="480"/>
      <w:marRight w:val="0"/>
      <w:marTop w:val="0"/>
      <w:marBottom w:val="0"/>
      <w:divBdr>
        <w:top w:val="none" w:sz="0" w:space="0" w:color="auto"/>
        <w:left w:val="none" w:sz="0" w:space="0" w:color="auto"/>
        <w:bottom w:val="none" w:sz="0" w:space="0" w:color="auto"/>
        <w:right w:val="none" w:sz="0" w:space="0" w:color="auto"/>
      </w:divBdr>
    </w:div>
    <w:div w:id="1980451774">
      <w:marLeft w:val="480"/>
      <w:marRight w:val="0"/>
      <w:marTop w:val="0"/>
      <w:marBottom w:val="0"/>
      <w:divBdr>
        <w:top w:val="none" w:sz="0" w:space="0" w:color="auto"/>
        <w:left w:val="none" w:sz="0" w:space="0" w:color="auto"/>
        <w:bottom w:val="none" w:sz="0" w:space="0" w:color="auto"/>
        <w:right w:val="none" w:sz="0" w:space="0" w:color="auto"/>
      </w:divBdr>
    </w:div>
    <w:div w:id="1980524945">
      <w:marLeft w:val="480"/>
      <w:marRight w:val="0"/>
      <w:marTop w:val="0"/>
      <w:marBottom w:val="0"/>
      <w:divBdr>
        <w:top w:val="none" w:sz="0" w:space="0" w:color="auto"/>
        <w:left w:val="none" w:sz="0" w:space="0" w:color="auto"/>
        <w:bottom w:val="none" w:sz="0" w:space="0" w:color="auto"/>
        <w:right w:val="none" w:sz="0" w:space="0" w:color="auto"/>
      </w:divBdr>
    </w:div>
    <w:div w:id="1981030629">
      <w:marLeft w:val="480"/>
      <w:marRight w:val="0"/>
      <w:marTop w:val="0"/>
      <w:marBottom w:val="0"/>
      <w:divBdr>
        <w:top w:val="none" w:sz="0" w:space="0" w:color="auto"/>
        <w:left w:val="none" w:sz="0" w:space="0" w:color="auto"/>
        <w:bottom w:val="none" w:sz="0" w:space="0" w:color="auto"/>
        <w:right w:val="none" w:sz="0" w:space="0" w:color="auto"/>
      </w:divBdr>
    </w:div>
    <w:div w:id="1981422594">
      <w:marLeft w:val="480"/>
      <w:marRight w:val="0"/>
      <w:marTop w:val="0"/>
      <w:marBottom w:val="0"/>
      <w:divBdr>
        <w:top w:val="none" w:sz="0" w:space="0" w:color="auto"/>
        <w:left w:val="none" w:sz="0" w:space="0" w:color="auto"/>
        <w:bottom w:val="none" w:sz="0" w:space="0" w:color="auto"/>
        <w:right w:val="none" w:sz="0" w:space="0" w:color="auto"/>
      </w:divBdr>
    </w:div>
    <w:div w:id="1984386776">
      <w:marLeft w:val="480"/>
      <w:marRight w:val="0"/>
      <w:marTop w:val="0"/>
      <w:marBottom w:val="0"/>
      <w:divBdr>
        <w:top w:val="none" w:sz="0" w:space="0" w:color="auto"/>
        <w:left w:val="none" w:sz="0" w:space="0" w:color="auto"/>
        <w:bottom w:val="none" w:sz="0" w:space="0" w:color="auto"/>
        <w:right w:val="none" w:sz="0" w:space="0" w:color="auto"/>
      </w:divBdr>
    </w:div>
    <w:div w:id="1984456542">
      <w:marLeft w:val="480"/>
      <w:marRight w:val="0"/>
      <w:marTop w:val="0"/>
      <w:marBottom w:val="0"/>
      <w:divBdr>
        <w:top w:val="none" w:sz="0" w:space="0" w:color="auto"/>
        <w:left w:val="none" w:sz="0" w:space="0" w:color="auto"/>
        <w:bottom w:val="none" w:sz="0" w:space="0" w:color="auto"/>
        <w:right w:val="none" w:sz="0" w:space="0" w:color="auto"/>
      </w:divBdr>
    </w:div>
    <w:div w:id="1985620457">
      <w:marLeft w:val="480"/>
      <w:marRight w:val="0"/>
      <w:marTop w:val="0"/>
      <w:marBottom w:val="0"/>
      <w:divBdr>
        <w:top w:val="none" w:sz="0" w:space="0" w:color="auto"/>
        <w:left w:val="none" w:sz="0" w:space="0" w:color="auto"/>
        <w:bottom w:val="none" w:sz="0" w:space="0" w:color="auto"/>
        <w:right w:val="none" w:sz="0" w:space="0" w:color="auto"/>
      </w:divBdr>
    </w:div>
    <w:div w:id="1987934156">
      <w:marLeft w:val="480"/>
      <w:marRight w:val="0"/>
      <w:marTop w:val="0"/>
      <w:marBottom w:val="0"/>
      <w:divBdr>
        <w:top w:val="none" w:sz="0" w:space="0" w:color="auto"/>
        <w:left w:val="none" w:sz="0" w:space="0" w:color="auto"/>
        <w:bottom w:val="none" w:sz="0" w:space="0" w:color="auto"/>
        <w:right w:val="none" w:sz="0" w:space="0" w:color="auto"/>
      </w:divBdr>
    </w:div>
    <w:div w:id="1990859230">
      <w:marLeft w:val="480"/>
      <w:marRight w:val="0"/>
      <w:marTop w:val="0"/>
      <w:marBottom w:val="0"/>
      <w:divBdr>
        <w:top w:val="none" w:sz="0" w:space="0" w:color="auto"/>
        <w:left w:val="none" w:sz="0" w:space="0" w:color="auto"/>
        <w:bottom w:val="none" w:sz="0" w:space="0" w:color="auto"/>
        <w:right w:val="none" w:sz="0" w:space="0" w:color="auto"/>
      </w:divBdr>
    </w:div>
    <w:div w:id="1991593292">
      <w:marLeft w:val="480"/>
      <w:marRight w:val="0"/>
      <w:marTop w:val="0"/>
      <w:marBottom w:val="0"/>
      <w:divBdr>
        <w:top w:val="none" w:sz="0" w:space="0" w:color="auto"/>
        <w:left w:val="none" w:sz="0" w:space="0" w:color="auto"/>
        <w:bottom w:val="none" w:sz="0" w:space="0" w:color="auto"/>
        <w:right w:val="none" w:sz="0" w:space="0" w:color="auto"/>
      </w:divBdr>
    </w:div>
    <w:div w:id="1993092842">
      <w:marLeft w:val="480"/>
      <w:marRight w:val="0"/>
      <w:marTop w:val="0"/>
      <w:marBottom w:val="0"/>
      <w:divBdr>
        <w:top w:val="none" w:sz="0" w:space="0" w:color="auto"/>
        <w:left w:val="none" w:sz="0" w:space="0" w:color="auto"/>
        <w:bottom w:val="none" w:sz="0" w:space="0" w:color="auto"/>
        <w:right w:val="none" w:sz="0" w:space="0" w:color="auto"/>
      </w:divBdr>
    </w:div>
    <w:div w:id="1995640217">
      <w:marLeft w:val="480"/>
      <w:marRight w:val="0"/>
      <w:marTop w:val="0"/>
      <w:marBottom w:val="0"/>
      <w:divBdr>
        <w:top w:val="none" w:sz="0" w:space="0" w:color="auto"/>
        <w:left w:val="none" w:sz="0" w:space="0" w:color="auto"/>
        <w:bottom w:val="none" w:sz="0" w:space="0" w:color="auto"/>
        <w:right w:val="none" w:sz="0" w:space="0" w:color="auto"/>
      </w:divBdr>
    </w:div>
    <w:div w:id="1996451454">
      <w:marLeft w:val="480"/>
      <w:marRight w:val="0"/>
      <w:marTop w:val="0"/>
      <w:marBottom w:val="0"/>
      <w:divBdr>
        <w:top w:val="none" w:sz="0" w:space="0" w:color="auto"/>
        <w:left w:val="none" w:sz="0" w:space="0" w:color="auto"/>
        <w:bottom w:val="none" w:sz="0" w:space="0" w:color="auto"/>
        <w:right w:val="none" w:sz="0" w:space="0" w:color="auto"/>
      </w:divBdr>
    </w:div>
    <w:div w:id="1997101976">
      <w:marLeft w:val="480"/>
      <w:marRight w:val="0"/>
      <w:marTop w:val="0"/>
      <w:marBottom w:val="0"/>
      <w:divBdr>
        <w:top w:val="none" w:sz="0" w:space="0" w:color="auto"/>
        <w:left w:val="none" w:sz="0" w:space="0" w:color="auto"/>
        <w:bottom w:val="none" w:sz="0" w:space="0" w:color="auto"/>
        <w:right w:val="none" w:sz="0" w:space="0" w:color="auto"/>
      </w:divBdr>
    </w:div>
    <w:div w:id="1998261123">
      <w:marLeft w:val="480"/>
      <w:marRight w:val="0"/>
      <w:marTop w:val="0"/>
      <w:marBottom w:val="0"/>
      <w:divBdr>
        <w:top w:val="none" w:sz="0" w:space="0" w:color="auto"/>
        <w:left w:val="none" w:sz="0" w:space="0" w:color="auto"/>
        <w:bottom w:val="none" w:sz="0" w:space="0" w:color="auto"/>
        <w:right w:val="none" w:sz="0" w:space="0" w:color="auto"/>
      </w:divBdr>
    </w:div>
    <w:div w:id="1998262683">
      <w:marLeft w:val="480"/>
      <w:marRight w:val="0"/>
      <w:marTop w:val="0"/>
      <w:marBottom w:val="0"/>
      <w:divBdr>
        <w:top w:val="none" w:sz="0" w:space="0" w:color="auto"/>
        <w:left w:val="none" w:sz="0" w:space="0" w:color="auto"/>
        <w:bottom w:val="none" w:sz="0" w:space="0" w:color="auto"/>
        <w:right w:val="none" w:sz="0" w:space="0" w:color="auto"/>
      </w:divBdr>
    </w:div>
    <w:div w:id="1998611615">
      <w:marLeft w:val="480"/>
      <w:marRight w:val="0"/>
      <w:marTop w:val="0"/>
      <w:marBottom w:val="0"/>
      <w:divBdr>
        <w:top w:val="none" w:sz="0" w:space="0" w:color="auto"/>
        <w:left w:val="none" w:sz="0" w:space="0" w:color="auto"/>
        <w:bottom w:val="none" w:sz="0" w:space="0" w:color="auto"/>
        <w:right w:val="none" w:sz="0" w:space="0" w:color="auto"/>
      </w:divBdr>
    </w:div>
    <w:div w:id="1998917654">
      <w:marLeft w:val="480"/>
      <w:marRight w:val="0"/>
      <w:marTop w:val="0"/>
      <w:marBottom w:val="0"/>
      <w:divBdr>
        <w:top w:val="none" w:sz="0" w:space="0" w:color="auto"/>
        <w:left w:val="none" w:sz="0" w:space="0" w:color="auto"/>
        <w:bottom w:val="none" w:sz="0" w:space="0" w:color="auto"/>
        <w:right w:val="none" w:sz="0" w:space="0" w:color="auto"/>
      </w:divBdr>
    </w:div>
    <w:div w:id="2003044709">
      <w:marLeft w:val="480"/>
      <w:marRight w:val="0"/>
      <w:marTop w:val="0"/>
      <w:marBottom w:val="0"/>
      <w:divBdr>
        <w:top w:val="none" w:sz="0" w:space="0" w:color="auto"/>
        <w:left w:val="none" w:sz="0" w:space="0" w:color="auto"/>
        <w:bottom w:val="none" w:sz="0" w:space="0" w:color="auto"/>
        <w:right w:val="none" w:sz="0" w:space="0" w:color="auto"/>
      </w:divBdr>
    </w:div>
    <w:div w:id="2007517377">
      <w:marLeft w:val="480"/>
      <w:marRight w:val="0"/>
      <w:marTop w:val="0"/>
      <w:marBottom w:val="0"/>
      <w:divBdr>
        <w:top w:val="none" w:sz="0" w:space="0" w:color="auto"/>
        <w:left w:val="none" w:sz="0" w:space="0" w:color="auto"/>
        <w:bottom w:val="none" w:sz="0" w:space="0" w:color="auto"/>
        <w:right w:val="none" w:sz="0" w:space="0" w:color="auto"/>
      </w:divBdr>
    </w:div>
    <w:div w:id="2007904171">
      <w:marLeft w:val="480"/>
      <w:marRight w:val="0"/>
      <w:marTop w:val="0"/>
      <w:marBottom w:val="0"/>
      <w:divBdr>
        <w:top w:val="none" w:sz="0" w:space="0" w:color="auto"/>
        <w:left w:val="none" w:sz="0" w:space="0" w:color="auto"/>
        <w:bottom w:val="none" w:sz="0" w:space="0" w:color="auto"/>
        <w:right w:val="none" w:sz="0" w:space="0" w:color="auto"/>
      </w:divBdr>
    </w:div>
    <w:div w:id="2008050812">
      <w:marLeft w:val="480"/>
      <w:marRight w:val="0"/>
      <w:marTop w:val="0"/>
      <w:marBottom w:val="0"/>
      <w:divBdr>
        <w:top w:val="none" w:sz="0" w:space="0" w:color="auto"/>
        <w:left w:val="none" w:sz="0" w:space="0" w:color="auto"/>
        <w:bottom w:val="none" w:sz="0" w:space="0" w:color="auto"/>
        <w:right w:val="none" w:sz="0" w:space="0" w:color="auto"/>
      </w:divBdr>
    </w:div>
    <w:div w:id="2008359794">
      <w:marLeft w:val="480"/>
      <w:marRight w:val="0"/>
      <w:marTop w:val="0"/>
      <w:marBottom w:val="0"/>
      <w:divBdr>
        <w:top w:val="none" w:sz="0" w:space="0" w:color="auto"/>
        <w:left w:val="none" w:sz="0" w:space="0" w:color="auto"/>
        <w:bottom w:val="none" w:sz="0" w:space="0" w:color="auto"/>
        <w:right w:val="none" w:sz="0" w:space="0" w:color="auto"/>
      </w:divBdr>
    </w:div>
    <w:div w:id="2009751720">
      <w:marLeft w:val="480"/>
      <w:marRight w:val="0"/>
      <w:marTop w:val="0"/>
      <w:marBottom w:val="0"/>
      <w:divBdr>
        <w:top w:val="none" w:sz="0" w:space="0" w:color="auto"/>
        <w:left w:val="none" w:sz="0" w:space="0" w:color="auto"/>
        <w:bottom w:val="none" w:sz="0" w:space="0" w:color="auto"/>
        <w:right w:val="none" w:sz="0" w:space="0" w:color="auto"/>
      </w:divBdr>
    </w:div>
    <w:div w:id="2012754335">
      <w:marLeft w:val="480"/>
      <w:marRight w:val="0"/>
      <w:marTop w:val="0"/>
      <w:marBottom w:val="0"/>
      <w:divBdr>
        <w:top w:val="none" w:sz="0" w:space="0" w:color="auto"/>
        <w:left w:val="none" w:sz="0" w:space="0" w:color="auto"/>
        <w:bottom w:val="none" w:sz="0" w:space="0" w:color="auto"/>
        <w:right w:val="none" w:sz="0" w:space="0" w:color="auto"/>
      </w:divBdr>
    </w:div>
    <w:div w:id="2014721012">
      <w:marLeft w:val="480"/>
      <w:marRight w:val="0"/>
      <w:marTop w:val="0"/>
      <w:marBottom w:val="0"/>
      <w:divBdr>
        <w:top w:val="none" w:sz="0" w:space="0" w:color="auto"/>
        <w:left w:val="none" w:sz="0" w:space="0" w:color="auto"/>
        <w:bottom w:val="none" w:sz="0" w:space="0" w:color="auto"/>
        <w:right w:val="none" w:sz="0" w:space="0" w:color="auto"/>
      </w:divBdr>
    </w:div>
    <w:div w:id="2014910607">
      <w:marLeft w:val="480"/>
      <w:marRight w:val="0"/>
      <w:marTop w:val="0"/>
      <w:marBottom w:val="0"/>
      <w:divBdr>
        <w:top w:val="none" w:sz="0" w:space="0" w:color="auto"/>
        <w:left w:val="none" w:sz="0" w:space="0" w:color="auto"/>
        <w:bottom w:val="none" w:sz="0" w:space="0" w:color="auto"/>
        <w:right w:val="none" w:sz="0" w:space="0" w:color="auto"/>
      </w:divBdr>
    </w:div>
    <w:div w:id="2016690059">
      <w:marLeft w:val="480"/>
      <w:marRight w:val="0"/>
      <w:marTop w:val="0"/>
      <w:marBottom w:val="0"/>
      <w:divBdr>
        <w:top w:val="none" w:sz="0" w:space="0" w:color="auto"/>
        <w:left w:val="none" w:sz="0" w:space="0" w:color="auto"/>
        <w:bottom w:val="none" w:sz="0" w:space="0" w:color="auto"/>
        <w:right w:val="none" w:sz="0" w:space="0" w:color="auto"/>
      </w:divBdr>
    </w:div>
    <w:div w:id="2017031233">
      <w:marLeft w:val="480"/>
      <w:marRight w:val="0"/>
      <w:marTop w:val="0"/>
      <w:marBottom w:val="0"/>
      <w:divBdr>
        <w:top w:val="none" w:sz="0" w:space="0" w:color="auto"/>
        <w:left w:val="none" w:sz="0" w:space="0" w:color="auto"/>
        <w:bottom w:val="none" w:sz="0" w:space="0" w:color="auto"/>
        <w:right w:val="none" w:sz="0" w:space="0" w:color="auto"/>
      </w:divBdr>
    </w:div>
    <w:div w:id="2017266376">
      <w:marLeft w:val="480"/>
      <w:marRight w:val="0"/>
      <w:marTop w:val="0"/>
      <w:marBottom w:val="0"/>
      <w:divBdr>
        <w:top w:val="none" w:sz="0" w:space="0" w:color="auto"/>
        <w:left w:val="none" w:sz="0" w:space="0" w:color="auto"/>
        <w:bottom w:val="none" w:sz="0" w:space="0" w:color="auto"/>
        <w:right w:val="none" w:sz="0" w:space="0" w:color="auto"/>
      </w:divBdr>
    </w:div>
    <w:div w:id="2017924659">
      <w:marLeft w:val="480"/>
      <w:marRight w:val="0"/>
      <w:marTop w:val="0"/>
      <w:marBottom w:val="0"/>
      <w:divBdr>
        <w:top w:val="none" w:sz="0" w:space="0" w:color="auto"/>
        <w:left w:val="none" w:sz="0" w:space="0" w:color="auto"/>
        <w:bottom w:val="none" w:sz="0" w:space="0" w:color="auto"/>
        <w:right w:val="none" w:sz="0" w:space="0" w:color="auto"/>
      </w:divBdr>
    </w:div>
    <w:div w:id="2017997976">
      <w:marLeft w:val="480"/>
      <w:marRight w:val="0"/>
      <w:marTop w:val="0"/>
      <w:marBottom w:val="0"/>
      <w:divBdr>
        <w:top w:val="none" w:sz="0" w:space="0" w:color="auto"/>
        <w:left w:val="none" w:sz="0" w:space="0" w:color="auto"/>
        <w:bottom w:val="none" w:sz="0" w:space="0" w:color="auto"/>
        <w:right w:val="none" w:sz="0" w:space="0" w:color="auto"/>
      </w:divBdr>
    </w:div>
    <w:div w:id="2022005308">
      <w:marLeft w:val="480"/>
      <w:marRight w:val="0"/>
      <w:marTop w:val="0"/>
      <w:marBottom w:val="0"/>
      <w:divBdr>
        <w:top w:val="none" w:sz="0" w:space="0" w:color="auto"/>
        <w:left w:val="none" w:sz="0" w:space="0" w:color="auto"/>
        <w:bottom w:val="none" w:sz="0" w:space="0" w:color="auto"/>
        <w:right w:val="none" w:sz="0" w:space="0" w:color="auto"/>
      </w:divBdr>
    </w:div>
    <w:div w:id="2022316989">
      <w:marLeft w:val="480"/>
      <w:marRight w:val="0"/>
      <w:marTop w:val="0"/>
      <w:marBottom w:val="0"/>
      <w:divBdr>
        <w:top w:val="none" w:sz="0" w:space="0" w:color="auto"/>
        <w:left w:val="none" w:sz="0" w:space="0" w:color="auto"/>
        <w:bottom w:val="none" w:sz="0" w:space="0" w:color="auto"/>
        <w:right w:val="none" w:sz="0" w:space="0" w:color="auto"/>
      </w:divBdr>
    </w:div>
    <w:div w:id="2023700497">
      <w:marLeft w:val="480"/>
      <w:marRight w:val="0"/>
      <w:marTop w:val="0"/>
      <w:marBottom w:val="0"/>
      <w:divBdr>
        <w:top w:val="none" w:sz="0" w:space="0" w:color="auto"/>
        <w:left w:val="none" w:sz="0" w:space="0" w:color="auto"/>
        <w:bottom w:val="none" w:sz="0" w:space="0" w:color="auto"/>
        <w:right w:val="none" w:sz="0" w:space="0" w:color="auto"/>
      </w:divBdr>
    </w:div>
    <w:div w:id="2023780983">
      <w:marLeft w:val="480"/>
      <w:marRight w:val="0"/>
      <w:marTop w:val="0"/>
      <w:marBottom w:val="0"/>
      <w:divBdr>
        <w:top w:val="none" w:sz="0" w:space="0" w:color="auto"/>
        <w:left w:val="none" w:sz="0" w:space="0" w:color="auto"/>
        <w:bottom w:val="none" w:sz="0" w:space="0" w:color="auto"/>
        <w:right w:val="none" w:sz="0" w:space="0" w:color="auto"/>
      </w:divBdr>
    </w:div>
    <w:div w:id="2027169668">
      <w:marLeft w:val="480"/>
      <w:marRight w:val="0"/>
      <w:marTop w:val="0"/>
      <w:marBottom w:val="0"/>
      <w:divBdr>
        <w:top w:val="none" w:sz="0" w:space="0" w:color="auto"/>
        <w:left w:val="none" w:sz="0" w:space="0" w:color="auto"/>
        <w:bottom w:val="none" w:sz="0" w:space="0" w:color="auto"/>
        <w:right w:val="none" w:sz="0" w:space="0" w:color="auto"/>
      </w:divBdr>
    </w:div>
    <w:div w:id="2028094597">
      <w:marLeft w:val="480"/>
      <w:marRight w:val="0"/>
      <w:marTop w:val="0"/>
      <w:marBottom w:val="0"/>
      <w:divBdr>
        <w:top w:val="none" w:sz="0" w:space="0" w:color="auto"/>
        <w:left w:val="none" w:sz="0" w:space="0" w:color="auto"/>
        <w:bottom w:val="none" w:sz="0" w:space="0" w:color="auto"/>
        <w:right w:val="none" w:sz="0" w:space="0" w:color="auto"/>
      </w:divBdr>
    </w:div>
    <w:div w:id="2029285845">
      <w:marLeft w:val="480"/>
      <w:marRight w:val="0"/>
      <w:marTop w:val="0"/>
      <w:marBottom w:val="0"/>
      <w:divBdr>
        <w:top w:val="none" w:sz="0" w:space="0" w:color="auto"/>
        <w:left w:val="none" w:sz="0" w:space="0" w:color="auto"/>
        <w:bottom w:val="none" w:sz="0" w:space="0" w:color="auto"/>
        <w:right w:val="none" w:sz="0" w:space="0" w:color="auto"/>
      </w:divBdr>
    </w:div>
    <w:div w:id="2030176855">
      <w:marLeft w:val="480"/>
      <w:marRight w:val="0"/>
      <w:marTop w:val="0"/>
      <w:marBottom w:val="0"/>
      <w:divBdr>
        <w:top w:val="none" w:sz="0" w:space="0" w:color="auto"/>
        <w:left w:val="none" w:sz="0" w:space="0" w:color="auto"/>
        <w:bottom w:val="none" w:sz="0" w:space="0" w:color="auto"/>
        <w:right w:val="none" w:sz="0" w:space="0" w:color="auto"/>
      </w:divBdr>
    </w:div>
    <w:div w:id="2032417481">
      <w:marLeft w:val="480"/>
      <w:marRight w:val="0"/>
      <w:marTop w:val="0"/>
      <w:marBottom w:val="0"/>
      <w:divBdr>
        <w:top w:val="none" w:sz="0" w:space="0" w:color="auto"/>
        <w:left w:val="none" w:sz="0" w:space="0" w:color="auto"/>
        <w:bottom w:val="none" w:sz="0" w:space="0" w:color="auto"/>
        <w:right w:val="none" w:sz="0" w:space="0" w:color="auto"/>
      </w:divBdr>
    </w:div>
    <w:div w:id="2032605357">
      <w:marLeft w:val="480"/>
      <w:marRight w:val="0"/>
      <w:marTop w:val="0"/>
      <w:marBottom w:val="0"/>
      <w:divBdr>
        <w:top w:val="none" w:sz="0" w:space="0" w:color="auto"/>
        <w:left w:val="none" w:sz="0" w:space="0" w:color="auto"/>
        <w:bottom w:val="none" w:sz="0" w:space="0" w:color="auto"/>
        <w:right w:val="none" w:sz="0" w:space="0" w:color="auto"/>
      </w:divBdr>
    </w:div>
    <w:div w:id="2033143204">
      <w:marLeft w:val="480"/>
      <w:marRight w:val="0"/>
      <w:marTop w:val="0"/>
      <w:marBottom w:val="0"/>
      <w:divBdr>
        <w:top w:val="none" w:sz="0" w:space="0" w:color="auto"/>
        <w:left w:val="none" w:sz="0" w:space="0" w:color="auto"/>
        <w:bottom w:val="none" w:sz="0" w:space="0" w:color="auto"/>
        <w:right w:val="none" w:sz="0" w:space="0" w:color="auto"/>
      </w:divBdr>
    </w:div>
    <w:div w:id="2033266201">
      <w:marLeft w:val="480"/>
      <w:marRight w:val="0"/>
      <w:marTop w:val="0"/>
      <w:marBottom w:val="0"/>
      <w:divBdr>
        <w:top w:val="none" w:sz="0" w:space="0" w:color="auto"/>
        <w:left w:val="none" w:sz="0" w:space="0" w:color="auto"/>
        <w:bottom w:val="none" w:sz="0" w:space="0" w:color="auto"/>
        <w:right w:val="none" w:sz="0" w:space="0" w:color="auto"/>
      </w:divBdr>
    </w:div>
    <w:div w:id="2033456024">
      <w:marLeft w:val="480"/>
      <w:marRight w:val="0"/>
      <w:marTop w:val="0"/>
      <w:marBottom w:val="0"/>
      <w:divBdr>
        <w:top w:val="none" w:sz="0" w:space="0" w:color="auto"/>
        <w:left w:val="none" w:sz="0" w:space="0" w:color="auto"/>
        <w:bottom w:val="none" w:sz="0" w:space="0" w:color="auto"/>
        <w:right w:val="none" w:sz="0" w:space="0" w:color="auto"/>
      </w:divBdr>
    </w:div>
    <w:div w:id="2033795259">
      <w:marLeft w:val="480"/>
      <w:marRight w:val="0"/>
      <w:marTop w:val="0"/>
      <w:marBottom w:val="0"/>
      <w:divBdr>
        <w:top w:val="none" w:sz="0" w:space="0" w:color="auto"/>
        <w:left w:val="none" w:sz="0" w:space="0" w:color="auto"/>
        <w:bottom w:val="none" w:sz="0" w:space="0" w:color="auto"/>
        <w:right w:val="none" w:sz="0" w:space="0" w:color="auto"/>
      </w:divBdr>
    </w:div>
    <w:div w:id="2034187750">
      <w:marLeft w:val="480"/>
      <w:marRight w:val="0"/>
      <w:marTop w:val="0"/>
      <w:marBottom w:val="0"/>
      <w:divBdr>
        <w:top w:val="none" w:sz="0" w:space="0" w:color="auto"/>
        <w:left w:val="none" w:sz="0" w:space="0" w:color="auto"/>
        <w:bottom w:val="none" w:sz="0" w:space="0" w:color="auto"/>
        <w:right w:val="none" w:sz="0" w:space="0" w:color="auto"/>
      </w:divBdr>
    </w:div>
    <w:div w:id="2034568702">
      <w:marLeft w:val="480"/>
      <w:marRight w:val="0"/>
      <w:marTop w:val="0"/>
      <w:marBottom w:val="0"/>
      <w:divBdr>
        <w:top w:val="none" w:sz="0" w:space="0" w:color="auto"/>
        <w:left w:val="none" w:sz="0" w:space="0" w:color="auto"/>
        <w:bottom w:val="none" w:sz="0" w:space="0" w:color="auto"/>
        <w:right w:val="none" w:sz="0" w:space="0" w:color="auto"/>
      </w:divBdr>
    </w:div>
    <w:div w:id="2035306632">
      <w:marLeft w:val="480"/>
      <w:marRight w:val="0"/>
      <w:marTop w:val="0"/>
      <w:marBottom w:val="0"/>
      <w:divBdr>
        <w:top w:val="none" w:sz="0" w:space="0" w:color="auto"/>
        <w:left w:val="none" w:sz="0" w:space="0" w:color="auto"/>
        <w:bottom w:val="none" w:sz="0" w:space="0" w:color="auto"/>
        <w:right w:val="none" w:sz="0" w:space="0" w:color="auto"/>
      </w:divBdr>
    </w:div>
    <w:div w:id="2036541701">
      <w:marLeft w:val="480"/>
      <w:marRight w:val="0"/>
      <w:marTop w:val="0"/>
      <w:marBottom w:val="0"/>
      <w:divBdr>
        <w:top w:val="none" w:sz="0" w:space="0" w:color="auto"/>
        <w:left w:val="none" w:sz="0" w:space="0" w:color="auto"/>
        <w:bottom w:val="none" w:sz="0" w:space="0" w:color="auto"/>
        <w:right w:val="none" w:sz="0" w:space="0" w:color="auto"/>
      </w:divBdr>
    </w:div>
    <w:div w:id="2038002880">
      <w:marLeft w:val="480"/>
      <w:marRight w:val="0"/>
      <w:marTop w:val="0"/>
      <w:marBottom w:val="0"/>
      <w:divBdr>
        <w:top w:val="none" w:sz="0" w:space="0" w:color="auto"/>
        <w:left w:val="none" w:sz="0" w:space="0" w:color="auto"/>
        <w:bottom w:val="none" w:sz="0" w:space="0" w:color="auto"/>
        <w:right w:val="none" w:sz="0" w:space="0" w:color="auto"/>
      </w:divBdr>
    </w:div>
    <w:div w:id="2039574455">
      <w:marLeft w:val="480"/>
      <w:marRight w:val="0"/>
      <w:marTop w:val="0"/>
      <w:marBottom w:val="0"/>
      <w:divBdr>
        <w:top w:val="none" w:sz="0" w:space="0" w:color="auto"/>
        <w:left w:val="none" w:sz="0" w:space="0" w:color="auto"/>
        <w:bottom w:val="none" w:sz="0" w:space="0" w:color="auto"/>
        <w:right w:val="none" w:sz="0" w:space="0" w:color="auto"/>
      </w:divBdr>
    </w:div>
    <w:div w:id="2039888282">
      <w:marLeft w:val="480"/>
      <w:marRight w:val="0"/>
      <w:marTop w:val="0"/>
      <w:marBottom w:val="0"/>
      <w:divBdr>
        <w:top w:val="none" w:sz="0" w:space="0" w:color="auto"/>
        <w:left w:val="none" w:sz="0" w:space="0" w:color="auto"/>
        <w:bottom w:val="none" w:sz="0" w:space="0" w:color="auto"/>
        <w:right w:val="none" w:sz="0" w:space="0" w:color="auto"/>
      </w:divBdr>
    </w:div>
    <w:div w:id="2041590584">
      <w:marLeft w:val="480"/>
      <w:marRight w:val="0"/>
      <w:marTop w:val="0"/>
      <w:marBottom w:val="0"/>
      <w:divBdr>
        <w:top w:val="none" w:sz="0" w:space="0" w:color="auto"/>
        <w:left w:val="none" w:sz="0" w:space="0" w:color="auto"/>
        <w:bottom w:val="none" w:sz="0" w:space="0" w:color="auto"/>
        <w:right w:val="none" w:sz="0" w:space="0" w:color="auto"/>
      </w:divBdr>
    </w:div>
    <w:div w:id="2041857084">
      <w:marLeft w:val="480"/>
      <w:marRight w:val="0"/>
      <w:marTop w:val="0"/>
      <w:marBottom w:val="0"/>
      <w:divBdr>
        <w:top w:val="none" w:sz="0" w:space="0" w:color="auto"/>
        <w:left w:val="none" w:sz="0" w:space="0" w:color="auto"/>
        <w:bottom w:val="none" w:sz="0" w:space="0" w:color="auto"/>
        <w:right w:val="none" w:sz="0" w:space="0" w:color="auto"/>
      </w:divBdr>
    </w:div>
    <w:div w:id="2042509001">
      <w:marLeft w:val="480"/>
      <w:marRight w:val="0"/>
      <w:marTop w:val="0"/>
      <w:marBottom w:val="0"/>
      <w:divBdr>
        <w:top w:val="none" w:sz="0" w:space="0" w:color="auto"/>
        <w:left w:val="none" w:sz="0" w:space="0" w:color="auto"/>
        <w:bottom w:val="none" w:sz="0" w:space="0" w:color="auto"/>
        <w:right w:val="none" w:sz="0" w:space="0" w:color="auto"/>
      </w:divBdr>
    </w:div>
    <w:div w:id="2043356104">
      <w:marLeft w:val="480"/>
      <w:marRight w:val="0"/>
      <w:marTop w:val="0"/>
      <w:marBottom w:val="0"/>
      <w:divBdr>
        <w:top w:val="none" w:sz="0" w:space="0" w:color="auto"/>
        <w:left w:val="none" w:sz="0" w:space="0" w:color="auto"/>
        <w:bottom w:val="none" w:sz="0" w:space="0" w:color="auto"/>
        <w:right w:val="none" w:sz="0" w:space="0" w:color="auto"/>
      </w:divBdr>
    </w:div>
    <w:div w:id="2043551730">
      <w:marLeft w:val="480"/>
      <w:marRight w:val="0"/>
      <w:marTop w:val="0"/>
      <w:marBottom w:val="0"/>
      <w:divBdr>
        <w:top w:val="none" w:sz="0" w:space="0" w:color="auto"/>
        <w:left w:val="none" w:sz="0" w:space="0" w:color="auto"/>
        <w:bottom w:val="none" w:sz="0" w:space="0" w:color="auto"/>
        <w:right w:val="none" w:sz="0" w:space="0" w:color="auto"/>
      </w:divBdr>
    </w:div>
    <w:div w:id="2044399606">
      <w:marLeft w:val="480"/>
      <w:marRight w:val="0"/>
      <w:marTop w:val="0"/>
      <w:marBottom w:val="0"/>
      <w:divBdr>
        <w:top w:val="none" w:sz="0" w:space="0" w:color="auto"/>
        <w:left w:val="none" w:sz="0" w:space="0" w:color="auto"/>
        <w:bottom w:val="none" w:sz="0" w:space="0" w:color="auto"/>
        <w:right w:val="none" w:sz="0" w:space="0" w:color="auto"/>
      </w:divBdr>
    </w:div>
    <w:div w:id="2045671199">
      <w:marLeft w:val="480"/>
      <w:marRight w:val="0"/>
      <w:marTop w:val="0"/>
      <w:marBottom w:val="0"/>
      <w:divBdr>
        <w:top w:val="none" w:sz="0" w:space="0" w:color="auto"/>
        <w:left w:val="none" w:sz="0" w:space="0" w:color="auto"/>
        <w:bottom w:val="none" w:sz="0" w:space="0" w:color="auto"/>
        <w:right w:val="none" w:sz="0" w:space="0" w:color="auto"/>
      </w:divBdr>
    </w:div>
    <w:div w:id="2046103865">
      <w:marLeft w:val="480"/>
      <w:marRight w:val="0"/>
      <w:marTop w:val="0"/>
      <w:marBottom w:val="0"/>
      <w:divBdr>
        <w:top w:val="none" w:sz="0" w:space="0" w:color="auto"/>
        <w:left w:val="none" w:sz="0" w:space="0" w:color="auto"/>
        <w:bottom w:val="none" w:sz="0" w:space="0" w:color="auto"/>
        <w:right w:val="none" w:sz="0" w:space="0" w:color="auto"/>
      </w:divBdr>
    </w:div>
    <w:div w:id="2047749343">
      <w:marLeft w:val="480"/>
      <w:marRight w:val="0"/>
      <w:marTop w:val="0"/>
      <w:marBottom w:val="0"/>
      <w:divBdr>
        <w:top w:val="none" w:sz="0" w:space="0" w:color="auto"/>
        <w:left w:val="none" w:sz="0" w:space="0" w:color="auto"/>
        <w:bottom w:val="none" w:sz="0" w:space="0" w:color="auto"/>
        <w:right w:val="none" w:sz="0" w:space="0" w:color="auto"/>
      </w:divBdr>
    </w:div>
    <w:div w:id="2048335027">
      <w:marLeft w:val="480"/>
      <w:marRight w:val="0"/>
      <w:marTop w:val="0"/>
      <w:marBottom w:val="0"/>
      <w:divBdr>
        <w:top w:val="none" w:sz="0" w:space="0" w:color="auto"/>
        <w:left w:val="none" w:sz="0" w:space="0" w:color="auto"/>
        <w:bottom w:val="none" w:sz="0" w:space="0" w:color="auto"/>
        <w:right w:val="none" w:sz="0" w:space="0" w:color="auto"/>
      </w:divBdr>
    </w:div>
    <w:div w:id="2050103918">
      <w:marLeft w:val="480"/>
      <w:marRight w:val="0"/>
      <w:marTop w:val="0"/>
      <w:marBottom w:val="0"/>
      <w:divBdr>
        <w:top w:val="none" w:sz="0" w:space="0" w:color="auto"/>
        <w:left w:val="none" w:sz="0" w:space="0" w:color="auto"/>
        <w:bottom w:val="none" w:sz="0" w:space="0" w:color="auto"/>
        <w:right w:val="none" w:sz="0" w:space="0" w:color="auto"/>
      </w:divBdr>
    </w:div>
    <w:div w:id="2050378031">
      <w:marLeft w:val="480"/>
      <w:marRight w:val="0"/>
      <w:marTop w:val="0"/>
      <w:marBottom w:val="0"/>
      <w:divBdr>
        <w:top w:val="none" w:sz="0" w:space="0" w:color="auto"/>
        <w:left w:val="none" w:sz="0" w:space="0" w:color="auto"/>
        <w:bottom w:val="none" w:sz="0" w:space="0" w:color="auto"/>
        <w:right w:val="none" w:sz="0" w:space="0" w:color="auto"/>
      </w:divBdr>
    </w:div>
    <w:div w:id="2051147677">
      <w:marLeft w:val="480"/>
      <w:marRight w:val="0"/>
      <w:marTop w:val="0"/>
      <w:marBottom w:val="0"/>
      <w:divBdr>
        <w:top w:val="none" w:sz="0" w:space="0" w:color="auto"/>
        <w:left w:val="none" w:sz="0" w:space="0" w:color="auto"/>
        <w:bottom w:val="none" w:sz="0" w:space="0" w:color="auto"/>
        <w:right w:val="none" w:sz="0" w:space="0" w:color="auto"/>
      </w:divBdr>
    </w:div>
    <w:div w:id="2051224677">
      <w:marLeft w:val="480"/>
      <w:marRight w:val="0"/>
      <w:marTop w:val="0"/>
      <w:marBottom w:val="0"/>
      <w:divBdr>
        <w:top w:val="none" w:sz="0" w:space="0" w:color="auto"/>
        <w:left w:val="none" w:sz="0" w:space="0" w:color="auto"/>
        <w:bottom w:val="none" w:sz="0" w:space="0" w:color="auto"/>
        <w:right w:val="none" w:sz="0" w:space="0" w:color="auto"/>
      </w:divBdr>
    </w:div>
    <w:div w:id="2053379963">
      <w:marLeft w:val="480"/>
      <w:marRight w:val="0"/>
      <w:marTop w:val="0"/>
      <w:marBottom w:val="0"/>
      <w:divBdr>
        <w:top w:val="none" w:sz="0" w:space="0" w:color="auto"/>
        <w:left w:val="none" w:sz="0" w:space="0" w:color="auto"/>
        <w:bottom w:val="none" w:sz="0" w:space="0" w:color="auto"/>
        <w:right w:val="none" w:sz="0" w:space="0" w:color="auto"/>
      </w:divBdr>
    </w:div>
    <w:div w:id="2053649536">
      <w:marLeft w:val="480"/>
      <w:marRight w:val="0"/>
      <w:marTop w:val="0"/>
      <w:marBottom w:val="0"/>
      <w:divBdr>
        <w:top w:val="none" w:sz="0" w:space="0" w:color="auto"/>
        <w:left w:val="none" w:sz="0" w:space="0" w:color="auto"/>
        <w:bottom w:val="none" w:sz="0" w:space="0" w:color="auto"/>
        <w:right w:val="none" w:sz="0" w:space="0" w:color="auto"/>
      </w:divBdr>
    </w:div>
    <w:div w:id="2054303759">
      <w:marLeft w:val="480"/>
      <w:marRight w:val="0"/>
      <w:marTop w:val="0"/>
      <w:marBottom w:val="0"/>
      <w:divBdr>
        <w:top w:val="none" w:sz="0" w:space="0" w:color="auto"/>
        <w:left w:val="none" w:sz="0" w:space="0" w:color="auto"/>
        <w:bottom w:val="none" w:sz="0" w:space="0" w:color="auto"/>
        <w:right w:val="none" w:sz="0" w:space="0" w:color="auto"/>
      </w:divBdr>
    </w:div>
    <w:div w:id="2054571345">
      <w:marLeft w:val="480"/>
      <w:marRight w:val="0"/>
      <w:marTop w:val="0"/>
      <w:marBottom w:val="0"/>
      <w:divBdr>
        <w:top w:val="none" w:sz="0" w:space="0" w:color="auto"/>
        <w:left w:val="none" w:sz="0" w:space="0" w:color="auto"/>
        <w:bottom w:val="none" w:sz="0" w:space="0" w:color="auto"/>
        <w:right w:val="none" w:sz="0" w:space="0" w:color="auto"/>
      </w:divBdr>
    </w:div>
    <w:div w:id="2055764322">
      <w:marLeft w:val="480"/>
      <w:marRight w:val="0"/>
      <w:marTop w:val="0"/>
      <w:marBottom w:val="0"/>
      <w:divBdr>
        <w:top w:val="none" w:sz="0" w:space="0" w:color="auto"/>
        <w:left w:val="none" w:sz="0" w:space="0" w:color="auto"/>
        <w:bottom w:val="none" w:sz="0" w:space="0" w:color="auto"/>
        <w:right w:val="none" w:sz="0" w:space="0" w:color="auto"/>
      </w:divBdr>
    </w:div>
    <w:div w:id="2056157080">
      <w:marLeft w:val="480"/>
      <w:marRight w:val="0"/>
      <w:marTop w:val="0"/>
      <w:marBottom w:val="0"/>
      <w:divBdr>
        <w:top w:val="none" w:sz="0" w:space="0" w:color="auto"/>
        <w:left w:val="none" w:sz="0" w:space="0" w:color="auto"/>
        <w:bottom w:val="none" w:sz="0" w:space="0" w:color="auto"/>
        <w:right w:val="none" w:sz="0" w:space="0" w:color="auto"/>
      </w:divBdr>
    </w:div>
    <w:div w:id="2056847514">
      <w:marLeft w:val="480"/>
      <w:marRight w:val="0"/>
      <w:marTop w:val="0"/>
      <w:marBottom w:val="0"/>
      <w:divBdr>
        <w:top w:val="none" w:sz="0" w:space="0" w:color="auto"/>
        <w:left w:val="none" w:sz="0" w:space="0" w:color="auto"/>
        <w:bottom w:val="none" w:sz="0" w:space="0" w:color="auto"/>
        <w:right w:val="none" w:sz="0" w:space="0" w:color="auto"/>
      </w:divBdr>
    </w:div>
    <w:div w:id="2058234869">
      <w:marLeft w:val="480"/>
      <w:marRight w:val="0"/>
      <w:marTop w:val="0"/>
      <w:marBottom w:val="0"/>
      <w:divBdr>
        <w:top w:val="none" w:sz="0" w:space="0" w:color="auto"/>
        <w:left w:val="none" w:sz="0" w:space="0" w:color="auto"/>
        <w:bottom w:val="none" w:sz="0" w:space="0" w:color="auto"/>
        <w:right w:val="none" w:sz="0" w:space="0" w:color="auto"/>
      </w:divBdr>
    </w:div>
    <w:div w:id="2058700067">
      <w:marLeft w:val="480"/>
      <w:marRight w:val="0"/>
      <w:marTop w:val="0"/>
      <w:marBottom w:val="0"/>
      <w:divBdr>
        <w:top w:val="none" w:sz="0" w:space="0" w:color="auto"/>
        <w:left w:val="none" w:sz="0" w:space="0" w:color="auto"/>
        <w:bottom w:val="none" w:sz="0" w:space="0" w:color="auto"/>
        <w:right w:val="none" w:sz="0" w:space="0" w:color="auto"/>
      </w:divBdr>
    </w:div>
    <w:div w:id="2059891590">
      <w:marLeft w:val="480"/>
      <w:marRight w:val="0"/>
      <w:marTop w:val="0"/>
      <w:marBottom w:val="0"/>
      <w:divBdr>
        <w:top w:val="none" w:sz="0" w:space="0" w:color="auto"/>
        <w:left w:val="none" w:sz="0" w:space="0" w:color="auto"/>
        <w:bottom w:val="none" w:sz="0" w:space="0" w:color="auto"/>
        <w:right w:val="none" w:sz="0" w:space="0" w:color="auto"/>
      </w:divBdr>
    </w:div>
    <w:div w:id="2061439146">
      <w:marLeft w:val="480"/>
      <w:marRight w:val="0"/>
      <w:marTop w:val="0"/>
      <w:marBottom w:val="0"/>
      <w:divBdr>
        <w:top w:val="none" w:sz="0" w:space="0" w:color="auto"/>
        <w:left w:val="none" w:sz="0" w:space="0" w:color="auto"/>
        <w:bottom w:val="none" w:sz="0" w:space="0" w:color="auto"/>
        <w:right w:val="none" w:sz="0" w:space="0" w:color="auto"/>
      </w:divBdr>
    </w:div>
    <w:div w:id="2064718109">
      <w:marLeft w:val="480"/>
      <w:marRight w:val="0"/>
      <w:marTop w:val="0"/>
      <w:marBottom w:val="0"/>
      <w:divBdr>
        <w:top w:val="none" w:sz="0" w:space="0" w:color="auto"/>
        <w:left w:val="none" w:sz="0" w:space="0" w:color="auto"/>
        <w:bottom w:val="none" w:sz="0" w:space="0" w:color="auto"/>
        <w:right w:val="none" w:sz="0" w:space="0" w:color="auto"/>
      </w:divBdr>
    </w:div>
    <w:div w:id="2065131430">
      <w:marLeft w:val="480"/>
      <w:marRight w:val="0"/>
      <w:marTop w:val="0"/>
      <w:marBottom w:val="0"/>
      <w:divBdr>
        <w:top w:val="none" w:sz="0" w:space="0" w:color="auto"/>
        <w:left w:val="none" w:sz="0" w:space="0" w:color="auto"/>
        <w:bottom w:val="none" w:sz="0" w:space="0" w:color="auto"/>
        <w:right w:val="none" w:sz="0" w:space="0" w:color="auto"/>
      </w:divBdr>
    </w:div>
    <w:div w:id="2065568226">
      <w:marLeft w:val="480"/>
      <w:marRight w:val="0"/>
      <w:marTop w:val="0"/>
      <w:marBottom w:val="0"/>
      <w:divBdr>
        <w:top w:val="none" w:sz="0" w:space="0" w:color="auto"/>
        <w:left w:val="none" w:sz="0" w:space="0" w:color="auto"/>
        <w:bottom w:val="none" w:sz="0" w:space="0" w:color="auto"/>
        <w:right w:val="none" w:sz="0" w:space="0" w:color="auto"/>
      </w:divBdr>
    </w:div>
    <w:div w:id="2067298335">
      <w:marLeft w:val="480"/>
      <w:marRight w:val="0"/>
      <w:marTop w:val="0"/>
      <w:marBottom w:val="0"/>
      <w:divBdr>
        <w:top w:val="none" w:sz="0" w:space="0" w:color="auto"/>
        <w:left w:val="none" w:sz="0" w:space="0" w:color="auto"/>
        <w:bottom w:val="none" w:sz="0" w:space="0" w:color="auto"/>
        <w:right w:val="none" w:sz="0" w:space="0" w:color="auto"/>
      </w:divBdr>
    </w:div>
    <w:div w:id="2067410895">
      <w:marLeft w:val="480"/>
      <w:marRight w:val="0"/>
      <w:marTop w:val="0"/>
      <w:marBottom w:val="0"/>
      <w:divBdr>
        <w:top w:val="none" w:sz="0" w:space="0" w:color="auto"/>
        <w:left w:val="none" w:sz="0" w:space="0" w:color="auto"/>
        <w:bottom w:val="none" w:sz="0" w:space="0" w:color="auto"/>
        <w:right w:val="none" w:sz="0" w:space="0" w:color="auto"/>
      </w:divBdr>
    </w:div>
    <w:div w:id="2070103901">
      <w:marLeft w:val="480"/>
      <w:marRight w:val="0"/>
      <w:marTop w:val="0"/>
      <w:marBottom w:val="0"/>
      <w:divBdr>
        <w:top w:val="none" w:sz="0" w:space="0" w:color="auto"/>
        <w:left w:val="none" w:sz="0" w:space="0" w:color="auto"/>
        <w:bottom w:val="none" w:sz="0" w:space="0" w:color="auto"/>
        <w:right w:val="none" w:sz="0" w:space="0" w:color="auto"/>
      </w:divBdr>
    </w:div>
    <w:div w:id="2070759257">
      <w:marLeft w:val="480"/>
      <w:marRight w:val="0"/>
      <w:marTop w:val="0"/>
      <w:marBottom w:val="0"/>
      <w:divBdr>
        <w:top w:val="none" w:sz="0" w:space="0" w:color="auto"/>
        <w:left w:val="none" w:sz="0" w:space="0" w:color="auto"/>
        <w:bottom w:val="none" w:sz="0" w:space="0" w:color="auto"/>
        <w:right w:val="none" w:sz="0" w:space="0" w:color="auto"/>
      </w:divBdr>
    </w:div>
    <w:div w:id="2071686955">
      <w:marLeft w:val="480"/>
      <w:marRight w:val="0"/>
      <w:marTop w:val="0"/>
      <w:marBottom w:val="0"/>
      <w:divBdr>
        <w:top w:val="none" w:sz="0" w:space="0" w:color="auto"/>
        <w:left w:val="none" w:sz="0" w:space="0" w:color="auto"/>
        <w:bottom w:val="none" w:sz="0" w:space="0" w:color="auto"/>
        <w:right w:val="none" w:sz="0" w:space="0" w:color="auto"/>
      </w:divBdr>
    </w:div>
    <w:div w:id="2072389039">
      <w:marLeft w:val="480"/>
      <w:marRight w:val="0"/>
      <w:marTop w:val="0"/>
      <w:marBottom w:val="0"/>
      <w:divBdr>
        <w:top w:val="none" w:sz="0" w:space="0" w:color="auto"/>
        <w:left w:val="none" w:sz="0" w:space="0" w:color="auto"/>
        <w:bottom w:val="none" w:sz="0" w:space="0" w:color="auto"/>
        <w:right w:val="none" w:sz="0" w:space="0" w:color="auto"/>
      </w:divBdr>
    </w:div>
    <w:div w:id="2073388849">
      <w:marLeft w:val="480"/>
      <w:marRight w:val="0"/>
      <w:marTop w:val="0"/>
      <w:marBottom w:val="0"/>
      <w:divBdr>
        <w:top w:val="none" w:sz="0" w:space="0" w:color="auto"/>
        <w:left w:val="none" w:sz="0" w:space="0" w:color="auto"/>
        <w:bottom w:val="none" w:sz="0" w:space="0" w:color="auto"/>
        <w:right w:val="none" w:sz="0" w:space="0" w:color="auto"/>
      </w:divBdr>
    </w:div>
    <w:div w:id="2074355452">
      <w:marLeft w:val="480"/>
      <w:marRight w:val="0"/>
      <w:marTop w:val="0"/>
      <w:marBottom w:val="0"/>
      <w:divBdr>
        <w:top w:val="none" w:sz="0" w:space="0" w:color="auto"/>
        <w:left w:val="none" w:sz="0" w:space="0" w:color="auto"/>
        <w:bottom w:val="none" w:sz="0" w:space="0" w:color="auto"/>
        <w:right w:val="none" w:sz="0" w:space="0" w:color="auto"/>
      </w:divBdr>
    </w:div>
    <w:div w:id="2075812082">
      <w:marLeft w:val="480"/>
      <w:marRight w:val="0"/>
      <w:marTop w:val="0"/>
      <w:marBottom w:val="0"/>
      <w:divBdr>
        <w:top w:val="none" w:sz="0" w:space="0" w:color="auto"/>
        <w:left w:val="none" w:sz="0" w:space="0" w:color="auto"/>
        <w:bottom w:val="none" w:sz="0" w:space="0" w:color="auto"/>
        <w:right w:val="none" w:sz="0" w:space="0" w:color="auto"/>
      </w:divBdr>
    </w:div>
    <w:div w:id="2076053029">
      <w:marLeft w:val="480"/>
      <w:marRight w:val="0"/>
      <w:marTop w:val="0"/>
      <w:marBottom w:val="0"/>
      <w:divBdr>
        <w:top w:val="none" w:sz="0" w:space="0" w:color="auto"/>
        <w:left w:val="none" w:sz="0" w:space="0" w:color="auto"/>
        <w:bottom w:val="none" w:sz="0" w:space="0" w:color="auto"/>
        <w:right w:val="none" w:sz="0" w:space="0" w:color="auto"/>
      </w:divBdr>
    </w:div>
    <w:div w:id="2076850221">
      <w:marLeft w:val="480"/>
      <w:marRight w:val="0"/>
      <w:marTop w:val="0"/>
      <w:marBottom w:val="0"/>
      <w:divBdr>
        <w:top w:val="none" w:sz="0" w:space="0" w:color="auto"/>
        <w:left w:val="none" w:sz="0" w:space="0" w:color="auto"/>
        <w:bottom w:val="none" w:sz="0" w:space="0" w:color="auto"/>
        <w:right w:val="none" w:sz="0" w:space="0" w:color="auto"/>
      </w:divBdr>
    </w:div>
    <w:div w:id="2079130797">
      <w:marLeft w:val="480"/>
      <w:marRight w:val="0"/>
      <w:marTop w:val="0"/>
      <w:marBottom w:val="0"/>
      <w:divBdr>
        <w:top w:val="none" w:sz="0" w:space="0" w:color="auto"/>
        <w:left w:val="none" w:sz="0" w:space="0" w:color="auto"/>
        <w:bottom w:val="none" w:sz="0" w:space="0" w:color="auto"/>
        <w:right w:val="none" w:sz="0" w:space="0" w:color="auto"/>
      </w:divBdr>
    </w:div>
    <w:div w:id="2080399387">
      <w:marLeft w:val="480"/>
      <w:marRight w:val="0"/>
      <w:marTop w:val="0"/>
      <w:marBottom w:val="0"/>
      <w:divBdr>
        <w:top w:val="none" w:sz="0" w:space="0" w:color="auto"/>
        <w:left w:val="none" w:sz="0" w:space="0" w:color="auto"/>
        <w:bottom w:val="none" w:sz="0" w:space="0" w:color="auto"/>
        <w:right w:val="none" w:sz="0" w:space="0" w:color="auto"/>
      </w:divBdr>
    </w:div>
    <w:div w:id="2081167773">
      <w:marLeft w:val="480"/>
      <w:marRight w:val="0"/>
      <w:marTop w:val="0"/>
      <w:marBottom w:val="0"/>
      <w:divBdr>
        <w:top w:val="none" w:sz="0" w:space="0" w:color="auto"/>
        <w:left w:val="none" w:sz="0" w:space="0" w:color="auto"/>
        <w:bottom w:val="none" w:sz="0" w:space="0" w:color="auto"/>
        <w:right w:val="none" w:sz="0" w:space="0" w:color="auto"/>
      </w:divBdr>
    </w:div>
    <w:div w:id="2082829380">
      <w:marLeft w:val="480"/>
      <w:marRight w:val="0"/>
      <w:marTop w:val="0"/>
      <w:marBottom w:val="0"/>
      <w:divBdr>
        <w:top w:val="none" w:sz="0" w:space="0" w:color="auto"/>
        <w:left w:val="none" w:sz="0" w:space="0" w:color="auto"/>
        <w:bottom w:val="none" w:sz="0" w:space="0" w:color="auto"/>
        <w:right w:val="none" w:sz="0" w:space="0" w:color="auto"/>
      </w:divBdr>
    </w:div>
    <w:div w:id="2083258526">
      <w:marLeft w:val="480"/>
      <w:marRight w:val="0"/>
      <w:marTop w:val="0"/>
      <w:marBottom w:val="0"/>
      <w:divBdr>
        <w:top w:val="none" w:sz="0" w:space="0" w:color="auto"/>
        <w:left w:val="none" w:sz="0" w:space="0" w:color="auto"/>
        <w:bottom w:val="none" w:sz="0" w:space="0" w:color="auto"/>
        <w:right w:val="none" w:sz="0" w:space="0" w:color="auto"/>
      </w:divBdr>
    </w:div>
    <w:div w:id="2083870343">
      <w:marLeft w:val="480"/>
      <w:marRight w:val="0"/>
      <w:marTop w:val="0"/>
      <w:marBottom w:val="0"/>
      <w:divBdr>
        <w:top w:val="none" w:sz="0" w:space="0" w:color="auto"/>
        <w:left w:val="none" w:sz="0" w:space="0" w:color="auto"/>
        <w:bottom w:val="none" w:sz="0" w:space="0" w:color="auto"/>
        <w:right w:val="none" w:sz="0" w:space="0" w:color="auto"/>
      </w:divBdr>
    </w:div>
    <w:div w:id="2084570612">
      <w:marLeft w:val="480"/>
      <w:marRight w:val="0"/>
      <w:marTop w:val="0"/>
      <w:marBottom w:val="0"/>
      <w:divBdr>
        <w:top w:val="none" w:sz="0" w:space="0" w:color="auto"/>
        <w:left w:val="none" w:sz="0" w:space="0" w:color="auto"/>
        <w:bottom w:val="none" w:sz="0" w:space="0" w:color="auto"/>
        <w:right w:val="none" w:sz="0" w:space="0" w:color="auto"/>
      </w:divBdr>
    </w:div>
    <w:div w:id="2085563258">
      <w:marLeft w:val="480"/>
      <w:marRight w:val="0"/>
      <w:marTop w:val="0"/>
      <w:marBottom w:val="0"/>
      <w:divBdr>
        <w:top w:val="none" w:sz="0" w:space="0" w:color="auto"/>
        <w:left w:val="none" w:sz="0" w:space="0" w:color="auto"/>
        <w:bottom w:val="none" w:sz="0" w:space="0" w:color="auto"/>
        <w:right w:val="none" w:sz="0" w:space="0" w:color="auto"/>
      </w:divBdr>
    </w:div>
    <w:div w:id="2085761777">
      <w:marLeft w:val="480"/>
      <w:marRight w:val="0"/>
      <w:marTop w:val="0"/>
      <w:marBottom w:val="0"/>
      <w:divBdr>
        <w:top w:val="none" w:sz="0" w:space="0" w:color="auto"/>
        <w:left w:val="none" w:sz="0" w:space="0" w:color="auto"/>
        <w:bottom w:val="none" w:sz="0" w:space="0" w:color="auto"/>
        <w:right w:val="none" w:sz="0" w:space="0" w:color="auto"/>
      </w:divBdr>
    </w:div>
    <w:div w:id="2086026808">
      <w:marLeft w:val="480"/>
      <w:marRight w:val="0"/>
      <w:marTop w:val="0"/>
      <w:marBottom w:val="0"/>
      <w:divBdr>
        <w:top w:val="none" w:sz="0" w:space="0" w:color="auto"/>
        <w:left w:val="none" w:sz="0" w:space="0" w:color="auto"/>
        <w:bottom w:val="none" w:sz="0" w:space="0" w:color="auto"/>
        <w:right w:val="none" w:sz="0" w:space="0" w:color="auto"/>
      </w:divBdr>
    </w:div>
    <w:div w:id="2087795761">
      <w:marLeft w:val="480"/>
      <w:marRight w:val="0"/>
      <w:marTop w:val="0"/>
      <w:marBottom w:val="0"/>
      <w:divBdr>
        <w:top w:val="none" w:sz="0" w:space="0" w:color="auto"/>
        <w:left w:val="none" w:sz="0" w:space="0" w:color="auto"/>
        <w:bottom w:val="none" w:sz="0" w:space="0" w:color="auto"/>
        <w:right w:val="none" w:sz="0" w:space="0" w:color="auto"/>
      </w:divBdr>
    </w:div>
    <w:div w:id="2088067229">
      <w:marLeft w:val="480"/>
      <w:marRight w:val="0"/>
      <w:marTop w:val="0"/>
      <w:marBottom w:val="0"/>
      <w:divBdr>
        <w:top w:val="none" w:sz="0" w:space="0" w:color="auto"/>
        <w:left w:val="none" w:sz="0" w:space="0" w:color="auto"/>
        <w:bottom w:val="none" w:sz="0" w:space="0" w:color="auto"/>
        <w:right w:val="none" w:sz="0" w:space="0" w:color="auto"/>
      </w:divBdr>
    </w:div>
    <w:div w:id="2088725412">
      <w:marLeft w:val="480"/>
      <w:marRight w:val="0"/>
      <w:marTop w:val="0"/>
      <w:marBottom w:val="0"/>
      <w:divBdr>
        <w:top w:val="none" w:sz="0" w:space="0" w:color="auto"/>
        <w:left w:val="none" w:sz="0" w:space="0" w:color="auto"/>
        <w:bottom w:val="none" w:sz="0" w:space="0" w:color="auto"/>
        <w:right w:val="none" w:sz="0" w:space="0" w:color="auto"/>
      </w:divBdr>
    </w:div>
    <w:div w:id="2092845427">
      <w:marLeft w:val="480"/>
      <w:marRight w:val="0"/>
      <w:marTop w:val="0"/>
      <w:marBottom w:val="0"/>
      <w:divBdr>
        <w:top w:val="none" w:sz="0" w:space="0" w:color="auto"/>
        <w:left w:val="none" w:sz="0" w:space="0" w:color="auto"/>
        <w:bottom w:val="none" w:sz="0" w:space="0" w:color="auto"/>
        <w:right w:val="none" w:sz="0" w:space="0" w:color="auto"/>
      </w:divBdr>
    </w:div>
    <w:div w:id="2093354326">
      <w:marLeft w:val="480"/>
      <w:marRight w:val="0"/>
      <w:marTop w:val="0"/>
      <w:marBottom w:val="0"/>
      <w:divBdr>
        <w:top w:val="none" w:sz="0" w:space="0" w:color="auto"/>
        <w:left w:val="none" w:sz="0" w:space="0" w:color="auto"/>
        <w:bottom w:val="none" w:sz="0" w:space="0" w:color="auto"/>
        <w:right w:val="none" w:sz="0" w:space="0" w:color="auto"/>
      </w:divBdr>
    </w:div>
    <w:div w:id="2093967226">
      <w:marLeft w:val="480"/>
      <w:marRight w:val="0"/>
      <w:marTop w:val="0"/>
      <w:marBottom w:val="0"/>
      <w:divBdr>
        <w:top w:val="none" w:sz="0" w:space="0" w:color="auto"/>
        <w:left w:val="none" w:sz="0" w:space="0" w:color="auto"/>
        <w:bottom w:val="none" w:sz="0" w:space="0" w:color="auto"/>
        <w:right w:val="none" w:sz="0" w:space="0" w:color="auto"/>
      </w:divBdr>
    </w:div>
    <w:div w:id="2096630522">
      <w:marLeft w:val="480"/>
      <w:marRight w:val="0"/>
      <w:marTop w:val="0"/>
      <w:marBottom w:val="0"/>
      <w:divBdr>
        <w:top w:val="none" w:sz="0" w:space="0" w:color="auto"/>
        <w:left w:val="none" w:sz="0" w:space="0" w:color="auto"/>
        <w:bottom w:val="none" w:sz="0" w:space="0" w:color="auto"/>
        <w:right w:val="none" w:sz="0" w:space="0" w:color="auto"/>
      </w:divBdr>
    </w:div>
    <w:div w:id="2097313429">
      <w:marLeft w:val="480"/>
      <w:marRight w:val="0"/>
      <w:marTop w:val="0"/>
      <w:marBottom w:val="0"/>
      <w:divBdr>
        <w:top w:val="none" w:sz="0" w:space="0" w:color="auto"/>
        <w:left w:val="none" w:sz="0" w:space="0" w:color="auto"/>
        <w:bottom w:val="none" w:sz="0" w:space="0" w:color="auto"/>
        <w:right w:val="none" w:sz="0" w:space="0" w:color="auto"/>
      </w:divBdr>
    </w:div>
    <w:div w:id="2098284339">
      <w:marLeft w:val="480"/>
      <w:marRight w:val="0"/>
      <w:marTop w:val="0"/>
      <w:marBottom w:val="0"/>
      <w:divBdr>
        <w:top w:val="none" w:sz="0" w:space="0" w:color="auto"/>
        <w:left w:val="none" w:sz="0" w:space="0" w:color="auto"/>
        <w:bottom w:val="none" w:sz="0" w:space="0" w:color="auto"/>
        <w:right w:val="none" w:sz="0" w:space="0" w:color="auto"/>
      </w:divBdr>
    </w:div>
    <w:div w:id="2100371412">
      <w:marLeft w:val="480"/>
      <w:marRight w:val="0"/>
      <w:marTop w:val="0"/>
      <w:marBottom w:val="0"/>
      <w:divBdr>
        <w:top w:val="none" w:sz="0" w:space="0" w:color="auto"/>
        <w:left w:val="none" w:sz="0" w:space="0" w:color="auto"/>
        <w:bottom w:val="none" w:sz="0" w:space="0" w:color="auto"/>
        <w:right w:val="none" w:sz="0" w:space="0" w:color="auto"/>
      </w:divBdr>
    </w:div>
    <w:div w:id="2102068255">
      <w:marLeft w:val="480"/>
      <w:marRight w:val="0"/>
      <w:marTop w:val="0"/>
      <w:marBottom w:val="0"/>
      <w:divBdr>
        <w:top w:val="none" w:sz="0" w:space="0" w:color="auto"/>
        <w:left w:val="none" w:sz="0" w:space="0" w:color="auto"/>
        <w:bottom w:val="none" w:sz="0" w:space="0" w:color="auto"/>
        <w:right w:val="none" w:sz="0" w:space="0" w:color="auto"/>
      </w:divBdr>
    </w:div>
    <w:div w:id="2102338736">
      <w:marLeft w:val="480"/>
      <w:marRight w:val="0"/>
      <w:marTop w:val="0"/>
      <w:marBottom w:val="0"/>
      <w:divBdr>
        <w:top w:val="none" w:sz="0" w:space="0" w:color="auto"/>
        <w:left w:val="none" w:sz="0" w:space="0" w:color="auto"/>
        <w:bottom w:val="none" w:sz="0" w:space="0" w:color="auto"/>
        <w:right w:val="none" w:sz="0" w:space="0" w:color="auto"/>
      </w:divBdr>
    </w:div>
    <w:div w:id="2102677148">
      <w:marLeft w:val="480"/>
      <w:marRight w:val="0"/>
      <w:marTop w:val="0"/>
      <w:marBottom w:val="0"/>
      <w:divBdr>
        <w:top w:val="none" w:sz="0" w:space="0" w:color="auto"/>
        <w:left w:val="none" w:sz="0" w:space="0" w:color="auto"/>
        <w:bottom w:val="none" w:sz="0" w:space="0" w:color="auto"/>
        <w:right w:val="none" w:sz="0" w:space="0" w:color="auto"/>
      </w:divBdr>
    </w:div>
    <w:div w:id="2105954124">
      <w:marLeft w:val="480"/>
      <w:marRight w:val="0"/>
      <w:marTop w:val="0"/>
      <w:marBottom w:val="0"/>
      <w:divBdr>
        <w:top w:val="none" w:sz="0" w:space="0" w:color="auto"/>
        <w:left w:val="none" w:sz="0" w:space="0" w:color="auto"/>
        <w:bottom w:val="none" w:sz="0" w:space="0" w:color="auto"/>
        <w:right w:val="none" w:sz="0" w:space="0" w:color="auto"/>
      </w:divBdr>
    </w:div>
    <w:div w:id="2110348022">
      <w:marLeft w:val="480"/>
      <w:marRight w:val="0"/>
      <w:marTop w:val="0"/>
      <w:marBottom w:val="0"/>
      <w:divBdr>
        <w:top w:val="none" w:sz="0" w:space="0" w:color="auto"/>
        <w:left w:val="none" w:sz="0" w:space="0" w:color="auto"/>
        <w:bottom w:val="none" w:sz="0" w:space="0" w:color="auto"/>
        <w:right w:val="none" w:sz="0" w:space="0" w:color="auto"/>
      </w:divBdr>
    </w:div>
    <w:div w:id="2111854621">
      <w:marLeft w:val="480"/>
      <w:marRight w:val="0"/>
      <w:marTop w:val="0"/>
      <w:marBottom w:val="0"/>
      <w:divBdr>
        <w:top w:val="none" w:sz="0" w:space="0" w:color="auto"/>
        <w:left w:val="none" w:sz="0" w:space="0" w:color="auto"/>
        <w:bottom w:val="none" w:sz="0" w:space="0" w:color="auto"/>
        <w:right w:val="none" w:sz="0" w:space="0" w:color="auto"/>
      </w:divBdr>
    </w:div>
    <w:div w:id="2111898884">
      <w:marLeft w:val="480"/>
      <w:marRight w:val="0"/>
      <w:marTop w:val="0"/>
      <w:marBottom w:val="0"/>
      <w:divBdr>
        <w:top w:val="none" w:sz="0" w:space="0" w:color="auto"/>
        <w:left w:val="none" w:sz="0" w:space="0" w:color="auto"/>
        <w:bottom w:val="none" w:sz="0" w:space="0" w:color="auto"/>
        <w:right w:val="none" w:sz="0" w:space="0" w:color="auto"/>
      </w:divBdr>
    </w:div>
    <w:div w:id="2114738623">
      <w:marLeft w:val="480"/>
      <w:marRight w:val="0"/>
      <w:marTop w:val="0"/>
      <w:marBottom w:val="0"/>
      <w:divBdr>
        <w:top w:val="none" w:sz="0" w:space="0" w:color="auto"/>
        <w:left w:val="none" w:sz="0" w:space="0" w:color="auto"/>
        <w:bottom w:val="none" w:sz="0" w:space="0" w:color="auto"/>
        <w:right w:val="none" w:sz="0" w:space="0" w:color="auto"/>
      </w:divBdr>
    </w:div>
    <w:div w:id="2117945441">
      <w:marLeft w:val="480"/>
      <w:marRight w:val="0"/>
      <w:marTop w:val="0"/>
      <w:marBottom w:val="0"/>
      <w:divBdr>
        <w:top w:val="none" w:sz="0" w:space="0" w:color="auto"/>
        <w:left w:val="none" w:sz="0" w:space="0" w:color="auto"/>
        <w:bottom w:val="none" w:sz="0" w:space="0" w:color="auto"/>
        <w:right w:val="none" w:sz="0" w:space="0" w:color="auto"/>
      </w:divBdr>
    </w:div>
    <w:div w:id="2123528852">
      <w:marLeft w:val="480"/>
      <w:marRight w:val="0"/>
      <w:marTop w:val="0"/>
      <w:marBottom w:val="0"/>
      <w:divBdr>
        <w:top w:val="none" w:sz="0" w:space="0" w:color="auto"/>
        <w:left w:val="none" w:sz="0" w:space="0" w:color="auto"/>
        <w:bottom w:val="none" w:sz="0" w:space="0" w:color="auto"/>
        <w:right w:val="none" w:sz="0" w:space="0" w:color="auto"/>
      </w:divBdr>
    </w:div>
    <w:div w:id="2123643082">
      <w:marLeft w:val="480"/>
      <w:marRight w:val="0"/>
      <w:marTop w:val="0"/>
      <w:marBottom w:val="0"/>
      <w:divBdr>
        <w:top w:val="none" w:sz="0" w:space="0" w:color="auto"/>
        <w:left w:val="none" w:sz="0" w:space="0" w:color="auto"/>
        <w:bottom w:val="none" w:sz="0" w:space="0" w:color="auto"/>
        <w:right w:val="none" w:sz="0" w:space="0" w:color="auto"/>
      </w:divBdr>
    </w:div>
    <w:div w:id="2124687836">
      <w:marLeft w:val="480"/>
      <w:marRight w:val="0"/>
      <w:marTop w:val="0"/>
      <w:marBottom w:val="0"/>
      <w:divBdr>
        <w:top w:val="none" w:sz="0" w:space="0" w:color="auto"/>
        <w:left w:val="none" w:sz="0" w:space="0" w:color="auto"/>
        <w:bottom w:val="none" w:sz="0" w:space="0" w:color="auto"/>
        <w:right w:val="none" w:sz="0" w:space="0" w:color="auto"/>
      </w:divBdr>
    </w:div>
    <w:div w:id="2125035373">
      <w:marLeft w:val="480"/>
      <w:marRight w:val="0"/>
      <w:marTop w:val="0"/>
      <w:marBottom w:val="0"/>
      <w:divBdr>
        <w:top w:val="none" w:sz="0" w:space="0" w:color="auto"/>
        <w:left w:val="none" w:sz="0" w:space="0" w:color="auto"/>
        <w:bottom w:val="none" w:sz="0" w:space="0" w:color="auto"/>
        <w:right w:val="none" w:sz="0" w:space="0" w:color="auto"/>
      </w:divBdr>
    </w:div>
    <w:div w:id="2128087984">
      <w:marLeft w:val="480"/>
      <w:marRight w:val="0"/>
      <w:marTop w:val="0"/>
      <w:marBottom w:val="0"/>
      <w:divBdr>
        <w:top w:val="none" w:sz="0" w:space="0" w:color="auto"/>
        <w:left w:val="none" w:sz="0" w:space="0" w:color="auto"/>
        <w:bottom w:val="none" w:sz="0" w:space="0" w:color="auto"/>
        <w:right w:val="none" w:sz="0" w:space="0" w:color="auto"/>
      </w:divBdr>
    </w:div>
    <w:div w:id="2128310835">
      <w:marLeft w:val="480"/>
      <w:marRight w:val="0"/>
      <w:marTop w:val="0"/>
      <w:marBottom w:val="0"/>
      <w:divBdr>
        <w:top w:val="none" w:sz="0" w:space="0" w:color="auto"/>
        <w:left w:val="none" w:sz="0" w:space="0" w:color="auto"/>
        <w:bottom w:val="none" w:sz="0" w:space="0" w:color="auto"/>
        <w:right w:val="none" w:sz="0" w:space="0" w:color="auto"/>
      </w:divBdr>
    </w:div>
    <w:div w:id="2129086388">
      <w:marLeft w:val="480"/>
      <w:marRight w:val="0"/>
      <w:marTop w:val="0"/>
      <w:marBottom w:val="0"/>
      <w:divBdr>
        <w:top w:val="none" w:sz="0" w:space="0" w:color="auto"/>
        <w:left w:val="none" w:sz="0" w:space="0" w:color="auto"/>
        <w:bottom w:val="none" w:sz="0" w:space="0" w:color="auto"/>
        <w:right w:val="none" w:sz="0" w:space="0" w:color="auto"/>
      </w:divBdr>
    </w:div>
    <w:div w:id="2129467224">
      <w:marLeft w:val="480"/>
      <w:marRight w:val="0"/>
      <w:marTop w:val="0"/>
      <w:marBottom w:val="0"/>
      <w:divBdr>
        <w:top w:val="none" w:sz="0" w:space="0" w:color="auto"/>
        <w:left w:val="none" w:sz="0" w:space="0" w:color="auto"/>
        <w:bottom w:val="none" w:sz="0" w:space="0" w:color="auto"/>
        <w:right w:val="none" w:sz="0" w:space="0" w:color="auto"/>
      </w:divBdr>
    </w:div>
    <w:div w:id="2129546106">
      <w:marLeft w:val="480"/>
      <w:marRight w:val="0"/>
      <w:marTop w:val="0"/>
      <w:marBottom w:val="0"/>
      <w:divBdr>
        <w:top w:val="none" w:sz="0" w:space="0" w:color="auto"/>
        <w:left w:val="none" w:sz="0" w:space="0" w:color="auto"/>
        <w:bottom w:val="none" w:sz="0" w:space="0" w:color="auto"/>
        <w:right w:val="none" w:sz="0" w:space="0" w:color="auto"/>
      </w:divBdr>
    </w:div>
    <w:div w:id="2130974303">
      <w:marLeft w:val="480"/>
      <w:marRight w:val="0"/>
      <w:marTop w:val="0"/>
      <w:marBottom w:val="0"/>
      <w:divBdr>
        <w:top w:val="none" w:sz="0" w:space="0" w:color="auto"/>
        <w:left w:val="none" w:sz="0" w:space="0" w:color="auto"/>
        <w:bottom w:val="none" w:sz="0" w:space="0" w:color="auto"/>
        <w:right w:val="none" w:sz="0" w:space="0" w:color="auto"/>
      </w:divBdr>
    </w:div>
    <w:div w:id="2133593462">
      <w:marLeft w:val="480"/>
      <w:marRight w:val="0"/>
      <w:marTop w:val="0"/>
      <w:marBottom w:val="0"/>
      <w:divBdr>
        <w:top w:val="none" w:sz="0" w:space="0" w:color="auto"/>
        <w:left w:val="none" w:sz="0" w:space="0" w:color="auto"/>
        <w:bottom w:val="none" w:sz="0" w:space="0" w:color="auto"/>
        <w:right w:val="none" w:sz="0" w:space="0" w:color="auto"/>
      </w:divBdr>
    </w:div>
    <w:div w:id="2134906843">
      <w:marLeft w:val="480"/>
      <w:marRight w:val="0"/>
      <w:marTop w:val="0"/>
      <w:marBottom w:val="0"/>
      <w:divBdr>
        <w:top w:val="none" w:sz="0" w:space="0" w:color="auto"/>
        <w:left w:val="none" w:sz="0" w:space="0" w:color="auto"/>
        <w:bottom w:val="none" w:sz="0" w:space="0" w:color="auto"/>
        <w:right w:val="none" w:sz="0" w:space="0" w:color="auto"/>
      </w:divBdr>
    </w:div>
    <w:div w:id="2135054482">
      <w:marLeft w:val="480"/>
      <w:marRight w:val="0"/>
      <w:marTop w:val="0"/>
      <w:marBottom w:val="0"/>
      <w:divBdr>
        <w:top w:val="none" w:sz="0" w:space="0" w:color="auto"/>
        <w:left w:val="none" w:sz="0" w:space="0" w:color="auto"/>
        <w:bottom w:val="none" w:sz="0" w:space="0" w:color="auto"/>
        <w:right w:val="none" w:sz="0" w:space="0" w:color="auto"/>
      </w:divBdr>
    </w:div>
    <w:div w:id="2137024043">
      <w:marLeft w:val="480"/>
      <w:marRight w:val="0"/>
      <w:marTop w:val="0"/>
      <w:marBottom w:val="0"/>
      <w:divBdr>
        <w:top w:val="none" w:sz="0" w:space="0" w:color="auto"/>
        <w:left w:val="none" w:sz="0" w:space="0" w:color="auto"/>
        <w:bottom w:val="none" w:sz="0" w:space="0" w:color="auto"/>
        <w:right w:val="none" w:sz="0" w:space="0" w:color="auto"/>
      </w:divBdr>
    </w:div>
    <w:div w:id="2137527330">
      <w:marLeft w:val="480"/>
      <w:marRight w:val="0"/>
      <w:marTop w:val="0"/>
      <w:marBottom w:val="0"/>
      <w:divBdr>
        <w:top w:val="none" w:sz="0" w:space="0" w:color="auto"/>
        <w:left w:val="none" w:sz="0" w:space="0" w:color="auto"/>
        <w:bottom w:val="none" w:sz="0" w:space="0" w:color="auto"/>
        <w:right w:val="none" w:sz="0" w:space="0" w:color="auto"/>
      </w:divBdr>
    </w:div>
    <w:div w:id="2137987975">
      <w:marLeft w:val="480"/>
      <w:marRight w:val="0"/>
      <w:marTop w:val="0"/>
      <w:marBottom w:val="0"/>
      <w:divBdr>
        <w:top w:val="none" w:sz="0" w:space="0" w:color="auto"/>
        <w:left w:val="none" w:sz="0" w:space="0" w:color="auto"/>
        <w:bottom w:val="none" w:sz="0" w:space="0" w:color="auto"/>
        <w:right w:val="none" w:sz="0" w:space="0" w:color="auto"/>
      </w:divBdr>
    </w:div>
    <w:div w:id="2140032531">
      <w:marLeft w:val="480"/>
      <w:marRight w:val="0"/>
      <w:marTop w:val="0"/>
      <w:marBottom w:val="0"/>
      <w:divBdr>
        <w:top w:val="none" w:sz="0" w:space="0" w:color="auto"/>
        <w:left w:val="none" w:sz="0" w:space="0" w:color="auto"/>
        <w:bottom w:val="none" w:sz="0" w:space="0" w:color="auto"/>
        <w:right w:val="none" w:sz="0" w:space="0" w:color="auto"/>
      </w:divBdr>
    </w:div>
    <w:div w:id="2141722131">
      <w:marLeft w:val="480"/>
      <w:marRight w:val="0"/>
      <w:marTop w:val="0"/>
      <w:marBottom w:val="0"/>
      <w:divBdr>
        <w:top w:val="none" w:sz="0" w:space="0" w:color="auto"/>
        <w:left w:val="none" w:sz="0" w:space="0" w:color="auto"/>
        <w:bottom w:val="none" w:sz="0" w:space="0" w:color="auto"/>
        <w:right w:val="none" w:sz="0" w:space="0" w:color="auto"/>
      </w:divBdr>
    </w:div>
    <w:div w:id="2143109218">
      <w:marLeft w:val="480"/>
      <w:marRight w:val="0"/>
      <w:marTop w:val="0"/>
      <w:marBottom w:val="0"/>
      <w:divBdr>
        <w:top w:val="none" w:sz="0" w:space="0" w:color="auto"/>
        <w:left w:val="none" w:sz="0" w:space="0" w:color="auto"/>
        <w:bottom w:val="none" w:sz="0" w:space="0" w:color="auto"/>
        <w:right w:val="none" w:sz="0" w:space="0" w:color="auto"/>
      </w:divBdr>
    </w:div>
    <w:div w:id="2143647778">
      <w:marLeft w:val="480"/>
      <w:marRight w:val="0"/>
      <w:marTop w:val="0"/>
      <w:marBottom w:val="0"/>
      <w:divBdr>
        <w:top w:val="none" w:sz="0" w:space="0" w:color="auto"/>
        <w:left w:val="none" w:sz="0" w:space="0" w:color="auto"/>
        <w:bottom w:val="none" w:sz="0" w:space="0" w:color="auto"/>
        <w:right w:val="none" w:sz="0" w:space="0" w:color="auto"/>
      </w:divBdr>
    </w:div>
    <w:div w:id="2144040390">
      <w:marLeft w:val="480"/>
      <w:marRight w:val="0"/>
      <w:marTop w:val="0"/>
      <w:marBottom w:val="0"/>
      <w:divBdr>
        <w:top w:val="none" w:sz="0" w:space="0" w:color="auto"/>
        <w:left w:val="none" w:sz="0" w:space="0" w:color="auto"/>
        <w:bottom w:val="none" w:sz="0" w:space="0" w:color="auto"/>
        <w:right w:val="none" w:sz="0" w:space="0" w:color="auto"/>
      </w:divBdr>
    </w:div>
    <w:div w:id="2146003554">
      <w:marLeft w:val="480"/>
      <w:marRight w:val="0"/>
      <w:marTop w:val="0"/>
      <w:marBottom w:val="0"/>
      <w:divBdr>
        <w:top w:val="none" w:sz="0" w:space="0" w:color="auto"/>
        <w:left w:val="none" w:sz="0" w:space="0" w:color="auto"/>
        <w:bottom w:val="none" w:sz="0" w:space="0" w:color="auto"/>
        <w:right w:val="none" w:sz="0" w:space="0" w:color="auto"/>
      </w:divBdr>
    </w:div>
    <w:div w:id="2146845498">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480/AGRMET.469" TargetMode="External"/><Relationship Id="rId18" Type="http://schemas.openxmlformats.org/officeDocument/2006/relationships/hyperlink" Target="https://doi.org/10.1007/S13593-023-00889-6" TargetMode="External"/><Relationship Id="rId26" Type="http://schemas.openxmlformats.org/officeDocument/2006/relationships/hyperlink" Target="https://doi.org/10.32614/cran.package.apsimx" TargetMode="External"/><Relationship Id="rId39" Type="http://schemas.openxmlformats.org/officeDocument/2006/relationships/header" Target="header1.xml"/><Relationship Id="rId21" Type="http://schemas.openxmlformats.org/officeDocument/2006/relationships/hyperlink" Target="https://doi.org/10.1016/J.ENVSOFT.2018.02.002" TargetMode="External"/><Relationship Id="rId34" Type="http://schemas.openxmlformats.org/officeDocument/2006/relationships/hyperlink" Target="https://doi.org/10.2135/CROPSCI2015.07.0466" TargetMode="External"/><Relationship Id="rId42" Type="http://schemas.openxmlformats.org/officeDocument/2006/relationships/footer" Target="footer2.xml"/><Relationship Id="rId47" Type="http://schemas.openxmlformats.org/officeDocument/2006/relationships/glossaryDocument" Target="glossary/document.xml"/><Relationship Id="rId7" Type="http://schemas.openxmlformats.org/officeDocument/2006/relationships/image" Target="media/image1.tiff"/><Relationship Id="rId2" Type="http://schemas.openxmlformats.org/officeDocument/2006/relationships/styles" Target="styles.xml"/><Relationship Id="rId16" Type="http://schemas.openxmlformats.org/officeDocument/2006/relationships/hyperlink" Target="https://doi.org/10.1111/jac.12005" TargetMode="External"/><Relationship Id="rId29" Type="http://schemas.openxmlformats.org/officeDocument/2006/relationships/hyperlink" Target="https://www.nass.usda.gov/Surveys" TargetMode="Externa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doi.org/10.1016/J.ENVSOFT.2014.04.009" TargetMode="External"/><Relationship Id="rId24" Type="http://schemas.openxmlformats.org/officeDocument/2006/relationships/hyperlink" Target="https://doi.org/10.1088/1748-9326/2/1/014002" TargetMode="External"/><Relationship Id="rId32" Type="http://schemas.openxmlformats.org/officeDocument/2006/relationships/hyperlink" Target="https://doi.org/10.1007/S10584-016-1601-9" TargetMode="External"/><Relationship Id="rId37" Type="http://schemas.openxmlformats.org/officeDocument/2006/relationships/hyperlink" Target="https://doi.org/10.1029/2024JG008266" TargetMode="External"/><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doi.org/10.1088/1748-9326/9/3/034011" TargetMode="External"/><Relationship Id="rId23" Type="http://schemas.openxmlformats.org/officeDocument/2006/relationships/hyperlink" Target="https://doi.org/10.1016/j.fcr.2024.109306" TargetMode="External"/><Relationship Id="rId28" Type="http://schemas.openxmlformats.org/officeDocument/2006/relationships/hyperlink" Target="https://doi.org/10.1038/s41598-019-38971-3" TargetMode="External"/><Relationship Id="rId36" Type="http://schemas.openxmlformats.org/officeDocument/2006/relationships/hyperlink" Target="https://doi.org/10.1038/s41598-023-43528-6" TargetMode="External"/><Relationship Id="rId10" Type="http://schemas.openxmlformats.org/officeDocument/2006/relationships/hyperlink" Target="https://doi.org/10.1002/csc2.20039" TargetMode="External"/><Relationship Id="rId19" Type="http://schemas.openxmlformats.org/officeDocument/2006/relationships/hyperlink" Target="https://doi.org/10.3389/FPLS.2022.849896" TargetMode="External"/><Relationship Id="rId31" Type="http://schemas.openxmlformats.org/officeDocument/2006/relationships/hyperlink" Target="https://doi.org/10.3389/fpls.2025.1613432" TargetMode="External"/><Relationship Id="rId44"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doi.org/10.1046/j.1365-2486.2002.00498.x" TargetMode="External"/><Relationship Id="rId14" Type="http://schemas.openxmlformats.org/officeDocument/2006/relationships/hyperlink" Target="https://doi.org/10.2134/AGRONJ2003.3200" TargetMode="External"/><Relationship Id="rId22" Type="http://schemas.openxmlformats.org/officeDocument/2006/relationships/hyperlink" Target="https://doi.org/10.1016/j.eja.2022.126482" TargetMode="External"/><Relationship Id="rId27" Type="http://schemas.openxmlformats.org/officeDocument/2006/relationships/hyperlink" Target="https://doi.org/10.2134/AGRONJ2016.10.0581" TargetMode="External"/><Relationship Id="rId30" Type="http://schemas.openxmlformats.org/officeDocument/2006/relationships/hyperlink" Target="http://www.r-project.org/" TargetMode="External"/><Relationship Id="rId35" Type="http://schemas.openxmlformats.org/officeDocument/2006/relationships/hyperlink" Target="https://doi.org/10.1016/J.AGSY.2016.07.016" TargetMode="External"/><Relationship Id="rId43" Type="http://schemas.openxmlformats.org/officeDocument/2006/relationships/header" Target="header3.xml"/><Relationship Id="rId48" Type="http://schemas.openxmlformats.org/officeDocument/2006/relationships/theme" Target="theme/theme1.xml"/><Relationship Id="rId8" Type="http://schemas.openxmlformats.org/officeDocument/2006/relationships/image" Target="media/image2.tiff"/><Relationship Id="rId3" Type="http://schemas.openxmlformats.org/officeDocument/2006/relationships/settings" Target="settings.xml"/><Relationship Id="rId12" Type="http://schemas.openxmlformats.org/officeDocument/2006/relationships/hyperlink" Target="https://doi.org/10.2135/CROPSCI2006.05.0292" TargetMode="External"/><Relationship Id="rId17" Type="http://schemas.openxmlformats.org/officeDocument/2006/relationships/hyperlink" Target="https://doi.org/10.1094/CM-2003-0922-01-RS" TargetMode="External"/><Relationship Id="rId25" Type="http://schemas.openxmlformats.org/officeDocument/2006/relationships/hyperlink" Target="https://doi.org/10.1016/j.eja.2020.126041" TargetMode="External"/><Relationship Id="rId33" Type="http://schemas.openxmlformats.org/officeDocument/2006/relationships/hyperlink" Target="https://doi.org/10.2134/AGRONJ14.0222" TargetMode="External"/><Relationship Id="rId38" Type="http://schemas.openxmlformats.org/officeDocument/2006/relationships/hyperlink" Target="https://doi.org/10.1111/GCB.15649" TargetMode="External"/><Relationship Id="rId46" Type="http://schemas.microsoft.com/office/2011/relationships/people" Target="people.xml"/><Relationship Id="rId20" Type="http://schemas.openxmlformats.org/officeDocument/2006/relationships/hyperlink" Target="https://doi.org/10.2134/agronj2010.0303" TargetMode="External"/><Relationship Id="rId4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03E1589CB648A88A057D9AFD21088E"/>
        <w:category>
          <w:name w:val="General"/>
          <w:gallery w:val="placeholder"/>
        </w:category>
        <w:types>
          <w:type w:val="bbPlcHdr"/>
        </w:types>
        <w:behaviors>
          <w:behavior w:val="content"/>
        </w:behaviors>
        <w:guid w:val="{0C542DDB-EDAA-4F92-ADF1-1FFD1DBC8918}"/>
      </w:docPartPr>
      <w:docPartBody>
        <w:p w:rsidR="00E02C7D" w:rsidRDefault="00E02C7D" w:rsidP="00E02C7D">
          <w:pPr>
            <w:pStyle w:val="4203E1589CB648A88A057D9AFD21088E"/>
          </w:pPr>
          <w:r w:rsidRPr="003F5C29">
            <w:rPr>
              <w:rStyle w:val="PlaceholderText"/>
            </w:rPr>
            <w:t>Click or tap here to enter text.</w:t>
          </w:r>
        </w:p>
      </w:docPartBody>
    </w:docPart>
    <w:docPart>
      <w:docPartPr>
        <w:name w:val="5DE43DD136494A2FAD1258A4773041F9"/>
        <w:category>
          <w:name w:val="General"/>
          <w:gallery w:val="placeholder"/>
        </w:category>
        <w:types>
          <w:type w:val="bbPlcHdr"/>
        </w:types>
        <w:behaviors>
          <w:behavior w:val="content"/>
        </w:behaviors>
        <w:guid w:val="{C573E691-54B0-4529-BB77-82B78505C072}"/>
      </w:docPartPr>
      <w:docPartBody>
        <w:p w:rsidR="00E02C7D" w:rsidRDefault="00E02C7D" w:rsidP="00E02C7D">
          <w:pPr>
            <w:pStyle w:val="5DE43DD136494A2FAD1258A4773041F9"/>
          </w:pPr>
          <w:r w:rsidRPr="00217FEB">
            <w:rPr>
              <w:rStyle w:val="PlaceholderText"/>
            </w:rPr>
            <w:t>Click or tap here to enter text.</w:t>
          </w:r>
        </w:p>
      </w:docPartBody>
    </w:docPart>
    <w:docPart>
      <w:docPartPr>
        <w:name w:val="84AF0784E97A44F1A573201984C39340"/>
        <w:category>
          <w:name w:val="General"/>
          <w:gallery w:val="placeholder"/>
        </w:category>
        <w:types>
          <w:type w:val="bbPlcHdr"/>
        </w:types>
        <w:behaviors>
          <w:behavior w:val="content"/>
        </w:behaviors>
        <w:guid w:val="{45B9163D-6118-4067-946B-3E1867C1DF92}"/>
      </w:docPartPr>
      <w:docPartBody>
        <w:p w:rsidR="00E02C7D" w:rsidRDefault="00E02C7D" w:rsidP="00E02C7D">
          <w:pPr>
            <w:pStyle w:val="84AF0784E97A44F1A573201984C39340"/>
          </w:pPr>
          <w:r w:rsidRPr="003F5C29">
            <w:rPr>
              <w:rStyle w:val="PlaceholderText"/>
            </w:rPr>
            <w:t>Click or tap here to enter text.</w:t>
          </w:r>
        </w:p>
      </w:docPartBody>
    </w:docPart>
    <w:docPart>
      <w:docPartPr>
        <w:name w:val="5DFDFAFF01DB4419BD283DDB94F78EE3"/>
        <w:category>
          <w:name w:val="General"/>
          <w:gallery w:val="placeholder"/>
        </w:category>
        <w:types>
          <w:type w:val="bbPlcHdr"/>
        </w:types>
        <w:behaviors>
          <w:behavior w:val="content"/>
        </w:behaviors>
        <w:guid w:val="{C3D179DB-2F0C-4300-8253-16D5695C68C8}"/>
      </w:docPartPr>
      <w:docPartBody>
        <w:p w:rsidR="00E02C7D" w:rsidRDefault="00E02C7D" w:rsidP="00E02C7D">
          <w:pPr>
            <w:pStyle w:val="5DFDFAFF01DB4419BD283DDB94F78EE3"/>
          </w:pPr>
          <w:r w:rsidRPr="003F5C29">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E466E58D-B0A0-49EE-A701-859B55CE2161}"/>
      </w:docPartPr>
      <w:docPartBody>
        <w:p w:rsidR="00E02C7D" w:rsidRDefault="00E02C7D">
          <w:r w:rsidRPr="0044134D">
            <w:rPr>
              <w:rStyle w:val="PlaceholderText"/>
            </w:rPr>
            <w:t>Click or tap here to enter text.</w:t>
          </w:r>
        </w:p>
      </w:docPartBody>
    </w:docPart>
    <w:docPart>
      <w:docPartPr>
        <w:name w:val="A66B7AFAE1DE4B548A73E9219FB0BD50"/>
        <w:category>
          <w:name w:val="General"/>
          <w:gallery w:val="placeholder"/>
        </w:category>
        <w:types>
          <w:type w:val="bbPlcHdr"/>
        </w:types>
        <w:behaviors>
          <w:behavior w:val="content"/>
        </w:behaviors>
        <w:guid w:val="{2EE27A96-9C0E-427C-B25E-1002E25C2FD1}"/>
      </w:docPartPr>
      <w:docPartBody>
        <w:p w:rsidR="00E02C7D" w:rsidRDefault="00E02C7D" w:rsidP="00E02C7D">
          <w:pPr>
            <w:pStyle w:val="A66B7AFAE1DE4B548A73E9219FB0BD50"/>
          </w:pPr>
          <w:r w:rsidRPr="0044134D">
            <w:rPr>
              <w:rStyle w:val="PlaceholderText"/>
            </w:rPr>
            <w:t>Click or tap here to enter text.</w:t>
          </w:r>
        </w:p>
      </w:docPartBody>
    </w:docPart>
    <w:docPart>
      <w:docPartPr>
        <w:name w:val="36A98BF884864A0EBEBFCE2B10B23F02"/>
        <w:category>
          <w:name w:val="General"/>
          <w:gallery w:val="placeholder"/>
        </w:category>
        <w:types>
          <w:type w:val="bbPlcHdr"/>
        </w:types>
        <w:behaviors>
          <w:behavior w:val="content"/>
        </w:behaviors>
        <w:guid w:val="{2736CE5F-AAE1-41A2-BEA2-3830A441F64C}"/>
      </w:docPartPr>
      <w:docPartBody>
        <w:p w:rsidR="006D4EE0" w:rsidRDefault="006D4EE0" w:rsidP="006D4EE0">
          <w:pPr>
            <w:pStyle w:val="36A98BF884864A0EBEBFCE2B10B23F02"/>
          </w:pPr>
          <w:r w:rsidRPr="0044134D">
            <w:rPr>
              <w:rStyle w:val="PlaceholderText"/>
            </w:rPr>
            <w:t>Click or tap here to enter text.</w:t>
          </w:r>
        </w:p>
      </w:docPartBody>
    </w:docPart>
    <w:docPart>
      <w:docPartPr>
        <w:name w:val="2B21E820633341D09AD6B2ED7BD89C1B"/>
        <w:category>
          <w:name w:val="General"/>
          <w:gallery w:val="placeholder"/>
        </w:category>
        <w:types>
          <w:type w:val="bbPlcHdr"/>
        </w:types>
        <w:behaviors>
          <w:behavior w:val="content"/>
        </w:behaviors>
        <w:guid w:val="{E9B084B9-B7A8-4823-905D-8162140CF162}"/>
      </w:docPartPr>
      <w:docPartBody>
        <w:p w:rsidR="001D298D" w:rsidRDefault="0024394A" w:rsidP="0024394A">
          <w:pPr>
            <w:pStyle w:val="2B21E820633341D09AD6B2ED7BD89C1B"/>
          </w:pPr>
          <w:r w:rsidRPr="0044134D">
            <w:rPr>
              <w:rStyle w:val="PlaceholderText"/>
            </w:rPr>
            <w:t>Click or tap here to enter text.</w:t>
          </w:r>
        </w:p>
      </w:docPartBody>
    </w:docPart>
    <w:docPart>
      <w:docPartPr>
        <w:name w:val="0E08F8117E7D47929D5C1ED80381A253"/>
        <w:category>
          <w:name w:val="General"/>
          <w:gallery w:val="placeholder"/>
        </w:category>
        <w:types>
          <w:type w:val="bbPlcHdr"/>
        </w:types>
        <w:behaviors>
          <w:behavior w:val="content"/>
        </w:behaviors>
        <w:guid w:val="{5376F34B-BDBF-4567-A2C6-CB5E5FB323EC}"/>
      </w:docPartPr>
      <w:docPartBody>
        <w:p w:rsidR="00625E0C" w:rsidRDefault="00257DF2" w:rsidP="00257DF2">
          <w:pPr>
            <w:pStyle w:val="0E08F8117E7D47929D5C1ED80381A253"/>
          </w:pPr>
          <w:r w:rsidRPr="0044134D">
            <w:rPr>
              <w:rStyle w:val="PlaceholderText"/>
            </w:rPr>
            <w:t>Click or tap here to enter text.</w:t>
          </w:r>
        </w:p>
      </w:docPartBody>
    </w:docPart>
    <w:docPart>
      <w:docPartPr>
        <w:name w:val="21D594A964FA4B59983DDC21E2F59E6A"/>
        <w:category>
          <w:name w:val="General"/>
          <w:gallery w:val="placeholder"/>
        </w:category>
        <w:types>
          <w:type w:val="bbPlcHdr"/>
        </w:types>
        <w:behaviors>
          <w:behavior w:val="content"/>
        </w:behaviors>
        <w:guid w:val="{0B191918-7970-4924-BFBA-96449B41EB42}"/>
      </w:docPartPr>
      <w:docPartBody>
        <w:p w:rsidR="009A70B9" w:rsidRDefault="00A119AA" w:rsidP="00A119AA">
          <w:pPr>
            <w:pStyle w:val="21D594A964FA4B59983DDC21E2F59E6A"/>
          </w:pPr>
          <w:r w:rsidRPr="0044134D">
            <w:rPr>
              <w:rStyle w:val="PlaceholderText"/>
            </w:rPr>
            <w:t>Click or tap here to enter text.</w:t>
          </w:r>
        </w:p>
      </w:docPartBody>
    </w:docPart>
    <w:docPart>
      <w:docPartPr>
        <w:name w:val="4A39D4780C514A8DB55B7351CDBABE6E"/>
        <w:category>
          <w:name w:val="General"/>
          <w:gallery w:val="placeholder"/>
        </w:category>
        <w:types>
          <w:type w:val="bbPlcHdr"/>
        </w:types>
        <w:behaviors>
          <w:behavior w:val="content"/>
        </w:behaviors>
        <w:guid w:val="{6192D3BA-B21E-4A70-ABEB-FB75AFC8DB86}"/>
      </w:docPartPr>
      <w:docPartBody>
        <w:p w:rsidR="009A70B9" w:rsidRDefault="00A119AA" w:rsidP="00A119AA">
          <w:pPr>
            <w:pStyle w:val="4A39D4780C514A8DB55B7351CDBABE6E"/>
          </w:pPr>
          <w:r w:rsidRPr="0044134D">
            <w:rPr>
              <w:rStyle w:val="PlaceholderText"/>
            </w:rPr>
            <w:t>Click or tap here to enter text.</w:t>
          </w:r>
        </w:p>
      </w:docPartBody>
    </w:docPart>
    <w:docPart>
      <w:docPartPr>
        <w:name w:val="8B6732D9C6DE4F689EA503DB839D0644"/>
        <w:category>
          <w:name w:val="General"/>
          <w:gallery w:val="placeholder"/>
        </w:category>
        <w:types>
          <w:type w:val="bbPlcHdr"/>
        </w:types>
        <w:behaviors>
          <w:behavior w:val="content"/>
        </w:behaviors>
        <w:guid w:val="{CF16CDE2-4043-492A-BF46-181A9F34ADA0}"/>
      </w:docPartPr>
      <w:docPartBody>
        <w:p w:rsidR="00550DEC" w:rsidRDefault="00B97C45" w:rsidP="00B97C45">
          <w:pPr>
            <w:pStyle w:val="8B6732D9C6DE4F689EA503DB839D0644"/>
          </w:pPr>
          <w:r w:rsidRPr="0044134D">
            <w:rPr>
              <w:rStyle w:val="PlaceholderText"/>
            </w:rPr>
            <w:t>Click or tap here to enter text.</w:t>
          </w:r>
        </w:p>
      </w:docPartBody>
    </w:docPart>
    <w:docPart>
      <w:docPartPr>
        <w:name w:val="679CD7615ABF4880A4163349E92B1360"/>
        <w:category>
          <w:name w:val="General"/>
          <w:gallery w:val="placeholder"/>
        </w:category>
        <w:types>
          <w:type w:val="bbPlcHdr"/>
        </w:types>
        <w:behaviors>
          <w:behavior w:val="content"/>
        </w:behaviors>
        <w:guid w:val="{A059C802-47CC-493B-978C-DC855D483E49}"/>
      </w:docPartPr>
      <w:docPartBody>
        <w:p w:rsidR="00313AC7" w:rsidRDefault="00550DEC" w:rsidP="00550DEC">
          <w:pPr>
            <w:pStyle w:val="679CD7615ABF4880A4163349E92B1360"/>
          </w:pPr>
          <w:r w:rsidRPr="00CB0937">
            <w:rPr>
              <w:rStyle w:val="PlaceholderText"/>
            </w:rPr>
            <w:t>Click or tap here to enter text.</w:t>
          </w:r>
        </w:p>
      </w:docPartBody>
    </w:docPart>
    <w:docPart>
      <w:docPartPr>
        <w:name w:val="986DB8453F49481196791F2A931B8D3E"/>
        <w:category>
          <w:name w:val="General"/>
          <w:gallery w:val="placeholder"/>
        </w:category>
        <w:types>
          <w:type w:val="bbPlcHdr"/>
        </w:types>
        <w:behaviors>
          <w:behavior w:val="content"/>
        </w:behaviors>
        <w:guid w:val="{F93081AA-3B17-497F-9260-F4C24F226F02}"/>
      </w:docPartPr>
      <w:docPartBody>
        <w:p w:rsidR="00313AC7" w:rsidRDefault="00550DEC" w:rsidP="00550DEC">
          <w:pPr>
            <w:pStyle w:val="986DB8453F49481196791F2A931B8D3E"/>
          </w:pPr>
          <w:r w:rsidRPr="003F5C29">
            <w:rPr>
              <w:rStyle w:val="PlaceholderText"/>
            </w:rPr>
            <w:t>Click or tap here to enter text.</w:t>
          </w:r>
        </w:p>
      </w:docPartBody>
    </w:docPart>
    <w:docPart>
      <w:docPartPr>
        <w:name w:val="02B923DC575C4958B483557797AF7177"/>
        <w:category>
          <w:name w:val="General"/>
          <w:gallery w:val="placeholder"/>
        </w:category>
        <w:types>
          <w:type w:val="bbPlcHdr"/>
        </w:types>
        <w:behaviors>
          <w:behavior w:val="content"/>
        </w:behaviors>
        <w:guid w:val="{B5F590B1-39D9-45C0-9DB4-23B7F8379741}"/>
      </w:docPartPr>
      <w:docPartBody>
        <w:p w:rsidR="0072157B" w:rsidRDefault="008E281C" w:rsidP="008E281C">
          <w:pPr>
            <w:pStyle w:val="02B923DC575C4958B483557797AF7177"/>
          </w:pPr>
          <w:r w:rsidRPr="0044134D">
            <w:rPr>
              <w:rStyle w:val="PlaceholderText"/>
            </w:rPr>
            <w:t>Click or tap here to enter text.</w:t>
          </w:r>
        </w:p>
      </w:docPartBody>
    </w:docPart>
    <w:docPart>
      <w:docPartPr>
        <w:name w:val="3729D2FE7CE44C87B9844426E8AE323A"/>
        <w:category>
          <w:name w:val="General"/>
          <w:gallery w:val="placeholder"/>
        </w:category>
        <w:types>
          <w:type w:val="bbPlcHdr"/>
        </w:types>
        <w:behaviors>
          <w:behavior w:val="content"/>
        </w:behaviors>
        <w:guid w:val="{01F8732C-3ADD-4EB9-B668-465A4445BAEB}"/>
      </w:docPartPr>
      <w:docPartBody>
        <w:p w:rsidR="006E4901" w:rsidRDefault="00033B4D" w:rsidP="00033B4D">
          <w:pPr>
            <w:pStyle w:val="3729D2FE7CE44C87B9844426E8AE323A"/>
          </w:pPr>
          <w:r w:rsidRPr="0044134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C7D"/>
    <w:rsid w:val="00032982"/>
    <w:rsid w:val="00033B4D"/>
    <w:rsid w:val="000341B0"/>
    <w:rsid w:val="00035402"/>
    <w:rsid w:val="0006214D"/>
    <w:rsid w:val="000626C2"/>
    <w:rsid w:val="00062A45"/>
    <w:rsid w:val="00071109"/>
    <w:rsid w:val="0007707F"/>
    <w:rsid w:val="000D142A"/>
    <w:rsid w:val="00107563"/>
    <w:rsid w:val="00121A36"/>
    <w:rsid w:val="00124201"/>
    <w:rsid w:val="00127863"/>
    <w:rsid w:val="00142C08"/>
    <w:rsid w:val="001515EE"/>
    <w:rsid w:val="00175256"/>
    <w:rsid w:val="00191C58"/>
    <w:rsid w:val="001A3D8D"/>
    <w:rsid w:val="001A5E80"/>
    <w:rsid w:val="001B38E1"/>
    <w:rsid w:val="001B491E"/>
    <w:rsid w:val="001D298D"/>
    <w:rsid w:val="001E10F2"/>
    <w:rsid w:val="002167E7"/>
    <w:rsid w:val="00225A92"/>
    <w:rsid w:val="0024394A"/>
    <w:rsid w:val="002555FE"/>
    <w:rsid w:val="00257DF2"/>
    <w:rsid w:val="00260104"/>
    <w:rsid w:val="00272645"/>
    <w:rsid w:val="00290619"/>
    <w:rsid w:val="00297FB9"/>
    <w:rsid w:val="002B76B2"/>
    <w:rsid w:val="002C032B"/>
    <w:rsid w:val="002C17D3"/>
    <w:rsid w:val="002C74D3"/>
    <w:rsid w:val="00311B29"/>
    <w:rsid w:val="00313AC7"/>
    <w:rsid w:val="00330CA9"/>
    <w:rsid w:val="00343661"/>
    <w:rsid w:val="003466F5"/>
    <w:rsid w:val="003B7BEE"/>
    <w:rsid w:val="0047041B"/>
    <w:rsid w:val="004A5FDA"/>
    <w:rsid w:val="004B2F2E"/>
    <w:rsid w:val="004B4A93"/>
    <w:rsid w:val="004C4724"/>
    <w:rsid w:val="00550DEC"/>
    <w:rsid w:val="00563F06"/>
    <w:rsid w:val="005900CD"/>
    <w:rsid w:val="005B4B30"/>
    <w:rsid w:val="0062355B"/>
    <w:rsid w:val="00625E0C"/>
    <w:rsid w:val="00646E0D"/>
    <w:rsid w:val="006527C5"/>
    <w:rsid w:val="006670BA"/>
    <w:rsid w:val="006D4EE0"/>
    <w:rsid w:val="006E4901"/>
    <w:rsid w:val="0072051F"/>
    <w:rsid w:val="0072157B"/>
    <w:rsid w:val="007426A6"/>
    <w:rsid w:val="007C3FF1"/>
    <w:rsid w:val="007E2F6F"/>
    <w:rsid w:val="007E7425"/>
    <w:rsid w:val="00820B2A"/>
    <w:rsid w:val="00886DCC"/>
    <w:rsid w:val="0089681A"/>
    <w:rsid w:val="008A2CB0"/>
    <w:rsid w:val="008D2786"/>
    <w:rsid w:val="008E0BCB"/>
    <w:rsid w:val="008E281C"/>
    <w:rsid w:val="008E459B"/>
    <w:rsid w:val="009148D3"/>
    <w:rsid w:val="0095032E"/>
    <w:rsid w:val="00955147"/>
    <w:rsid w:val="009868F3"/>
    <w:rsid w:val="009A70B9"/>
    <w:rsid w:val="009B49AD"/>
    <w:rsid w:val="009F6CF5"/>
    <w:rsid w:val="00A119AA"/>
    <w:rsid w:val="00A21647"/>
    <w:rsid w:val="00A25937"/>
    <w:rsid w:val="00A84AAA"/>
    <w:rsid w:val="00A91378"/>
    <w:rsid w:val="00AB1FB3"/>
    <w:rsid w:val="00AD1766"/>
    <w:rsid w:val="00AF739D"/>
    <w:rsid w:val="00B104B2"/>
    <w:rsid w:val="00B91336"/>
    <w:rsid w:val="00B945B0"/>
    <w:rsid w:val="00B97C45"/>
    <w:rsid w:val="00BF233E"/>
    <w:rsid w:val="00C37F82"/>
    <w:rsid w:val="00CD6D94"/>
    <w:rsid w:val="00D002D6"/>
    <w:rsid w:val="00D06573"/>
    <w:rsid w:val="00D70333"/>
    <w:rsid w:val="00D76A20"/>
    <w:rsid w:val="00D80035"/>
    <w:rsid w:val="00DB5EA0"/>
    <w:rsid w:val="00DC5C2A"/>
    <w:rsid w:val="00DE7F4D"/>
    <w:rsid w:val="00E02C7D"/>
    <w:rsid w:val="00E0695D"/>
    <w:rsid w:val="00E1018E"/>
    <w:rsid w:val="00E12294"/>
    <w:rsid w:val="00E54A89"/>
    <w:rsid w:val="00E55B80"/>
    <w:rsid w:val="00E91A2E"/>
    <w:rsid w:val="00E947C7"/>
    <w:rsid w:val="00EC677C"/>
    <w:rsid w:val="00F36793"/>
    <w:rsid w:val="00F41BF7"/>
    <w:rsid w:val="00F459E4"/>
    <w:rsid w:val="00F471E8"/>
    <w:rsid w:val="00F67238"/>
    <w:rsid w:val="00F92F05"/>
    <w:rsid w:val="00FA37E1"/>
    <w:rsid w:val="00FE34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33B4D"/>
  </w:style>
  <w:style w:type="paragraph" w:customStyle="1" w:styleId="4203E1589CB648A88A057D9AFD21088E">
    <w:name w:val="4203E1589CB648A88A057D9AFD21088E"/>
    <w:rsid w:val="00E02C7D"/>
  </w:style>
  <w:style w:type="paragraph" w:customStyle="1" w:styleId="5DE43DD136494A2FAD1258A4773041F9">
    <w:name w:val="5DE43DD136494A2FAD1258A4773041F9"/>
    <w:rsid w:val="00E02C7D"/>
  </w:style>
  <w:style w:type="paragraph" w:customStyle="1" w:styleId="84AF0784E97A44F1A573201984C39340">
    <w:name w:val="84AF0784E97A44F1A573201984C39340"/>
    <w:rsid w:val="00E02C7D"/>
  </w:style>
  <w:style w:type="paragraph" w:customStyle="1" w:styleId="5DFDFAFF01DB4419BD283DDB94F78EE3">
    <w:name w:val="5DFDFAFF01DB4419BD283DDB94F78EE3"/>
    <w:rsid w:val="00E02C7D"/>
  </w:style>
  <w:style w:type="paragraph" w:customStyle="1" w:styleId="36A98BF884864A0EBEBFCE2B10B23F02">
    <w:name w:val="36A98BF884864A0EBEBFCE2B10B23F02"/>
    <w:rsid w:val="006D4EE0"/>
  </w:style>
  <w:style w:type="paragraph" w:customStyle="1" w:styleId="A66B7AFAE1DE4B548A73E9219FB0BD50">
    <w:name w:val="A66B7AFAE1DE4B548A73E9219FB0BD50"/>
    <w:rsid w:val="00E02C7D"/>
  </w:style>
  <w:style w:type="paragraph" w:customStyle="1" w:styleId="0E08F8117E7D47929D5C1ED80381A253">
    <w:name w:val="0E08F8117E7D47929D5C1ED80381A253"/>
    <w:rsid w:val="00257DF2"/>
  </w:style>
  <w:style w:type="paragraph" w:customStyle="1" w:styleId="2B21E820633341D09AD6B2ED7BD89C1B">
    <w:name w:val="2B21E820633341D09AD6B2ED7BD89C1B"/>
    <w:rsid w:val="0024394A"/>
  </w:style>
  <w:style w:type="paragraph" w:customStyle="1" w:styleId="21D594A964FA4B59983DDC21E2F59E6A">
    <w:name w:val="21D594A964FA4B59983DDC21E2F59E6A"/>
    <w:rsid w:val="00A119AA"/>
  </w:style>
  <w:style w:type="paragraph" w:customStyle="1" w:styleId="4A39D4780C514A8DB55B7351CDBABE6E">
    <w:name w:val="4A39D4780C514A8DB55B7351CDBABE6E"/>
    <w:rsid w:val="00A119AA"/>
  </w:style>
  <w:style w:type="paragraph" w:customStyle="1" w:styleId="8B6732D9C6DE4F689EA503DB839D0644">
    <w:name w:val="8B6732D9C6DE4F689EA503DB839D0644"/>
    <w:rsid w:val="00B97C45"/>
  </w:style>
  <w:style w:type="paragraph" w:customStyle="1" w:styleId="679CD7615ABF4880A4163349E92B1360">
    <w:name w:val="679CD7615ABF4880A4163349E92B1360"/>
    <w:rsid w:val="00550DEC"/>
  </w:style>
  <w:style w:type="paragraph" w:customStyle="1" w:styleId="986DB8453F49481196791F2A931B8D3E">
    <w:name w:val="986DB8453F49481196791F2A931B8D3E"/>
    <w:rsid w:val="00550DEC"/>
  </w:style>
  <w:style w:type="paragraph" w:customStyle="1" w:styleId="02B923DC575C4958B483557797AF7177">
    <w:name w:val="02B923DC575C4958B483557797AF7177"/>
    <w:rsid w:val="008E281C"/>
  </w:style>
  <w:style w:type="paragraph" w:customStyle="1" w:styleId="3729D2FE7CE44C87B9844426E8AE323A">
    <w:name w:val="3729D2FE7CE44C87B9844426E8AE323A"/>
    <w:rsid w:val="00033B4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C56F557-4782-40BB-AE14-6C8384B8A52A}">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81800521908"/>
    <we:property name="MENDELEY_CITATIONS" value="[{&quot;citationID&quot;:&quot;MENDELEY_CITATION_49c9f118-633d-435e-bc51-efe2387da564&quot;,&quot;properties&quot;:{&quot;noteIndex&quot;:0},&quot;isEdited&quot;:false,&quot;manualOverride&quot;:{&quot;isManuallyOverridden&quot;:false,&quot;citeprocText&quot;:&quot;(Elli et al., 2022)&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Tag&quot;:&quot;MENDELEY_CITATION_v3_eyJjaXRhdGlvbklEIjoiTUVOREVMRVlfQ0lUQVRJT05fNDljOWYxMTgtNjMzZC00MzVlLWJjNTEtZWZlMjM4N2RhNTY0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quot;},{&quot;citationID&quot;:&quot;MENDELEY_CITATION_a4fb446e-4709-4951-acef-9e61223d586c&quot;,&quot;properties&quot;:{&quot;noteIndex&quot;:0},&quot;isEdited&quot;:false,&quot;manualOverride&quot;:{&quot;isManuallyOverridden&quot;:false,&quot;citeprocText&quot;:&quot;(Elli et al., 2022; Rose et al., 2016)&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4ccf3ba3-bf7c-3829-844e-2eccd645aeda&quot;,&quot;itemData&quot;:{&quot;type&quot;:&quot;article-journal&quot;,&quot;id&quot;:&quot;4ccf3ba3-bf7c-3829-844e-2eccd645aeda&quot;,&quot;title&quot;:&quot;Impact of progressive global warming on the global-scale yield of maize and soybean&quot;,&quot;author&quot;:[{&quot;family&quot;:&quot;Rose&quot;,&quot;given&quot;:&quot;Gillian&quot;,&quot;parse-names&quot;:false,&quot;dropping-particle&quot;:&quot;&quot;,&quot;non-dropping-particle&quot;:&quot;&quot;},{&quot;family&quot;:&quot;Osborne&quot;,&quot;given&quot;:&quot;Tom&quot;,&quot;parse-names&quot;:false,&quot;dropping-particle&quot;:&quot;&quot;,&quot;non-dropping-particle&quot;:&quot;&quot;},{&quot;family&quot;:&quot;Greatrex&quot;,&quot;given&quot;:&quot;Helen&quot;,&quot;parse-names&quot;:false,&quot;dropping-particle&quot;:&quot;&quot;,&quot;non-dropping-particle&quot;:&quot;&quot;},{&quot;family&quot;:&quot;Wheeler&quot;,&quot;given&quot;:&quot;Tim&quot;,&quot;parse-names&quot;:false,&quot;dropping-particle&quot;:&quot;&quot;,&quot;non-dropping-particle&quot;:&quot;&quot;}],&quot;container-title&quot;:&quot;Climatic Change&quot;,&quot;accessed&quot;:{&quot;date-parts&quot;:[[2025,9,14]]},&quot;DOI&quot;:&quot;10.1007/S10584-016-1601-9/FIGURES/5&quot;,&quot;ISSN&quot;:&quot;15731480&quot;,&quot;URL&quot;:&quot;https://link.springer.com/article/10.1007/s10584-016-1601-9&quot;,&quot;issued&quot;:{&quot;date-parts&quot;:[[2016,2,1]]},&quot;page&quot;:&quot;417-428&quot;,&quot;abstract&quot;:&quot;Global surface temperature is projected to warm over the coming decades, with regional differences expected in temperature change, rainfall and the frequency of extreme events. Temperature is a major determinant of crop growth and development, affecting planting date, growing season length and yield. We investigated the effects of increments of mean global temperature warming from 0.5 °C to 4 °C on soybean and maize development and yield, both globally and for the main producing countries, and simulated adaptation through changing planting date and variety. Increasing temperature resulted in reduced growing season lengths and ultimately reduced yields for both crops. The global yield for maize decreased as temperature increased, although the severity of the decrease was dependent on geographic region. Small temperature increases of 0.5 °C had no effect on soybean yield, although yield decreased as temperature increased. These negative effects, however, were partly compensated for by the implementation of adaptation strategies including planting earlier in the season and changing variety. The degree of compensation was dependent on geographical area and crop, with maize adaptation delaying the negative effects of temperature on yield, compared to soybean adaptation which increased yield in China, India and Korea DPR as well as delaying the effects in the remaining countries. The results of this paper indicate the degree to which farmer-controlled adaptation strategies can alleviate the negative impacts of increasing temperature on two major crop species.&quot;,&quot;publisher&quot;:&quot;Springer Netherlands&quot;,&quot;issue&quot;:&quot;3&quot;,&quot;volume&quot;:&quot;134&quot;,&quot;container-title-short&quot;:&quot;Clim. Change&quot;},&quot;isTemporary&quot;:false}],&quot;citationTag&quot;:&quot;MENDELEY_CITATION_v3_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&quot;},{&quot;citationID&quot;:&quot;MENDELEY_CITATION_25863ffd-69f7-403a-a359-1a3797a4da3e&quot;,&quot;properties&quot;:{&quot;noteIndex&quot;:0},&quot;isEdited&quot;:false,&quot;manualOverride&quot;:{&quot;isManuallyOverridden&quot;:false,&quot;citeprocText&quot;:&quot;(Yang et al., 2025; Zabel et al., 2021)&quot;,&quot;manualOverrideText&quot;:&quot;&quot;},&quot;citationItems&quot;:[{&quot;id&quot;:&quot;84a1fdac-06b4-3a69-a8af-2ab2d83ed986&quot;,&quot;itemData&quot;:{&quot;type&quot;:&quot;article-journal&quot;,&quot;id&quot;:&quot;84a1fdac-06b4-3a69-a8af-2ab2d83ed986&quot;,&quot;title&quot;:&quot;Widespread Advances in Corn and Soybean Phenology in Response to Future Climate Change Across the United States&quot;,&quot;author&quot;:[{&quot;family&quot;:&quot;Yang&quot;,&quot;given&quot;:&quot;Yanjun&quot;,&quot;parse-names&quot;:false,&quot;dropping-particle&quot;:&quot;&quot;,&quot;non-dropping-particle&quot;:&quot;&quot;},{&quot;family&quot;:&quot;Tao&quot;,&quot;given&quot;:&quot;Bo&quot;,&quot;parse-names&quot;:false,&quot;dropping-particle&quot;:&quot;&quot;,&quot;non-dropping-particle&quot;:&quot;&quot;},{&quot;family&quot;:&quot;Ruane&quot;,&quot;given&quot;:&quot;Alex C.&quot;,&quot;parse-names&quot;:false,&quot;dropping-particle&quot;:&quot;&quot;,&quot;non-dropping-particle&quot;:&quot;&quot;},{&quot;family&quot;:&quot;Shen&quot;,&quot;given&quot;:&quot;Chaopeng&quot;,&quot;parse-names&quot;:false,&quot;dropping-particle&quot;:&quot;&quot;,&quot;non-dropping-particle&quot;:&quot;&quot;},{&quot;family&quot;:&quot;Matteson&quot;,&quot;given&quot;:&quot;David S.&quot;,&quot;parse-names&quot;:false,&quot;dropping-particle&quot;:&quot;&quot;,&quot;non-dropping-particle&quot;:&quot;&quot;},{&quot;family&quot;:&quot;Cousin&quot;,&quot;given&quot;:&quot;Rémi&quot;,&quot;parse-names&quot;:false,&quot;dropping-particle&quot;:&quot;&quot;,&quot;non-dropping-particle&quot;:&quot;&quot;},{&quot;family&quot;:&quot;Ren&quot;,&quot;given&quot;:&quot;Wei&quot;,&quot;parse-names&quot;:false,&quot;dropping-particle&quot;:&quot;&quot;,&quot;non-dropping-particle&quot;:&quot;&quot;}],&quot;container-title&quot;:&quot;Journal of Geophysical Research: Biogeosciences&quot;,&quot;accessed&quot;:{&quot;date-parts&quot;:[[2025,4,30]]},&quot;DOI&quot;:&quot;10.1029/2024JG008266&quot;,&quot;ISSN&quot;:&quot;2169-8953&quot;,&quot;URL&quot;:&quot;https://agupubs.onlinelibrary.wiley.com/doi/10.1029/2024JG008266&quot;,&quot;issued&quot;:{&quot;date-parts&quot;:[[2025,4,4]]},&quot;abstract&quot;:&quot;&lt;p&gt;Crop phenology regulates seasonal carbon and water fluxes between croplands and the atmosphere and provides essential information for monitoring and predicting crop growth dynamics and productivity. However, under rapid climate change and more frequent extreme events, future changes in crop phenological shifts have not been well investigated and fully considered in earth system modeling and regional climate assessments. Here, we propose an innovative approach combining remote sensing imagery and machine learning (ML) with climate and survey data to predict future crop phenological shifts across the US corn and soybean systems. Specifically, our projected findings demonstrate distinct acceleration patterns—under the RCP 4.5/RCP 8.5 scenarios, corn planting, silking, maturity, and harvesting stages would significantly advance by 0.94/1.66, 1.13/2.45, 0.89/2.68, and 1.04/2.16 days/decade during 2021–2099, respectively. Soybeans exhibit more muted responses with phenological stages showing relatively smaller negative trends (0.59, 1.08, 0.07, and 0.64 days/decade under the RCP 4.5 vs. 1.24, 1.53, 0.92, and 1.04 days/decade under the RCP 8.5). These spatially explicit projections illustrate how crop phenology would respond to future climate change, highlighting widespread and progressively earlier phenological timing. Based on these findings, we call for a specific effort to quantify the cascading effects of future phenology shifts on crop yield and carbon, water, and energy balances and, accordingly, craft targeted adaptive strategies.&lt;/p&gt;&quot;,&quot;issue&quot;:&quot;4&quot;,&quot;volume&quot;:&quot;130&quot;,&quot;container-title-short&quot;:&quot;J. Geophys. Res. Biogeosci.&quot;},&quot;isTemporary&quot;:false},{&quot;id&quot;:&quot;b77c9bbd-01c7-3f43-9af4-b3a14d52e086&quot;,&quot;itemData&quot;:{&quot;type&quot;:&quot;article-journal&quot;,&quot;id&quot;:&quot;b77c9bbd-01c7-3f43-9af4-b3a14d52e086&quot;,&quot;title&quot;:&quot;Large potential for crop production adaptation depends on available future varieties&quot;,&quot;author&quot;:[{&quot;family&quot;:&quot;Zabel&quot;,&quot;given&quot;:&quot;Florian&quot;,&quot;parse-names&quot;:false,&quot;dropping-particle&quot;:&quot;&quot;,&quot;non-dropping-particle&quot;:&quot;&quot;},{&quot;family&quot;:&quot;Müller&quot;,&quot;given&quot;:&quot;Christoph&quot;,&quot;parse-names&quot;:false,&quot;dropping-particle&quot;:&quot;&quot;,&quot;non-dropping-particle&quot;:&quot;&quot;},{&quot;family&quot;:&quot;Elliott&quot;,&quot;given&quot;:&quot;Joshua&quot;,&quot;parse-names&quot;:false,&quot;dropping-particle&quot;:&quot;&quot;,&quot;non-dropping-particle&quot;:&quot;&quot;},{&quot;family&quot;:&quot;Minoli&quot;,&quot;given&quot;:&quot;Sara&quot;,&quot;parse-names&quot;:false,&quot;dropping-particle&quot;:&quot;&quot;,&quot;non-dropping-particle&quot;:&quot;&quot;},{&quot;family&quot;:&quot;Jägermeyr&quot;,&quot;given&quot;:&quot;Jonas&quot;,&quot;parse-names&quot;:false,&quot;dropping-particle&quot;:&quot;&quot;,&quot;non-dropping-particle&quot;:&quot;&quot;},{&quot;family&quot;:&quot;Schneider&quot;,&quot;given&quot;:&quot;Julia M.&quot;,&quot;parse-names&quot;:false,&quot;dropping-particle&quot;:&quot;&quot;,&quot;non-dropping-particle&quot;:&quot;&quot;},{&quot;family&quot;:&quot;Franke&quot;,&quot;given&quot;:&quot;James A.&quot;,&quot;parse-names&quot;:false,&quot;dropping-particle&quot;:&quot;&quot;,&quot;non-dropping-particle&quot;:&quot;&quot;},{&quot;family&quot;:&quot;Moyer&quot;,&quot;given&quot;:&quot;Elisabeth&quot;,&quot;parse-names&quot;:false,&quot;dropping-particle&quot;:&quot;&quot;,&quot;non-dropping-particle&quot;:&quot;&quot;},{&quot;family&quot;:&quot;Dury&quot;,&quot;given&quot;:&quot;Marie&quot;,&quot;parse-names&quot;:false,&quot;dropping-particle&quot;:&quot;&quot;,&quot;non-dropping-particle&quot;:&quot;&quot;},{&quot;family&quot;:&quot;Francois&quot;,&quot;given&quot;:&quot;Louis&quot;,&quot;parse-names&quot;:false,&quot;dropping-particle&quot;:&quot;&quot;,&quot;non-dropping-particle&quot;:&quot;&quot;},{&quot;family&quot;:&quot;Folberth&quot;,&quot;given&quot;:&quot;Christian&quot;,&quot;parse-names&quot;:false,&quot;dropping-particle&quot;:&quot;&quot;,&quot;non-dropping-particle&quot;:&quot;&quot;},{&quot;family&quot;:&quot;Liu&quot;,&quot;given&quot;:&quot;Wenfeng&quot;,&quot;parse-names&quot;:false,&quot;dropping-particle&quot;:&quot;&quot;,&quot;non-dropping-particle&quot;:&quot;&quot;},{&quot;family&quot;:&quot;Pugh&quot;,&quot;given&quot;:&quot;Thomas A.M.&quot;,&quot;parse-names&quot;:false,&quot;dropping-particle&quot;:&quot;&quot;,&quot;non-dropping-particle&quot;:&quot;&quot;},{&quot;family&quot;:&quot;Olin&quot;,&quot;given&quot;:&quot;Stefan&quot;,&quot;parse-names&quot;:false,&quot;dropping-particle&quot;:&quot;&quot;,&quot;non-dropping-particle&quot;:&quot;&quot;},{&quot;family&quot;:&quot;Rabin&quot;,&quot;given&quot;:&quot;Sam S.&quot;,&quot;parse-names&quot;:false,&quot;dropping-particle&quot;:&quot;&quot;,&quot;non-dropping-particle&quot;:&quot;&quot;},{&quot;family&quot;:&quot;Mauser&quot;,&quot;given&quot;:&quot;Wolfram&quot;,&quot;parse-names&quot;:false,&quot;dropping-particle&quot;:&quot;&quot;,&quot;non-dropping-particle&quot;:&quot;&quot;},{&quot;family&quot;:&quot;Hank&quot;,&quot;given&quot;:&quot;Tobias&quot;,&quot;parse-names&quot;:false,&quot;dropping-particle&quot;:&quot;&quot;,&quot;non-dropping-particle&quot;:&quot;&quot;},{&quot;family&quot;:&quot;Ruane&quot;,&quot;given&quot;:&quot;Alex C.&quot;,&quot;parse-names&quot;:false,&quot;dropping-particle&quot;:&quot;&quot;,&quot;non-dropping-particle&quot;:&quot;&quot;},{&quot;family&quot;:&quot;Asseng&quot;,&quot;given&quot;:&quot;Senthold&quot;,&quot;parse-names&quot;:false,&quot;dropping-particle&quot;:&quot;&quot;,&quot;non-dropping-particle&quot;:&quot;&quot;}],&quot;container-title&quot;:&quot;Global Change Biology&quot;,&quot;accessed&quot;:{&quot;date-parts&quot;:[[2021,7,19]]},&quot;DOI&quot;:&quot;10.1111/GCB.15649&quot;,&quot;issued&quot;:{&quot;date-parts&quot;:[[2021]]},&quot;abstract&quot;:&quot;Climate change affects global agricultural production and threatens food security. Faster phenological development of crops due to climate warming is one of the main drivers for potential future yield reductions. To counter the effect of faster maturity, adapted varieties would require more heat units to regain the previous growing period length. In this study, we investigate the effects of variety adaptation on global caloric production under four different future climate change scenarios for maize, rice, soybean, and wheat. Thereby, we empirically identify areas that could require new varieties and areas where variety adaptation could be achieved by shifting existing varieties into new regions. The study uses an ensemble of seven global gridded crop models and five CMIP6 climate models. We found that 39% (SSP5-8.5) of global cropland could require new crop varieties to avoid yield loss from climate change by the end of the century. At low levels of warming (SSP1-2.6), 85% of currently cultivated land can draw from existing varieties to shift within an agro-ecological zone for adaptation. The assumptions on available varieties for adaptation have major impacts on the effectiveness of variety adaptation, which could more than half in SSP5-8.5. The results highlight that region-specific breeding efforts are required to allow for a successful adaptation to climate change.&quot;,&quot;publisher&quot;:&quot;Blackwell Publishing Ltd&quot;,&quot;container-title-short&quot;:&quot;Glob. Chang. Biol.&quot;},&quot;isTemporary&quot;:false}],&quot;citationTag&quot;:&quot;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&quot;},{&quot;citationID&quot;:&quot;MENDELEY_CITATION_55310284-152b-423d-ab07-17e9f0902a7b&quot;,&quot;properties&quot;:{&quot;noteIndex&quot;:0},&quot;isEdited&quot;:false,&quot;manualOverride&quot;:{&quot;isManuallyOverridden&quot;:false,&quot;citeprocText&quot;:&quot;(Ainsworth et al., 2002a; Kothari et al., 2022)&quot;,&quot;manualOverrideText&quot;:&quot;&quot;},&quot;citationItems&quot;:[{&quot;id&quot;:&quot;d7d0f367-d3dd-31b1-a4d0-7a7d38bff0fb&quot;,&quot;itemData&quot;:{&quot;type&quot;:&quot;article-journal&quot;,&quot;id&quot;:&quot;d7d0f367-d3dd-31b1-a4d0-7a7d38bff0fb&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accessed&quot;:{&quot;date-parts&quot;:[[2023,3,21]]},&quot;DOI&quot;:&quot;10.1046/J.1365-2486.2002.00498.X&quot;,&quot;ISSN&quot;:&quot;1365-2486&quot;,&quot;URL&quot;:&quot;https://onlinelibrary.wiley.com/doi/full/10.1046/j.1365-2486.2002.00498.x&quot;,&quot;issued&quot;:{&quot;date-parts&quot;:[[2002,8,1]]},&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publisher&quot;:&quot;John Wiley &amp; Sons, Ltd&quot;,&quot;issue&quot;:&quot;8&quot;,&quot;volume&quot;:&quot;8&quot;,&quot;container-title-short&quot;:&quot;Glob. Chang. Biol.&quot;},&quot;isTemporary&quot;:false},{&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citationTag&quot;:&quot;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&quot;},{&quot;citationID&quot;:&quot;MENDELEY_CITATION_0191b4a8-19b4-4e6f-8fa8-93d1f3472e13&quot;,&quot;properties&quot;:{&quot;noteIndex&quot;:0},&quot;isEdited&quot;:false,&quot;manualOverride&quot;:{&quot;isManuallyOverridden&quot;:false,&quot;citeprocText&quot;:&quot;(Makowski et al., 2020)&quot;,&quot;manualOverrideText&quot;:&quot;&quot;},&quot;citationItems&quot;:[{&quot;id&quot;:&quot;9f45788b-7da4-359e-a94c-40d3d70a4575&quot;,&quot;itemData&quot;:{&quot;type&quot;:&quot;article-journal&quot;,&quot;id&quot;:&quot;9f45788b-7da4-359e-a94c-40d3d70a4575&quot;,&quot;title&quot;:&quot;Quantitative synthesis of temperature, CO2, rainfall, and adaptation effects on global crop yields&quot;,&quot;author&quot;:[{&quot;family&quot;:&quot;Makowski&quot;,&quot;given&quot;:&quot;David&quot;,&quot;parse-names&quot;:false,&quot;dropping-particle&quot;:&quot;&quot;,&quot;non-dropping-particle&quot;:&quot;&quot;},{&quot;family&quot;:&quot;Marajo-Petitzon&quot;,&quot;given&quot;:&quot;Elodie&quot;,&quot;parse-names&quot;:false,&quot;dropping-particle&quot;:&quot;&quot;,&quot;non-dropping-particle&quot;:&quot;&quot;},{&quot;family&quot;:&quot;Durand&quot;,&quot;given&quot;:&quot;Jean Louis&quot;,&quot;parse-names&quot;:false,&quot;dropping-particle&quot;:&quot;&quot;,&quot;non-dropping-particle&quot;:&quot;&quot;},{&quot;family&quot;:&quot;Ben-Ari&quot;,&quot;given&quot;:&quot;Tamara&quot;,&quot;parse-names&quot;:false,&quot;dropping-particle&quot;:&quot;&quot;,&quot;non-dropping-particle&quot;:&quot;&quot;}],&quot;container-title&quot;:&quot;European Journal of Agronomy&quot;,&quot;DOI&quot;:&quot;10.1016/j.eja.2020.126041&quot;,&quot;ISSN&quot;:&quot;11610301&quot;,&quot;issued&quot;:{&quot;date-parts&quot;:[[2020,4,1]]},&quot;abstract&quot;:&quot;Climate change is known to impact crop yields, mainly through increased temperatures, changing rainfall patterns and increasing CO2 concentration in the atmosphere. Although the potential effects of each of these factors have been discussed in a number of separate studies, no recent synthesis has been published to provide quantitative estimates of climate change impacts on crop yields, with or without adaptation strategies. In this paper, we synthetize a broad range of experimental or modeling studies to estimate, at the global scale, crop yield changes resulting from the marginal and combined effects of temperature, CO2 concentration and precipitation, with and without adaptation strategies. Crop yield sensitivities are estimated by distinguishing between C3 and C4 crops. For C3 crops, our results show that the positive effects of adaptation (+7.25 %) and CO2 (+9% for +100 ppm) are high enough to offset the negative effects of temperature increase (-2.4 % for +1 °C), even at +4 °C. On the other hand, for maize (i.e., the only C4 plant species in our database) the somewhat low positive effect from increased CO2 concentration and the absence of a significant effect of adaptation lead to higher yield losses, in the order of -10 % for +4 °C. The minimum level of CO2 concentration increase requested to achieve a yield gain under increased temperature conditions is much higher for maize than for C3 crops, in particular for wheat. The estimated effects of adaptation are uncertain, especially for soybean and rice, but also for maize, where the absence of a significant adaptation effect is probably at least partly due to limited data availability. Our results demonstrate that CO2 effects on crop yields should not be overlooked in foresight studies on the impacts of climate change. Our analysis also highlights the importance of improving our knowledge of how effective adapation strategies are in mitigating the impact of climate change.&quot;,&quot;publisher&quot;:&quot;Elsevier B.V.&quot;,&quot;volume&quot;:&quot;115&quot;,&quot;container-title-short&quot;:&quot;&quot;},&quot;isTemporary&quot;:false}],&quot;citationTag&quot;:&quot;MENDELEY_CITATION_v3_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&quot;},{&quot;citationID&quot;:&quot;MENDELEY_CITATION_a057db9d-9b96-409a-a0fa-2e768f78e49f&quot;,&quot;properties&quot;:{&quot;noteIndex&quot;:0},&quot;isEdited&quot;:false,&quot;manualOverride&quot;:{&quot;isManuallyOverridden&quot;:false,&quot;citeprocText&quot;:&quot;(Mourtzinis and Conley, 2017)&quot;,&quot;manualOverrideText&quot;:&quot;&quot;},&quot;citationItems&quot;:[{&quot;id&quot;:&quot;e2c442b8-c8a3-37fe-b5b5-b968da3669d9&quot;,&quot;itemData&quot;:{&quot;type&quot;:&quot;article-journal&quot;,&quot;id&quot;:&quot;e2c442b8-c8a3-37fe-b5b5-b968da3669d9&quot;,&quot;title&quot;:&quot;Delineating Soybean Maturity Groups across the United States&quot;,&quot;author&quot;:[{&quot;family&quot;:&quot;Mourtzinis&quot;,&quot;given&quot;:&quot;Spyridon&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accessed&quot;:{&quot;date-parts&quot;:[[2025,9,14]]},&quot;DOI&quot;:&quot;10.2134/AGRONJ2016.10.0581&quot;,&quot;ISSN&quot;:&quot;1435-0645&quot;,&quot;URL&quot;:&quot;/doi/pdf/10.2134/agronj2016.10.0581&quot;,&quot;issued&quot;:{&quot;date-parts&quot;:[[2017,7,1]]},&quot;page&quot;:&quot;1397-1403&quot;,&quot;abstract&quot;:&quot;Photoperiod and in-season temperature are the primary factors that dictate the region where a soybean [Glycine max (L.) Merr.] variety is adapted. The first study that defined hypothetical maturity groups (MGs) zones across the US was 45 yr ago, and the most recent used data up to 2003. Although, photoperiod remains constant, climatic conditions, management practices, and soybean genetics have changed during the past decades. Therefore, the objective of this study was to re-delineate soybean MGs across the US using recent genetics. Soybean MG-specific yield data from variety trials conducted in 2005–2015 were aggregated from 312 locations across the United States. Seven MG zones were identified starting from MG = 0 in North Dakota to MG = 6 in southern Georgia and South Carolina. The width of MG = 4 and 5 zones cover the largest geographic region extending from north of latitude 28°N to 39°N. Additionally, in contrast to previous studies, the MG zones were defined by a downward deflection of the MG lines moving from East to West rather than convex parallel lines. Due to the strong effect of planting date on MG selection, a multi-location-year experiment should be conducted across the United States using multiple MGs evaluated in several planting dates. Such study could provide further insight on location-specific optimum MG. Overall results, update current knowledge by providing valuable information for decision making and regional modeling. This work highlights the need to continuously monitor and adjust the MG zones due to the constantly changing climate, management, and genetics.&quot;,&quot;publisher&quot;:&quot;John Wiley &amp; Sons, Ltd&quot;,&quot;issue&quot;:&quot;4&quot;,&quot;volume&quot;:&quot;109&quot;,&quot;container-title-short&quot;:&quot;Agron. J.&quot;},&quot;isTemporary&quot;:false}],&quot;citationTag&quot;:&quot;MENDELEY_CITATION_v3_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&quot;},{&quot;citationID&quot;:&quot;MENDELEY_CITATION_0a85dc97-3942-4c82-9fe0-3c591285ceab&quot;,&quot;properties&quot;:{&quot;noteIndex&quot;:0},&quot;isEdited&quot;:false,&quot;manualOverride&quot;:{&quot;isManuallyOverridden&quot;:true,&quot;citeprocText&quot;:&quot;(Bastidas et al., 2008; Edwards et al., 2003; Mourtzinis et al., 2017)&quot;,&quot;manualOverrideText&quot;:&quot;(Edwards et al., 2003; Bastidas et al., 2008)&quot;},&quot;citationItems&quot;:[{&quot;id&quot;:&quot;e9463419-461c-3a12-bbf9-05f95d8037b5&quot;,&quot;itemData&quot;:{&quot;type&quot;:&quot;article-journal&quot;,&quot;id&quot;:&quot;e9463419-461c-3a12-bbf9-05f95d8037b5&quot;,&quot;title&quot;:&quot;Soybean Sowing Date: The Vegetative, Reproductive, and Agronomic Impacts&quot;,&quot;author&quot;:[{&quot;family&quot;:&quot;Bastidas&quot;,&quot;given&quot;:&quot;A. M.&quot;,&quot;parse-names&quot;:false,&quot;dropping-particle&quot;:&quot;&quot;,&quot;non-dropping-particle&quot;:&quot;&quot;},{&quot;family&quot;:&quot;Setiyono&quot;,&quot;given&quot;:&quot;T. D.&quot;,&quot;parse-names&quot;:false,&quot;dropping-particle&quot;:&quot;&quot;,&quot;non-dropping-particle&quot;:&quot;&quot;},{&quot;family&quot;:&quot;Dobermann&quot;,&quot;given&quot;:&quot;A.&quot;,&quot;parse-names&quot;:false,&quot;dropping-particle&quot;:&quot;&quot;,&quot;non-dropping-particle&quot;:&quot;&quot;},{&quot;family&quot;:&quot;Cassman&quot;,&quot;given&quot;:&quot;K. G.&quot;,&quot;parse-names&quot;:false,&quot;dropping-particle&quot;:&quot;&quot;,&quot;non-dropping-particle&quot;:&quot;&quot;},{&quot;family&quot;:&quot;Elmore&quot;,&quot;given&quot;:&quot;R. W.&quot;,&quot;parse-names&quot;:false,&quot;dropping-particle&quot;:&quot;&quot;,&quot;non-dropping-particle&quot;:&quot;&quot;},{&quot;family&quot;:&quot;Graef&quot;,&quot;given&quot;:&quot;G. L.&quot;,&quot;parse-names&quot;:false,&quot;dropping-particle&quot;:&quot;&quot;,&quot;non-dropping-particle&quot;:&quot;&quot;},{&quot;family&quot;:&quot;Specht&quot;,&quot;given&quot;:&quot;J. E.&quot;,&quot;parse-names&quot;:false,&quot;dropping-particle&quot;:&quot;&quot;,&quot;non-dropping-particle&quot;:&quot;&quot;}],&quot;container-title&quot;:&quot;Crop Science&quot;,&quot;accessed&quot;:{&quot;date-parts&quot;:[[2025,9,14]]},&quot;DOI&quot;:&quot;10.2135/CROPSCI2006.05.0292&quot;,&quot;ISSN&quot;:&quot;1435-0653&quot;,&quot;URL&quot;:&quot;/doi/pdf/10.2135/cropsci2006.05.0292&quot;,&quot;issued&quot;:{&quot;date-parts&quot;:[[2008,3,1]]},&quot;page&quot;:&quot;727-740&quot;,&quot;abstract&quot;:&quot;The sensitivity of soybean [Glycine max (L.) Merr.] main stem node accrual to ambient temperature has been documented in greenhouse-grown plants but not with field-grown plants in the north-central United States. Biweekly V-node and R-stage, stem node number, internode length, and other traits were quantified in an irrigated split-plot, four-replicate, randomized complete block experiment conducted in Lincoln, NE, in 2003-2004. Main plots were early-, mid-, late-May, and mid-June sowing dates. Subplots were 14 cultivars of maturity groups 3.0 to 3.9. Node appearance was surprisingly linear from V1 to R5, despite the large increase in daily temperature from early May (10-15°C) to July (20-25°C). The 2003 and 2004 May planting date regressions exhibited near-identical slopes of 0.27 node d-1 (i.e., one node every 3.7 d). Cold-induced delays in germination and emergence did delay the V1 date (relative to planting date), so the primary effect of temperature was the V1 start date of linearity in node appearance. With one exception, earlier sowings led to more nodes (earlier V1 start dates) but also resulted in shorter internodes at nodes 3 to 9 (cooler coincident temperatures), thereby generating a curved response of plant height to delayed plantings. Delaying planting after 1 May led to significant linear seed yield declines of 17 kg ha-1 d-1 in 2003 and 43 kg ha-1 d-1 in 2004, denoting the importance of early planting for capturing the yield potential available in soybean production, when moisture supply is not limiting. © Crop Science Society of America.&quot;,&quot;publisher&quot;:&quot;John Wiley &amp; Sons, Ltd&quot;,&quot;issue&quot;:&quot;2&quot;,&quot;volume&quot;:&quot;48&quot;,&quot;container-title-short&quot;:&quot;Crop Sci.&quot;},&quot;isTemporary&quot;:false},{&quot;id&quot;:&quot;8f3c362a-4afc-3fa1-965d-6bace4b0bc2b&quot;,&quot;itemData&quot;:{&quot;type&quot;:&quot;article-journal&quot;,&quot;id&quot;:&quot;8f3c362a-4afc-3fa1-965d-6bace4b0bc2b&quot;,&quot;title&quot;:&quot;Planting date, maturity, and temperature effects on soybean seed yield and composition&quot;,&quot;author&quot;:[{&quot;family&quot;:&quot;Mourtzinis&quot;,&quot;given&quot;:&quot;Spyridon&quot;,&quot;parse-names&quot;:false,&quot;dropping-particle&quot;:&quot;&quot;,&quot;non-dropping-particle&quot;:&quot;&quot;},{&quot;family&quot;:&quot;Gaspar&quot;,&quot;given&quot;:&quot;Adam P.&quot;,&quot;parse-names&quot;:false,&quot;dropping-particle&quot;:&quot;&quot;,&quot;non-dropping-particle&quot;:&quot;&quot;},{&quot;family&quot;:&quot;Naeve&quot;,&quot;given&quot;:&quot;Seth L.&quot;,&quot;parse-names&quot;:false,&quot;dropping-particle&quot;:&quot;&quot;,&quot;non-dropping-particle&quot;:&quot;&quot;},{&quot;family&quot;:&quot;Conley&quot;,&quot;given&quot;:&quot;Shawn P.&quot;,&quot;parse-names&quot;:false,&quot;dropping-particle&quot;:&quot;&quot;,&quot;non-dropping-particle&quot;:&quot;&quot;}],&quot;container-title&quot;:&quot;Agronomy Journal&quot;,&quot;accessed&quot;:{&quot;date-parts&quot;:[[2025,9,14]]},&quot;DOI&quot;:&quot;10.2134/AGRONJ2017.05.0247&quot;,&quot;ISSN&quot;:&quot;14350645&quot;,&quot;issued&quot;:{&quot;date-parts&quot;:[[2017,9,1]]},&quot;page&quot;:&quot;2040-2049&quot;,&quot;abstract&quot;:&quot;Soybean [Glycine max (L.) Merr.] production has greatly increased in the upper U.S. Midwest over the last decade, but little information exists regarding the interactive effects of environment and spring management decisions on soybean seed yield and composition. Our objective was to assess the effect of four planting dates (PDs), four cultivar maturity groups (MGs), and ambient temperature between R5 to R8 (T5–T8) on soybean seed yield and composition. Field studies were established between 2014 and 2016 at three locations in Wisconsin and one in Minnesota. Across environmental conditions and management decisions, greater seed yield was positively correlated with protein and oil contents but negatively correlated with linoleic, linolenic, and sucrose contents. Multivariate data analysis showed positive synergies between early planting (late April–early May) and MG 2 for yield, oil, and oleic acid across the examined region. A MG 2 was the highest yielding and a ~1200 kg ha–1 yield difference was observed between early and late PDs. These results underline the complexity of the soybean yield-composition relationships. Additionally, the large variability in the responses of constituents to management decisions and temperature variations highlights the importance of a producer knowing the product’s end use (e.g., high yield vs. high protein) and accordingly modifying the growing environment by selecting an appropriate PD and MG for the respective region. To provide more accurate recommendations to a broader range of producers, multi-environment studies are imperative to capture large environmental variability in important soybean production areas across the United States.&quot;,&quot;publisher&quot;:&quot;American Society of Agronomy&quot;,&quot;issue&quot;:&quot;5&quot;,&quot;volume&quot;:&quot;109&quot;,&quot;container-title-short&quot;:&quot;Agron. J.&quot;},&quot;isTemporary&quot;:false},{&quot;id&quot;:&quot;c9e6fadd-ce80-3734-8b40-af9efecfaddd&quot;,&quot;itemData&quot;:{&quot;type&quot;:&quot;article-journal&quot;,&quot;id&quot;:&quot;c9e6fadd-ce80-3734-8b40-af9efecfaddd&quot;,&quot;title&quot;:&quot;Short-Season Soybean Cultivars Have Similar Yields With Less Irrigation Than Longer-Season Cultivars&quot;,&quot;author&quot;:[{&quot;family&quot;:&quot;Edwards&quot;,&quot;given&quot;:&quot;Jeffrey 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J. Grover&quot;,&quot;parse-names&quot;:false,&quot;dropping-particle&quot;:&quot;&quot;,&quot;non-dropping-particle&quot;:&quot;&quot;},{&quot;family&quot;:&quot;Ashlock&quot;,&quot;given&quot;:&quot;Lanny O.&quot;,&quot;parse-names&quot;:false,&quot;dropping-particle&quot;:&quot;&quot;,&quot;non-dropping-particle&quot;:&quot;&quot;}],&quot;container-title&quot;:&quot;Crop Management&quot;,&quot;accessed&quot;:{&quot;date-parts&quot;:[[2023,11,9]]},&quot;DOI&quot;:&quot;10.1094/CM-2003-0922-01-RS&quot;,&quot;ISSN&quot;:&quot;1543-7833&quot;,&quot;URL&quot;:&quot;https://onlinelibrary.wiley.com/doi/full/10.1094/CM-2003-0922-01-RS&quot;,&quot;issued&quot;:{&quot;date-parts&quot;:[[2003,1,1]]},&quot;page&quot;:&quot;1-7&quot;,&quot;abstract&quot;:&quot;The midsouthern USA often experiences a drought from mid-June through late- August. Short-season soybean (Glycine max. [L.] Merr.) cultivars (maturity groups [MG] 00, 0, I, II, III, and IV) were evaluated in narrow rows and at high populations for their ability to avoid drought at several locations in the mid- South. When planted in early May under nonirrigated conditions, MG 00 and 0 cultivars generally had lower yields than later-maturing cultivars. Within an irrigation treatment, cultivars from MG I, II, III, and IV generally produced similar yields under irrigated or nonirrigated conditions, but MG I and II cultivars required considerably less irrigation than cultivars from MG III and IV. April and early-May planting dates required less irrigation and generally yielded more than late-May or June planting dates for all MG and locations. This research demonstrates that yield potential in the mid-South is similar for cultivars from MG I, II, III, and IV under favorable conditions, that irrigation needs can be decreased by use of early-maturing cultivars planted in April or early May, and that risk of exposure to drought can be decreased by including MG I and II cultivars in a nonirrigated, early production system.&quot;,&quot;publisher&quot;:&quot;John Wiley &amp; Sons, Ltd&quot;,&quot;issue&quot;:&quot;1&quot;,&quot;volume&quot;:&quot;2&quot;,&quot;container-title-short&quot;:&quot;&quot;},&quot;isTemporary&quot;:false}],&quot;citationTag&quot;:&quot;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&quot;},{&quot;citationID&quot;:&quot;MENDELEY_CITATION_258f78ae-ab03-4339-a064-8074c50dee9f&quot;,&quot;properties&quot;:{&quot;noteIndex&quot;:0},&quot;isEdited&quot;:false,&quot;manualOverride&quot;:{&quot;isManuallyOverridden&quot;:false,&quot;citeprocText&quot;:&quot;(Sharma et al., 2023)&quot;,&quot;manualOverrideText&quot;:&quot;&quot;},&quot;citationItems&quot;:[{&quot;id&quot;:&quot;e6084662-6a06-310c-aa58-095f64b4903d&quot;,&quot;itemData&quot;:{&quot;type&quot;:&quot;article-journal&quot;,&quot;id&quot;:&quot;e6084662-6a06-310c-aa58-095f64b4903d&quot;,&quot;title&quot;:&quot;Climate trends and maize production nexus in Mississippi: empirical evidence from ARDL modelling&quot;,&quot;author&quot;:[{&quot;family&quot;:&quot;Sharma&quot;,&quot;given&quot;:&quot;Ramandeep Kumar&quot;,&quot;parse-names&quot;:false,&quot;dropping-particle&quot;:&quot;&quot;,&quot;non-dropping-particle&quot;:&quot;&quot;},{&quot;family&quot;:&quot;Dhillon&quot;,&quot;given&quot;:&quot;Jagmandeep&quot;,&quot;parse-names&quot;:false,&quot;dropping-particle&quot;:&quot;&quot;,&quot;non-dropping-particle&quot;:&quot;&quot;},{&quot;family&quot;:&quot;Kumar&quot;,&quot;given&quot;:&quot;Pushp&quot;,&quot;parse-names&quot;:false,&quot;dropping-particle&quot;:&quot;&quot;,&quot;non-dropping-particle&quot;:&quot;&quot;},{&quot;family&quot;:&quot;Bheemanahalli&quot;,&quot;given&quot;:&quot;Raju&quot;,&quot;parse-names&quot;:false,&quot;dropping-particle&quot;:&quot;&quot;,&quot;non-dropping-particle&quot;:&quot;&quot;},{&quot;family&quot;:&quot;Li&quot;,&quot;given&quot;:&quot;Xiaofei&quot;,&quot;parse-names&quot;:false,&quot;dropping-particle&quot;:&quot;&quot;,&quot;non-dropping-particle&quot;:&quot;&quot;},{&quot;family&quot;:&quot;Cox&quot;,&quot;given&quot;:&quot;Michael S.&quot;,&quot;parse-names&quot;:false,&quot;dropping-particle&quot;:&quot;&quot;,&quot;non-dropping-particle&quot;:&quot;&quot;},{&quot;family&quot;:&quot;Reddy&quot;,&quot;given&quot;:&quot;Krishna N.&quot;,&quot;parse-names&quot;:false,&quot;dropping-particle&quot;:&quot;&quot;,&quot;non-dropping-particle&quot;:&quot;&quot;}],&quot;container-title&quot;:&quot;Scientific Reports&quot;,&quot;container-title-short&quot;:&quot;Sci. Rep.&quot;,&quot;DOI&quot;:&quot;10.1038/s41598-023-43528-6&quot;,&quot;ISSN&quot;:&quot;20452322&quot;,&quot;PMID&quot;:&quot;37789065&quot;,&quot;issued&quot;:{&quot;date-parts&quot;:[[2023,12,1]]},&quot;abstract&quot;:&quot;Climate change poses a significant threat to agriculture. However, climatic trends and their impact on Mississippi (MS) maize (Zea mays L.) are unknown. The objectives were to: (i) analyze trends in climatic variables (1970 to 2020) using Mann–Kendall and Sen slope method, (ii) quantify the impact of climate change on maize yield in short and long run using the auto-regressive distributive lag (ARDL) model, and (iii) categorize the critical months for maize-climate link using Pearson’s correlation matrix. The climatic variables considered were maximum temperature (Tmax), minimum temperature (Tmin), diurnal temperature range (DTR), precipitation (PT), relative humidity (RH), and carbon emissions (CO2). The pre-analysis, post-analysis, and model robustness statistical tests were verified, and all conditions were met. A significant upward trend in Tmax (0.13 °C/decade), Tmin (0.27 °C/decade), and CO2 (5.1 units/decade), and a downward trend in DTR (− 0.15 °C/decade) were noted. The PT and RH insignificantly increased by 4.32 mm and 0.11% per decade, respectively. The ARDL model explained 76.6% of the total variations in maize yield. Notably, the maize yield had a negative correlation with Tmax for June, and July, with PT in August, and with DTR for June, July, and August, whereas a positive correlation was noted with Tmin in June, July, and August. Overall, a unit change in Tmax reduced the maize yield by 7.39% and 26.33%, and a unit change in PT reduced it by 0.65% and 2.69% in the short and long run, respectively. However, a unit change in Tmin, and CO2 emissions increased maize yield by 20.68% and 0.63% in the long run with no short run effect. Overall, it is imperative to reassess the agronomic management strategies, developing and testing cultivars adaptable to the revealed climatic trend, with ability to withstand severe weather conditions in ensuring sustainable maize production.&quot;,&quot;publisher&quot;:&quot;Nature Research&quot;,&quot;issue&quot;:&quot;1&quot;,&quot;volume&quot;:&quot;13&quot;},&quot;isTemporary&quot;:false}],&quot;citationTag&quot;:&quot;MENDELEY_CITATION_v3_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&quot;},{&quot;citationID&quot;:&quot;MENDELEY_CITATION_573a376c-5c2d-4f6e-ae3b-83d1d27e533c&quot;,&quot;properties&quot;:{&quot;noteIndex&quot;:0},&quot;isEdited&quot;:false,&quot;manualOverride&quot;:{&quot;isManuallyOverridden&quot;:true,&quot;citeprocText&quot;:&quot;(NASS, 2023)&quot;,&quot;manualOverrideText&quot;:&quot;(NASS, 2025)&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NTczYTM3NmMtNWMyZC00ZjZlLWFlM2ItODNkMWQyN2U1MzNj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D&quot;:&quot;MENDELEY_CITATION_1d661313-8f7a-48f0-aa4f-f40698f041e0&quot;,&quot;properties&quot;:{&quot;noteIndex&quot;:0},&quot;isEdited&quot;:false,&quot;manualOverride&quot;:{&quot;isManuallyOverridden&quot;:true,&quot;citeprocText&quot;:&quot;(Holzworth et al., 2014; Huth et al., 2010; Keating et al., 2003; Probert et al., 1998)&quot;,&quot;manualOverrideText&quot;:&quot;(Holzworth et al., 2018)&quot;},&quot;citationItems&quot;:[{&quot;id&quot;:&quot;c2bc14cf-0d42-3a59-bc8c-7b238ef775b2&quot;,&quot;itemData&quot;:{&quot;type&quot;:&quot;article-journal&quot;,&quot;id&quot;:&quot;c2bc14cf-0d42-3a59-bc8c-7b238ef775b2&quot;,&quot;title&quot;:&quot;APSIM's water and nitrogen modules and simulation of the dynamics of water and nitrogen in fallow systems&quot;,&quot;author&quot;:[{&quot;family&quot;:&quot;Probert&quot;,&quot;given&quot;:&quot;M.E.&quot;,&quot;parse-names&quot;:false,&quot;dropping-particle&quot;:&quot;&quot;,&quot;non-dropping-particle&quot;:&quot;&quot;},{&quot;family&quot;:&quot;Dimes&quot;,&quot;given&quot;:&quot;J.P.&quot;,&quot;parse-names&quot;:false,&quot;dropping-particle&quot;:&quot;&quot;,&quot;non-dropping-particle&quot;:&quot;&quot;},{&quot;family&quot;:&quot;Keating&quot;,&quot;given&quot;:&quot;B.A.&quot;,&quot;parse-names&quot;:false,&quot;dropping-particle&quot;:&quot;&quot;,&quot;non-dropping-particle&quot;:&quot;&quot;},{&quot;family&quot;:&quot;Dalal&quot;,&quot;given&quot;:&quot;R.C.&quot;,&quot;parse-names&quot;:false,&quot;dropping-particle&quot;:&quot;&quot;,&quot;non-dropping-particle&quot;:&quot;&quot;},{&quot;family&quot;:&quot;Strong&quot;,&quot;given&quot;:&quot;W.M.&quot;,&quot;parse-names&quot;:false,&quot;dropping-particle&quot;:&quot;&quot;,&quot;non-dropping-particle&quot;:&quot;&quot;}],&quot;container-title&quot;:&quot;Agricultural Systems&quot;,&quot;accessed&quot;:{&quot;date-parts&quot;:[[2017,12,24]]},&quot;DOI&quot;:&quot;10.1016/S0308-521X(97)00028-0&quot;,&quot;ISSN&quot;:&quot;0308-521X&quot;,&quot;URL&quot;:&quot;https://www.sciencedirect.com/science/article/pii/S0308521X97000280&quot;,&quot;issued&quot;:{&quot;date-parts&quot;:[[1998,1,1]]},&quot;page&quot;:&quot;1-28&quot;,&quot;abstract&quot;:&quot;APSIM (Agricultural Production Systems Simulator) is a software system which provides a flexible structure for the simulation of climatic and soil management effects on growth of crops in farming systems and changes in the soil resource. The focus of this paper is the predictive performance of APSIM for simulation of soil water and nitrate nitrogen in contrasting soils (vertisols and alfisols) and environments. The three APSIM modules that determine the dynamics of water, carbon, and nitrogen in the soil system (viz. SOILWAT, SOILN and RESIDUE v.1) are described in terms of the processes represented, with particular emphasis on aspects of their coding that differ from their precursors in CERES and PERFECT. The most fundamental change is in SOILN, which now provides a formal balance of both carbon and nitrogen in the soil and includes a labile soil organic matter pool that decomposes more rapidly than the bulk of the soil organic matter. Model performance, in terms of prediction of soil water and nitrate, is evaluated during fallows, thereby avoiding complications arising from water use and nitrogen uptake by a crop. One data set is from a long-term experiment on a vertisol in southeast Queensland which studied two tillage treatments (conventional and zero tillage) in combination with fertiliser nitrogen inputs for the growth of wheat; soil water and nitrate were measured twice each year (pre-planting and post-harvest). The second comes from experiments at Katherine, Northern Territory, where legume leys growing on alfisols were chemically killed and ensuing changes in soil water and nitrate were measured during a single season. For both datasets, the predictive ability of the model was satisfactory for water and nitrate, in terms of both the total amounts in the whole profile and their distribution with depth. Since neither of these datasets included measurements of the runoff component of the water balance, this aspect of model performance was evaluated, and shown to be generally good, using data from a third source where runoff had been measured from contour bay catchments.&quot;,&quot;publisher&quot;:&quot;Elsevier&quot;,&quot;issue&quot;:&quot;1&quot;,&quot;volume&quot;:&quot;56&quot;,&quot;container-title-short&quot;:&quot;Agric. Syst.&quot;},&quot;isTemporary&quot;:false},{&quot;id&quot;:&quot;44627c49-825c-3eeb-8646-39af015b966b&quot;,&quot;itemData&quot;:{&quot;type&quot;:&quot;article-journal&quot;,&quot;id&quot;:&quot;44627c49-825c-3eeb-8646-39af015b966b&quot;,&quot;title&quot;:&quot;Impacts of fertilisers and legumes on N2O and CO2 emissions from soils in subtropical agricultural systems: A simulation study&quot;,&quot;author&quot;:[{&quot;family&quot;:&quot;Huth&quot;,&quot;given&quot;:&quot;N. I.&quot;,&quot;parse-names&quot;:false,&quot;dropping-particle&quot;:&quot;&quot;,&quot;non-dropping-particle&quot;:&quot;&quot;},{&quot;family&quot;:&quot;Thorburn&quot;,&quot;given&quot;:&quot;P. J.&quot;,&quot;parse-names&quot;:false,&quot;dropping-particle&quot;:&quot;&quot;,&quot;non-dropping-particle&quot;:&quot;&quot;},{&quot;family&quot;:&quot;Radford&quot;,&quot;given&quot;:&quot;B. J.&quot;,&quot;parse-names&quot;:false,&quot;dropping-particle&quot;:&quot;&quot;,&quot;non-dropping-particle&quot;:&quot;&quot;},{&quot;family&quot;:&quot;Thornton&quot;,&quot;given&quot;:&quot;C. M.&quot;,&quot;parse-names&quot;:false,&quot;dropping-particle&quot;:&quot;&quot;,&quot;non-dropping-particle&quot;:&quot;&quot;}],&quot;container-title&quot;:&quot;Agriculture, Ecosystems &amp; Environment&quot;,&quot;accessed&quot;:{&quot;date-parts&quot;:[[2021,11,29]]},&quot;DOI&quot;:&quot;10.1016/J.AGEE.2009.12.016&quot;,&quot;ISSN&quot;:&quot;0167-8809&quot;,&quot;issued&quot;:{&quot;date-parts&quot;:[[2010,3,15]]},&quot;page&quot;:&quot;351-357&quot;,&quot;abstract&quot;:&quot;There is increasing focus on greenhouse gas emissions from agricultural systems. One suggested method for increasing the sequestration of carbon (C) within agricultural soils is to increase crop productivity and therefore C input into the soil. However, if enhanced production is achieved via nitrogenous fertilisers, there is a potential tradeoff between decreased C emissions and increased nitrous oxide (N2O) emissions due to the increased soil C and nitrogen (N). An alternative is to incorporate leguminous crops into cereal cropping rotations to provide a biological source of N. However, the likely production of N2O from N released during the decomposition of leguminous residues is unknown as is the impact on C input into the soil when some cereal crops are replaced with grain legumes. Consequently, an analysis of the likely impacts has been undertaken for a subtropical dryland cropping system in Queensland, Australia where soil, climate and management are conducive to denitrification losses. A series of scenarios embracing a range of cropping rotations, N fertilisers and leguminous crops was tested using the Agricultural Production Systems Simulator (APSIM). The model configuration was tested using long term data from the Brigalow Catchment Study site near Theodore, Queensland, Australia (24.81°S, 149.80°E). A wide range of data was used in testing the model for the major terms in the C, N and water balances. Scenario analyses of alternative management systems including the use of fertiliser or legume grain or forage crops within cereal rotations demonstrated that soil C can be managed to some degree via simple changes in agronomic practice. The use of legumes within cereal rotations was not always as effective in reducing N2O emissions as improved fertiliser practice. For example, replacing wheat with chickpea did not reduce N2O emission relative to fertilised systems and did not assist in increasing soil C due to impacts on stubble cover over the important summer months. The fact that some interventions proved counterproductive due to complex feedback mechanisms highlights the need for detailed models which capture the links between water, C, N and management. Crown Copyright © 2010.&quot;,&quot;publisher&quot;:&quot;Elsevier&quot;,&quot;issue&quot;:&quot;3-4&quot;,&quot;volume&quot;:&quot;136&quot;,&quot;container-title-short&quot;:&quot;Agric. Ecosyst. Environ.&quot;},&quot;isTemporary&quot;:false},{&quot;id&quot;:&quot;20699f79-79e0-3dbf-8cf7-9c3d614b38c7&quot;,&quot;itemData&quot;:{&quot;type&quot;:&quot;article-journal&quot;,&quot;id&quot;:&quot;20699f79-79e0-3dbf-8cf7-9c3d614b38c7&quot;,&quot;title&quot;:&quot;An overview of APSIM, a model designed for farming systems simulation&quot;,&quot;author&quot;:[{&quot;family&quot;:&quot;Keating&quot;,&quot;given&quot;:&quot;B.A&quot;,&quot;parse-names&quot;:false,&quot;dropping-particle&quot;:&quot;&quot;,&quot;non-dropping-particle&quot;:&quot;&quot;},{&quot;family&quot;:&quot;Carberry&quot;,&quot;given&quot;:&quot;P.S&quot;,&quot;parse-names&quot;:false,&quot;dropping-particle&quot;:&quot;&quot;,&quot;non-dropping-particle&quot;:&quot;&quot;},{&quot;family&quot;:&quot;Hammer&quot;,&quot;given&quot;:&quot;G.L&quot;,&quot;parse-names&quot;:false,&quot;dropping-particle&quot;:&quot;&quot;,&quot;non-dropping-particle&quot;:&quot;&quot;},{&quot;family&quot;:&quot;Probert&quot;,&quot;given&quot;:&quot;M.E&quot;,&quot;parse-names&quot;:false,&quot;dropping-particle&quot;:&quot;&quot;,&quot;non-dropping-particle&quot;:&quot;&quot;},{&quot;family&quot;:&quot;Robertson&quot;,&quot;given&quot;:&quot;M.J&quot;,&quot;parse-names&quot;:false,&quot;dropping-particle&quot;:&quot;&quot;,&quot;non-dropping-particle&quot;:&quot;&quot;},{&quot;family&quot;:&quot;Holzworth&quot;,&quot;given&quot;:&quot;D&quot;,&quot;parse-names&quot;:false,&quot;dropping-particle&quot;:&quot;&quot;,&quot;non-dropping-particle&quot;:&quot;&quot;},{&quot;family&quot;:&quot;Huth&quot;,&quot;given&quot;:&quot;N.I&quot;,&quot;parse-names&quot;:false,&quot;dropping-particle&quot;:&quot;&quot;,&quot;non-dropping-particle&quot;:&quot;&quot;},{&quot;family&quot;:&quot;Hargreaves&quot;,&quot;given&quot;:&quot;J.N.G&quot;,&quot;parse-names&quot;:false,&quot;dropping-particle&quot;:&quot;&quot;,&quot;non-dropping-particle&quot;:&quot;&quot;},{&quot;family&quot;:&quot;Meinke&quot;,&quot;given&quot;:&quot;H&quot;,&quot;parse-names&quot;:false,&quot;dropping-particle&quot;:&quot;&quot;,&quot;non-dropping-particle&quot;:&quot;&quot;},{&quot;family&quot;:&quot;Hochman&quot;,&quot;given&quot;:&quot;Z&quot;,&quot;parse-names&quot;:false,&quot;dropping-particle&quot;:&quot;&quot;,&quot;non-dropping-particle&quot;:&quot;&quot;},{&quot;family&quot;:&quot;McLean&quot;,&quot;given&quot;:&quot;G&quot;,&quot;parse-names&quot;:false,&quot;dropping-particle&quot;:&quot;&quot;,&quot;non-dropping-particle&quot;:&quot;&quot;},{&quot;family&quot;:&quot;Verburg&quot;,&quot;given&quot;:&quot;K&quot;,&quot;parse-names&quot;:false,&quot;dropping-particle&quot;:&quot;&quot;,&quot;non-dropping-particle&quot;:&quot;&quot;},{&quot;family&quot;:&quot;Snow&quot;,&quot;given&quot;:&quot;V&quot;,&quot;parse-names&quot;:false,&quot;dropping-particle&quot;:&quot;&quot;,&quot;non-dropping-particle&quot;:&quot;&quot;},{&quot;family&quot;:&quot;Dimes&quot;,&quot;given&quot;:&quot;J.P&quot;,&quot;parse-names&quot;:false,&quot;dropping-particle&quot;:&quot;&quot;,&quot;non-dropping-particle&quot;:&quot;&quot;},{&quot;family&quot;:&quot;Silburn&quot;,&quot;given&quot;:&quot;M&quot;,&quot;parse-names&quot;:false,&quot;dropping-particle&quot;:&quot;&quot;,&quot;non-dropping-particle&quot;:&quot;&quot;},{&quot;family&quot;:&quot;Wang&quot;,&quot;given&quot;:&quot;E&quot;,&quot;parse-names&quot;:false,&quot;dropping-particle&quot;:&quot;&quot;,&quot;non-dropping-particle&quot;:&quot;&quot;},{&quot;family&quot;:&quot;Brown&quot;,&quot;given&quot;:&quot;S&quot;,&quot;parse-names&quot;:false,&quot;dropping-particle&quot;:&quot;&quot;,&quot;non-dropping-particle&quot;:&quot;&quot;},{&quot;family&quot;:&quot;Bristow&quot;,&quot;given&quot;:&quot;K.L&quot;,&quot;parse-names&quot;:false,&quot;dropping-particle&quot;:&quot;&quot;,&quot;non-dropping-particle&quot;:&quot;&quot;},{&quot;family&quot;:&quot;Asseng&quot;,&quot;given&quot;:&quot;S&quot;,&quot;parse-names&quot;:false,&quot;dropping-particle&quot;:&quot;&quot;,&quot;non-dropping-particle&quot;:&quot;&quot;},{&quot;family&quot;:&quot;Chapman&quot;,&quot;given&quot;:&quot;S&quot;,&quot;parse-names&quot;:false,&quot;dropping-particle&quot;:&quot;&quot;,&quot;non-dropping-particle&quot;:&quot;&quot;},{&quot;family&quot;:&quot;McCown&quot;,&quot;given&quot;:&quot;R.L&quot;,&quot;parse-names&quot;:false,&quot;dropping-particle&quot;:&quot;&quot;,&quot;non-dropping-particle&quot;:&quot;&quot;},{&quot;family&quot;:&quot;Freebairn&quot;,&quot;given&quot;:&quot;D.M&quot;,&quot;parse-names&quot;:false,&quot;dropping-particle&quot;:&quot;&quot;,&quot;non-dropping-particle&quot;:&quot;&quot;},{&quot;family&quot;:&quot;Smith&quot;,&quot;given&quot;:&quot;C.J&quot;,&quot;parse-names&quot;:false,&quot;dropping-particle&quot;:&quot;&quot;,&quot;non-dropping-particle&quot;:&quot;&quot;}],&quot;container-title&quot;:&quot;European Journal of Agronomy&quot;,&quot;accessed&quot;:{&quot;date-parts&quot;:[[2018,8,5]]},&quot;DOI&quot;:&quot;10.1016/S1161-0301(02)00108-9&quot;,&quot;ISSN&quot;:&quot;1161-0301&quot;,&quot;URL&quot;:&quot;https://www.sciencedirect.com/science/article/pii/S1161030102001089&quot;,&quot;issued&quot;:{&quot;date-parts&quot;:[[2003,1,1]]},&quot;page&quot;:&quot;267-288&quot;,&quot;abstract&quot;:&quot;The Agricultural Production Systems Simulator (APSIM) is a modular modelling framework that has been developed by the Agricultural Production Systems Research Unit in Australia. APSIM was developed to simulate biophysical process in farming systems, in particular where there is interest in the economic and ecological outcomes of management practice in the face of climatic risk. The paper outlines APSIM's structure and provides details of the concepts behind the different plant, soil and management modules. These modules include a diverse range of crops, pastures and trees, soil processes including water balance, N and P transformations, soil pH, erosion and a full range of management controls. Reports of APSIM testing in a diverse range of systems and environments are summarised. An example of model performance in a long-term cropping systems trial is provided. APSIM has been used in a broad range of applications, including support for on-farm decision making, farming systems design for production or resource management objectives, assessment of the value of seasonal climate forecasting, analysis of supply chain issues in agribusiness activities, development of waste management guidelines, risk assessment for government policy making and as a guide to research and education activity. An extensive citation list for these model testing and application studies is provided.&quot;,&quot;publisher&quot;:&quot;Elsevier&quot;,&quot;issue&quot;:&quot;3-4&quot;,&quot;volume&quot;:&quot;18&quot;,&quot;container-title-short&quot;:&quot;&quot;},&quot;isTemporary&quot;:false},{&quot;id&quot;:&quot;7f53d344-fbc7-37fc-bafc-39df4389f44c&quot;,&quot;itemData&quot;:{&quot;type&quot;:&quot;article-journal&quot;,&quot;id&quot;:&quot;7f53d344-fbc7-37fc-bafc-39df4389f44c&quot;,&quot;title&quot;:&quot;APSIM – Evolution towards a new generation of agricultural systems simulation&quot;,&quot;author&quot;:[{&quot;family&quot;:&quot;Holzworth&quot;,&quot;given&quot;:&quot;Dean P.&quot;,&quot;parse-names&quot;:false,&quot;dropping-particle&quot;:&quot;&quot;,&quot;non-dropping-particle&quot;:&quot;&quot;},{&quot;family&quot;:&quot;Huth&quot;,&quot;given&quot;:&quot;Neil I.&quot;,&quot;parse-names&quot;:false,&quot;dropping-particle&quot;:&quot;&quot;,&quot;non-dropping-particle&quot;:&quot;&quot;},{&quot;family&quot;:&quot;deVoil&quot;,&quot;given&quot;:&quot;Peter G.&quot;,&quot;parse-names&quot;:false,&quot;dropping-particle&quot;:&quot;&quot;,&quot;non-dropping-particle&quot;:&quot;&quot;},{&quot;family&quot;:&quot;Zurcher&quot;,&quot;given&quot;:&quot;Eric J.&quot;,&quot;parse-names&quot;:false,&quot;dropping-particle&quot;:&quot;&quot;,&quot;non-dropping-particle&quot;:&quot;&quot;},{&quot;family&quot;:&quot;Herrmann&quot;,&quot;given&quot;:&quot;Neville I.&quot;,&quot;parse-names&quot;:false,&quot;dropping-particle&quot;:&quot;&quot;,&quot;non-dropping-particle&quot;:&quot;&quot;},{&quot;family&quot;:&quot;McLean&quot;,&quot;given&quot;:&quot;Greg&quot;,&quot;parse-names&quot;:false,&quot;dropping-particle&quot;:&quot;&quot;,&quot;non-dropping-particle&quot;:&quot;&quot;},{&quot;family&quot;:&quot;Chenu&quot;,&quot;given&quot;:&quot;Karine&quot;,&quot;parse-names&quot;:false,&quot;dropping-particle&quot;:&quot;&quot;,&quot;non-dropping-particle&quot;:&quot;&quot;},{&quot;family&quot;:&quot;Oosterom&quot;,&quot;given&quot;:&quot;Erik J.&quot;,&quot;parse-names&quot;:false,&quot;dropping-particle&quot;:&quot;&quot;,&quot;non-dropping-particle&quot;:&quot;van&quot;},{&quot;family&quot;:&quot;Snow&quot;,&quot;given&quot;:&quot;Val&quot;,&quot;parse-names&quot;:false,&quot;dropping-particle&quot;:&quot;&quot;,&quot;non-dropping-particle&quot;:&quot;&quot;},{&quot;family&quot;:&quot;Murphy&quot;,&quot;given&quot;:&quot;Chris&quot;,&quot;parse-names&quot;:false,&quot;dropping-particle&quot;:&quot;&quot;,&quot;non-dropping-particle&quot;:&quot;&quot;},{&quot;family&quot;:&quot;Moore&quot;,&quot;given&quot;:&quot;Andrew D.&quot;,&quot;parse-names&quot;:false,&quot;dropping-particle&quot;:&quot;&quot;,&quot;non-dropping-particle&quot;:&quot;&quot;},{&quot;family&quot;:&quot;Brown&quot;,&quot;given&quot;:&quot;Hamish&quot;,&quot;parse-names&quot;:false,&quot;dropping-particle&quot;:&quot;&quot;,&quot;non-dropping-particle&quot;:&quot;&quot;},{&quot;family&quot;:&quot;Whish&quot;,&quot;given&quot;:&quot;Jeremy P.M.&quot;,&quot;parse-names&quot;:false,&quot;dropping-particle&quot;:&quot;&quot;,&quot;non-dropping-particle&quot;:&quot;&quot;},{&quot;family&quot;:&quot;Verrall&quot;,&quot;given&quot;:&quot;Shaun&quot;,&quot;parse-names&quot;:false,&quot;dropping-particle&quot;:&quot;&quot;,&quot;non-dropping-particle&quot;:&quot;&quot;},{&quot;family&quot;:&quot;Fainges&quot;,&quot;given&quot;:&quot;Justin&quot;,&quot;parse-names&quot;:false,&quot;dropping-particle&quot;:&quot;&quot;,&quot;non-dropping-particle&quot;:&quot;&quot;},{&quot;family&quot;:&quot;Bell&quot;,&quot;given&quot;:&quot;Lindsay W.&quot;,&quot;parse-names&quot;:false,&quot;dropping-particle&quot;:&quot;&quot;,&quot;non-dropping-particle&quot;:&quot;&quot;},{&quot;family&quot;:&quot;Peake&quot;,&quot;given&quot;:&quot;Allan S.&quot;,&quot;parse-names&quot;:false,&quot;dropping-particle&quot;:&quot;&quot;,&quot;non-dropping-particle&quot;:&quot;&quot;},{&quot;family&quot;:&quot;Poulton&quot;,&quot;given&quot;:&quot;Perry L.&quot;,&quot;parse-names&quot;:false,&quot;dropping-particle&quot;:&quot;&quot;,&quot;non-dropping-particle&quot;:&quot;&quot;},{&quot;family&quot;:&quot;Hochman&quot;,&quot;given&quot;:&quot;Zvi&quot;,&quot;parse-names&quot;:false,&quot;dropping-particle&quot;:&quot;&quot;,&quot;non-dropping-particle&quot;:&quot;&quot;},{&quot;family&quot;:&quot;Thorburn&quot;,&quot;given&quot;:&quot;Peter J.&quot;,&quot;parse-names&quot;:false,&quot;dropping-particle&quot;:&quot;&quot;,&quot;non-dropping-particle&quot;:&quot;&quot;},{&quot;family&quot;:&quot;Gaydon&quot;,&quot;given&quot;:&quot;Donald S.&quot;,&quot;parse-names&quot;:false,&quot;dropping-particle&quot;:&quot;&quot;,&quot;non-dropping-particle&quot;:&quot;&quot;},{&quot;family&quot;:&quot;Dalgliesh&quot;,&quot;given&quot;:&quot;Neal P.&quot;,&quot;parse-names&quot;:false,&quot;dropping-particle&quot;:&quot;&quot;,&quot;non-dropping-particle&quot;:&quot;&quot;},{&quot;family&quot;:&quot;Rodriguez&quot;,&quot;given&quot;:&quot;Daniel&quot;,&quot;parse-names&quot;:false,&quot;dropping-particle&quot;:&quot;&quot;,&quot;non-dropping-particle&quot;:&quot;&quot;},{&quot;family&quot;:&quot;Cox&quot;,&quot;given&quot;:&quot;Howard&quot;,&quot;parse-names&quot;:false,&quot;dropping-particle&quot;:&quot;&quot;,&quot;non-dropping-particle&quot;:&quot;&quot;},{&quot;family&quot;:&quot;Chapman&quot;,&quot;given&quot;:&quot;Scott&quot;,&quot;parse-names&quot;:false,&quot;dropping-particle&quot;:&quot;&quot;,&quot;non-dropping-particle&quot;:&quot;&quot;},{&quot;family&quot;:&quot;Doherty&quot;,&quot;given&quot;:&quot;Alastair&quot;,&quot;parse-names&quot;:false,&quot;dropping-particle&quot;:&quot;&quot;,&quot;non-dropping-particle&quot;:&quot;&quot;},{&quot;family&quot;:&quot;Teixeira&quot;,&quot;given&quot;:&quot;Edmar&quot;,&quot;parse-names&quot;:false,&quot;dropping-particle&quot;:&quot;&quot;,&quot;non-dropping-particle&quot;:&quot;&quot;},{&quot;family&quot;:&quot;Sharp&quot;,&quot;given&quot;:&quot;Joanna&quot;,&quot;parse-names&quot;:false,&quot;dropping-particle&quot;:&quot;&quot;,&quot;non-dropping-particle&quot;:&quot;&quot;},{&quot;family&quot;:&quot;Cichota&quot;,&quot;given&quot;:&quot;Rogerio&quot;,&quot;parse-names&quot;:false,&quot;dropping-particle&quot;:&quot;&quot;,&quot;non-dropping-particle&quot;:&quot;&quot;},{&quot;family&quot;:&quot;Vogeler&quot;,&quot;given&quot;:&quot;Iris&quot;,&quot;parse-names&quot;:false,&quot;dropping-particle&quot;:&quot;&quot;,&quot;non-dropping-particle&quot;:&quot;&quot;},{&quot;family&quot;:&quot;Li&quot;,&quot;given&quot;:&quot;Frank Y.&quot;,&quot;parse-names&quot;:false,&quot;dropping-particle&quot;:&quot;&quot;,&quot;non-dropping-particle&quot;:&quot;&quot;},{&quot;family&quot;:&quot;Wang&quot;,&quot;given&quot;:&quot;Enli&quot;,&quot;parse-names&quot;:false,&quot;dropping-particle&quot;:&quot;&quot;,&quot;non-dropping-particle&quot;:&quot;&quot;},{&quot;family&quot;:&quot;Hammer&quot;,&quot;given&quot;:&quot;Graeme L.&quot;,&quot;parse-names&quot;:false,&quot;dropping-particle&quot;:&quot;&quot;,&quot;non-dropping-particle&quot;:&quot;&quot;},{&quot;family&quot;:&quot;Robertson&quot;,&quot;given&quot;:&quot;Michael J.&quot;,&quot;parse-names&quot;:false,&quot;dropping-particle&quot;:&quot;&quot;,&quot;non-dropping-particle&quot;:&quot;&quot;},{&quot;family&quot;:&quot;Dimes&quot;,&quot;given&quot;:&quot;John P.&quot;,&quot;parse-names&quot;:false,&quot;dropping-particle&quot;:&quot;&quot;,&quot;non-dropping-particle&quot;:&quot;&quot;},{&quot;family&quot;:&quot;Whitbread&quot;,&quot;given&quot;:&quot;Anthony M.&quot;,&quot;parse-names&quot;:false,&quot;dropping-particle&quot;:&quot;&quot;,&quot;non-dropping-particle&quot;:&quot;&quot;},{&quot;family&quot;:&quot;Hunt&quot;,&quot;given&quot;:&quot;James&quot;,&quot;parse-names&quot;:false,&quot;dropping-particle&quot;:&quot;&quot;,&quot;non-dropping-particle&quot;:&quot;&quot;},{&quot;family&quot;:&quot;Rees&quot;,&quot;given&quot;:&quot;Harm&quot;,&quot;parse-names&quot;:false,&quot;dropping-particle&quot;:&quot;&quot;,&quot;non-dropping-particle&quot;:&quot;van&quot;},{&quot;family&quot;:&quot;McClelland&quot;,&quot;given&quot;:&quot;Tim&quot;,&quot;parse-names&quot;:false,&quot;dropping-particle&quot;:&quot;&quot;,&quot;non-dropping-particle&quot;:&quot;&quot;},{&quot;family&quot;:&quot;Carberry&quot;,&quot;given&quot;:&quot;Peter S.&quot;,&quot;parse-names&quot;:false,&quot;dropping-particle&quot;:&quot;&quot;,&quot;non-dropping-particle&quot;:&quot;&quot;},{&quot;family&quot;:&quot;Hargreaves&quot;,&quot;given&quot;:&quot;John N.G.&quot;,&quot;parse-names&quot;:false,&quot;dropping-particle&quot;:&quot;&quot;,&quot;non-dropping-particle&quot;:&quot;&quot;},{&quot;family&quot;:&quot;MacLeod&quot;,&quot;given&quot;:&quot;Neil&quot;,&quot;parse-names&quot;:false,&quot;dropping-particle&quot;:&quot;&quot;,&quot;non-dropping-particle&quot;:&quot;&quot;},{&quot;family&quot;:&quot;McDonald&quot;,&quot;given&quot;:&quot;Cam&quot;,&quot;parse-names&quot;:false,&quot;dropping-particle&quot;:&quot;&quot;,&quot;non-dropping-particle&quot;:&quot;&quot;},{&quot;family&quot;:&quot;Harsdorf&quot;,&quot;given&quot;:&quot;Justin&quot;,&quot;parse-names&quot;:false,&quot;dropping-particle&quot;:&quot;&quot;,&quot;non-dropping-particle&quot;:&quot;&quot;},{&quot;family&quot;:&quot;Wedgwood&quot;,&quot;given&quot;:&quot;Sara&quot;,&quot;parse-names&quot;:false,&quot;dropping-particle&quot;:&quot;&quot;,&quot;non-dropping-particle&quot;:&quot;&quot;},{&quot;family&quot;:&quot;Keating&quot;,&quot;given&quot;:&quot;Brian A.&quot;,&quot;parse-names&quot;:false,&quot;dropping-particle&quot;:&quot;&quot;,&quot;non-dropping-particle&quot;:&quot;&quot;}],&quot;container-title&quot;:&quot;Environmental Modelling &amp; Software&quot;,&quot;accessed&quot;:{&quot;date-parts&quot;:[[2018,8,5]]},&quot;DOI&quot;:&quot;10.1016/J.ENVSOFT.2014.07.009&quot;,&quot;ISSN&quot;:&quot;1364-8152&quot;,&quot;URL&quot;:&quot;https://www.sciencedirect.com/science/article/pii/S1364815214002102&quot;,&quot;issued&quot;:{&quot;date-parts&quot;:[[2014,12,1]]},&quot;page&quot;:&quot;327-350&quot;,&quot;abstract&quot;:&quot;Agricultural systems models worldwide are increasingly being used to explore options and solutions for the food security, climate change adaptation and mitigation and carbon trading problem domains. APSIM (Agricultural Production Systems sIMulator) is one such model that continues to be applied and adapted to this challenging research agenda. From its inception twenty years ago, APSIM has evolved into a framework containing many of the key models required to explore changes in agricultural landscapes with capability ranging from simulation of gene expression through to multi-field farms and beyond. Keating et al. (2003) described many of the fundamental attributes of APSIM in detail. Much has changed in the last decade, and the APSIM community has been exploring novel scientific domains and utilising software developments in social media, web and mobile applications to provide simulation tools adapted to new demands. This paper updates the earlier work by Keating et al. (2003) and chronicles the changing external challenges and opportunities being placed on APSIM during the last decade. It also explores and discusses how APSIM has been evolving to a “next generation” framework with improved features and capabilities that allow its use in many diverse topics.&quot;,&quot;publisher&quot;:&quot;Elsevier&quot;,&quot;volume&quot;:&quot;62&quot;,&quot;container-title-short&quot;:&quot;&quot;},&quot;isTemporary&quot;:false}],&quot;citationTag&quot;:&quot;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&quot;},{&quot;citationID&quot;:&quot;MENDELEY_CITATION_4a92be67-be5f-418a-8e97-a5309534f3d3&quot;,&quot;properties&quot;:{&quot;noteIndex&quot;:0},&quot;isEdited&quot;:false,&quot;manualOverride&quot;:{&quot;isManuallyOverridden&quot;:true,&quot;citeprocText&quot;:&quot;(Salmerón et al., 2016)&quot;,&quot;manualOverrideText&quot;:&quot;Salmerón et al. (2016)&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container-title-short&quot;:&quot;Crop Sci.&quot;},&quot;isTemporary&quot;:false}],&quot;citationTag&quot;:&quot;MENDELEY_CITATION_v3_eyJjaXRhdGlvbklEIjoiTUVOREVMRVlfQ0lUQVRJT05fNGE5MmJlNjctYmU1Zi00MThhLThlOTctYTUzMDk1MzRmM2QzIiwicHJvcGVydGllcyI6eyJub3RlSW5kZXgiOjB9LCJpc0VkaXRlZCI6ZmFsc2UsIm1hbnVhbE92ZXJyaWRlIjp7ImlzTWFudWFsbHlPdmVycmlkZGVuIjp0cnVlLCJjaXRlcHJvY1RleHQiOiIoU2FsbWVyw7NuIGV0IGFsLiwgMjAxNikiLCJtYW51YWxPdmVycmlkZVRleHQiOiJTYWxtZXLDs24gZXQgYWwuICgyMDE2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V19&quot;},{&quot;citationID&quot;:&quot;MENDELEY_CITATION_aaf43302-8952-48a6-b485-55d7b5b36a7b&quot;,&quot;properties&quot;:{&quot;noteIndex&quot;:0},&quot;isEdited&quot;:false,&quot;manualOverride&quot;:{&quot;isManuallyOverridden&quot;:true,&quot;citeprocText&quot;:&quot;(Archontoulis et al., 2014; Salmerón and Purcell, 2016; Salmerόn et al., 2017)&quot;,&quot;manualOverrideText&quot;:&quot;(Archontoulis et al., 2014)&quot;},&quot;citationItems&quot;:[{&quot;id&quot;:&quot;3e7785b9-8178-352a-a897-a78d3fb1d35c&quot;,&quot;itemData&quot;:{&quot;type&quot;:&quot;article-journal&quot;,&quot;id&quot;:&quot;3e7785b9-8178-352a-a897-a78d3fb1d35c&quot;,&quot;title&quot;:&quot;Simplifying the prediction of phenology with the DSSAT-CROPGRO-soybean model based on relative maturity group and determinacy&quot;,&quot;author&quot;:[{&quot;family&quot;:&quot;Salmerón&quot;,&quot;given&quot;:&quot;Montserrat&quot;,&quot;parse-names&quot;:false,&quot;dropping-particle&quot;:&quot;&quot;,&quot;non-dropping-particle&quot;:&quot;&quot;},{&quot;family&quot;:&quot;Purcell&quot;,&quot;given&quot;:&quot;Larry C.&quot;,&quot;parse-names&quot;:false,&quot;dropping-particle&quot;:&quot;&quot;,&quot;non-dropping-particle&quot;:&quot;&quot;}],&quot;container-title&quot;:&quot;Agricultural Systems&quot;,&quot;accessed&quot;:{&quot;date-parts&quot;:[[2022,10,8]]},&quot;DOI&quot;:&quot;10.1016/J.AGSY.2016.07.016&quot;,&quot;ISSN&quot;:&quot;0308-521X&quot;,&quot;issued&quot;:{&quot;date-parts&quot;:[[2016,10,1]]},&quot;page&quot;:&quot;178-187&quot;,&quot;abstract&quot;:&quot;The use of crop models can be limited by the need to calibrate cultivar coefficients across a sufficiently wide range of environments. The DSSAT-CROPGRO-Soybean crop simulation model considers different temperature and photoperiod sensitivities during different crop developmental stages and/or for different cultivars. The use of generic phenology coefficients specific for a range of maturity groups (MGs) could allow accurate predictions of main developmental stages in soybean without requiring calibration. Phenology data collected in 2012 and 2013 from an irrigated regional planting-date experiment with maturity group (MG) 3 to 6 cultivars and latitudes from 30.6 to 38.9°N, were used to calibrate cultivar coefficients across all the environments. A set of generic coefficients were generated based on relative maturity group (rMG) and plant growth habit. Predictions of main developmental stages in the subsequent growing season (2014) using generic coefficients were similar to predictions based on calibrated coefficients, with a RMSE across all cultivars &lt; 8 days. Several calibrations of cultivar coefficients were conducted testing different hypotheses of sensitivity to temperature and photoperiod in the model. Surprisingly, after the calibration, the model predicted with similar RMSEs the day of R1, first R5 seed, and R7 under the different hypothesis of model sensitivity to photoperiod and temperature. Therefore, the use of an optimization tool for calibration across several site x year x planting dates was efficient to obtain cultivar coefficients that minimized error in prediction, but did not provide meaningful insight regarding the mechanistic function of temperature and photoperiod coefficients describing phenology prediction.&quot;,&quot;publisher&quot;:&quot;Elsevier&quot;,&quot;volume&quot;:&quot;148&quot;,&quot;container-title-short&quot;:&quot;Agric. Syst.&quot;},&quot;isTemporary&quot;:false},{&quot;id&quot;:&quot;132cb901-1232-3717-abc6-8891c255cfa5&quot;,&quot;itemData&quot;:{&quot;type&quot;:&quot;article-journal&quot;,&quot;id&quot;:&quot;132cb901-1232-3717-abc6-8891c255cfa5&quot;,&quot;title&quot;:&quot;A methodology and an optimization tool to calibrate phenology of short-day species included in the APSIM PLANT model: Application to soybean&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family&quot;:&quot;Moore&quot;,&quot;given&quot;:&quot;Kenneth J.&quot;,&quot;parse-names&quot;:false,&quot;dropping-particle&quot;:&quot;&quot;,&quot;non-dropping-particle&quot;:&quot;&quot;}],&quot;container-title&quot;:&quot;Environmental Modelling &amp; Software&quot;,&quot;accessed&quot;:{&quot;date-parts&quot;:[[2023,11,29]]},&quot;DOI&quot;:&quot;10.1016/J.ENVSOFT.2014.04.009&quot;,&quot;ISSN&quot;:&quot;1364-8152&quot;,&quot;issued&quot;:{&quot;date-parts&quot;:[[2014,12,1]]},&quot;page&quot;:&quot;465-477&quot;,&quot;abstract&quot;:&quot;We developed a methodology and an optimization tool that simplifies calibration of the APSIM PLANT multi parameter input phenology module. The methodology and the tool were successfully applied to estimate phenological parameters for 40 soybean cultivars covering maturity groups from 00 to 6. Our approach utilized information on flowering, physiological maturity and soybean maturity group, and provided a complete set of phenological parameters for APSIM that accounted also for temperature×photoperiod interactions throughout the crop cycle. The model predicted flowering (root mean square error, RMSE=3.1d) and physiological maturity (RMSE=5.5d) very well in a range of environments across the USA (33-46°N latitude, n=280). The relative absolute error was below 3% in all cases indicating the robustness of our approach. The APSIM PLANT phenology module is generic, thus our approach can be applied to all the short-day species included in the modelling platform.&quot;,&quot;publisher&quot;:&quot;Elsevier&quot;,&quot;volume&quot;:&quot;62&quot;,&quot;container-title-short&quot;:&quot;&quot;},&quot;isTemporary&quot;:false},{&quot;id&quot;:&quot;2763ccb2-7ae9-3ed8-8bd8-8a561cb3bf58&quot;,&quot;itemData&quot;:{&quot;type&quot;:&quot;article-journal&quot;,&quot;id&quot;:&quot;2763ccb2-7ae9-3ed8-8bd8-8a561cb3bf58&quot;,&quot;title&quot;:&quot;Simulation of genotype-by-environment interactions on irrigated soybean yields in the U.S. Midsouth&quot;,&quot;author&quot;:[{&quot;family&quot;:&quot;Salmerόn&quot;,&quot;given&quot;:&quot;Montserra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Grover&quot;,&quot;parse-names&quot;:false,&quot;dropping-particle&quot;:&quot;&quot;,&quot;non-dropping-particle&quot;:&quot;&quot;}],&quot;container-title&quot;:&quot;Agricultural Systems&quot;,&quot;DOI&quot;:&quot;10.1016/j.agsy.2016.10.008&quot;,&quot;ISSN&quot;:&quot;0308521X&quot;,&quot;issued&quot;:{&quot;date-parts&quot;:[[2017,1]]},&quot;page&quot;:&quot;120-129&quot;,&quot;volume&quot;:&quot;150&quot;,&quot;container-title-short&quot;:&quot;Agric. Syst.&quot;},&quot;isTemporary&quot;:false}],&quot;citationTag&quot;:&quot;MENDELEY_CITATION_v3_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&quot;},{&quot;citationID&quot;:&quot;MENDELEY_CITATION_de19ddfb-c208-49db-848a-409ad81659ce&quot;,&quot;properties&quot;:{&quot;noteIndex&quot;:0},&quot;isEdited&quot;:false,&quot;manualOverride&quot;:{&quot;isManuallyOverridden&quot;:false,&quot;citeprocText&quot;:&quot;(Archontoulis et al., 2020; Elli et al., 2022)&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49f3669a-7e90-3663-893e-27fbc0cb9e35&quot;,&quot;itemData&quot;:{&quot;type&quot;:&quot;article-journal&quot;,&quot;id&quot;:&quot;49f3669a-7e90-3663-893e-27fbc0cb9e35&quot;,&quot;title&quot;:&quot;Predicting crop yields and soil‐plant nitrogen dynamics in the US Corn Belt&quot;,&quot;author&quot;:[{&quot;family&quot;:&quot;Archontoulis&quot;,&quot;given&quot;:&quot;Sotirios&quot;,&quot;parse-names&quot;:false,&quot;dropping-particle&quot;:&quot;V.&quot;,&quot;non-dropping-particle&quot;:&quot;&quot;},{&quot;family&quot;:&quot;Castellano&quot;,&quot;given&quot;:&quot;Michael J.&quot;,&quot;parse-names&quot;:false,&quot;dropping-particle&quot;:&quot;&quot;,&quot;non-dropping-particle&quot;:&quot;&quot;},{&quot;family&quot;:&quot;Licht&quot;,&quot;given&quot;:&quot;Mark A.&quot;,&quot;parse-names&quot;:false,&quot;dropping-particle&quot;:&quot;&quot;,&quot;non-dropping-particle&quot;:&quot;&quot;},{&quot;family&quot;:&quot;Nichols&quot;,&quot;given&quot;:&quot;Virginia&quot;,&quot;parse-names&quot;:false,&quot;dropping-particle&quot;:&quot;&quot;,&quot;non-dropping-particle&quot;:&quot;&quot;},{&quot;family&quot;:&quot;Baum&quot;,&quot;given&quot;:&quot;Mitch&quot;,&quot;parse-names&quot;:false,&quot;dropping-particle&quot;:&quot;&quot;,&quot;non-dropping-particle&quot;:&quot;&quot;},{&quot;family&quot;:&quot;Huber&quot;,&quot;given&quot;:&quot;Isaiah&quot;,&quot;parse-names&quot;:false,&quot;dropping-particle&quot;:&quot;&quot;,&quot;non-dropping-particle&quot;:&quot;&quot;},{&quot;family&quot;:&quot;Martinez‐Feria&quot;,&quot;given&quot;:&quot;Rafael&quot;,&quot;parse-names&quot;:false,&quot;dropping-particle&quot;:&quot;&quot;,&quot;non-dropping-particle&quot;:&quot;&quot;},{&quot;family&quot;:&quot;Puntel&quot;,&quot;given&quot;:&quot;Laila&quot;,&quot;parse-names&quot;:false,&quot;dropping-particle&quot;:&quot;&quot;,&quot;non-dropping-particle&quot;:&quot;&quot;},{&quot;family&quot;:&quot;Ordóñez&quot;,&quot;given&quot;:&quot;Raziel A.&quot;,&quot;parse-names&quot;:false,&quot;dropping-particle&quot;:&quot;&quot;,&quot;non-dropping-particle&quot;:&quot;&quot;},{&quot;family&quot;:&quot;Iqbal&quot;,&quot;given&quot;:&quot;Javed&quot;,&quot;parse-names&quot;:false,&quot;dropping-particle&quot;:&quot;&quot;,&quot;non-dropping-particle&quot;:&quot;&quot;},{&quot;family&quot;:&quot;Wright&quot;,&quot;given&quot;:&quot;Emily E.&quot;,&quot;parse-names&quot;:false,&quot;dropping-particle&quot;:&quot;&quot;,&quot;non-dropping-particle&quot;:&quot;&quot;},{&quot;family&quot;:&quot;Dietzel&quot;,&quot;given&quot;:&quot;Ranae N.&quot;,&quot;parse-names&quot;:false,&quot;dropping-particle&quot;:&quot;&quot;,&quot;non-dropping-particle&quot;:&quot;&quot;},{&quot;family&quot;:&quot;Helmers&quot;,&quot;given&quot;:&quot;Matt&quot;,&quot;parse-names&quot;:false,&quot;dropping-particle&quot;:&quot;&quot;,&quot;non-dropping-particle&quot;:&quot;&quot;},{&quot;family&quot;:&quot;Vanloocke&quot;,&quot;given&quot;:&quot;Andy&quot;,&quot;parse-names&quot;:false,&quot;dropping-particle&quot;:&quot;&quot;,&quot;non-dropping-particle&quot;:&quot;&quot;},{&quot;family&quot;:&quot;Liebman&quot;,&quot;given&quot;:&quot;Matt&quot;,&quot;parse-names&quot;:false,&quot;dropping-particle&quot;:&quot;&quot;,&quot;non-dropping-particle&quot;:&quot;&quot;},{&quot;family&quot;:&quot;Hatfield&quot;,&quot;given&quot;:&quot;Jerry L.&quot;,&quot;parse-names&quot;:false,&quot;dropping-particle&quot;:&quot;&quot;,&quot;non-dropping-particle&quot;:&quot;&quot;},{&quot;family&quot;:&quot;Herzmann&quot;,&quot;given&quot;:&quot;Daryl&quot;,&quot;parse-names&quot;:false,&quot;dropping-particle&quot;:&quot;&quot;,&quot;non-dropping-particle&quot;:&quot;&quot;},{&quot;family&quot;:&quot;Córdova&quot;,&quot;given&quot;:&quot;S. Carolina&quot;,&quot;parse-names&quot;:false,&quot;dropping-particle&quot;:&quot;&quot;,&quot;non-dropping-particle&quot;:&quot;&quot;},{&quot;family&quot;:&quot;Edmonds&quot;,&quot;given&quot;:&quot;Patrick&quot;,&quot;parse-names&quot;:false,&quot;dropping-particle&quot;:&quot;&quot;,&quot;non-dropping-particle&quot;:&quot;&quot;},{&quot;family&quot;:&quot;Togliatti&quot;,&quot;given&quot;:&quot;Kaitlin&quot;,&quot;parse-names&quot;:false,&quot;dropping-particle&quot;:&quot;&quot;,&quot;non-dropping-particle&quot;:&quot;&quot;},{&quot;family&quot;:&quot;Kessler&quot;,&quot;given&quot;:&quot;Ashlyn&quot;,&quot;parse-names&quot;:false,&quot;dropping-particle&quot;:&quot;&quot;,&quot;non-dropping-particle&quot;:&quot;&quot;},{&quot;family&quot;:&quot;Danalatos&quot;,&quot;given&quot;:&quot;Gerasimos&quot;,&quot;parse-names&quot;:false,&quot;dropping-particle&quot;:&quot;&quot;,&quot;non-dropping-particle&quot;:&quot;&quot;},{&quot;family&quot;:&quot;Pasley&quot;,&quot;given&quot;:&quot;Heather&quot;,&quot;parse-names&quot;:false,&quot;dropping-particle&quot;:&quot;&quot;,&quot;non-dropping-particle&quot;:&quot;&quot;},{&quot;family&quot;:&quot;Pederson&quot;,&quot;given&quot;:&quot;Carl&quot;,&quot;parse-names&quot;:false,&quot;dropping-particle&quot;:&quot;&quot;,&quot;non-dropping-particle&quot;:&quot;&quot;},{&quot;family&quot;:&quot;Lamkey&quot;,&quot;given&quot;:&quot;Kendall R.&quot;,&quot;parse-names&quot;:false,&quot;dropping-particle&quot;:&quot;&quot;,&quot;non-dropping-particle&quot;:&quot;&quot;}],&quot;container-title&quot;:&quot;Crop Science&quot;,&quot;accessed&quot;:{&quot;date-parts&quot;:[[2021,3,28]]},&quot;DOI&quot;:&quot;10.1002/csc2.20039&quot;,&quot;ISSN&quot;:&quot;0011-183X&quot;,&quot;URL&quot;:&quot;https://onlinelibrary.wiley.com/doi/abs/10.1002/csc2.20039&quot;,&quot;issued&quot;:{&quot;date-parts&quot;:[[2020,3,5]]},&quot;page&quot;:&quot;721-738&quot;,&quot;abstract&quot;:&quot;We used the Agricultural Production Systems sIMulator (APSIM) to predict and explain maize and soybean yields, phenology, and soil water and nitrogen (N) dynamics during the growing season in Iowa, USA. Historical, current and forecasted weather data were used to drive simulations, which were released in public four weeks after planting. In this paper, we (1) describe the methodology used to perform forecasts; (2) evaluate model prediction accuracy against data collected from 10 locations over four years; and (3) identify inputs that are key in forecasting yields and soil N dynamics. We found that the predicted median yield at planting was a very good indicator of end-of-season yields (relative root mean square error [RRMSE] of ∼20%). For reference, the prediction at maturity, when all the weather was known, had a RRMSE of 14%. The good prediction at planting time was explained by the existence of shallow water tables, which decreased model sensitivity to unknown summer precipitation by 50–64%. Model initial conditions and management information accounted for one-fourth of the variation in maize yield. End of season model evaluations indicated that the model simulated well crop phenology (R2= 0.88), root depth (R2= 0.83), biomass production (R2= 0.93), grain yield (R2= 0.90), plant N uptake (R2= 0.87), soil moisture (R2= 0.42), soil temperature (R2= 0.93), soil nitrate (R2= 0.77), and water table depth (R2= 0.41). We concluded that model set-up by the user (e.g. inclusion of water table), initial conditions, and early season measurements are very important for accurate predictions of soil water, N and crop yields in this environment.&quot;,&quot;publisher&quot;:&quot;John Wiley and Sons Inc.&quot;,&quot;issue&quot;:&quot;2&quot;,&quot;volume&quot;:&quot;60&quot;,&quot;container-title-short&quot;:&quot;Crop Sci.&quot;},&quot;isTemporary&quot;:false}],&quot;citationTag&quot;:&quot;MENDELEY_CITATION_v3_eyJjaXRhdGlvbklEIjoiTUVOREVMRVlfQ0lUQVRJT05fZGUxOWRkZmItYzIwOC00OWRiLTg0OGEtNDA5YWQ4MTY1OWNlIiwicHJvcGVydGllcyI6eyJub3RlSW5kZXgiOjB9LCJpc0VkaXRlZCI6ZmFsc2UsIm1hbnVhbE92ZXJyaWRlIjp7ImlzTWFudWFsbHlPdmVycmlkZGVuIjpmYWxzZSwiY2l0ZXByb2NUZXh0IjoiKEFyY2hvbnRvdWxpcyBldCBhbC4sIDIwMjA7I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&quot;},{&quot;citationID&quot;:&quot;MENDELEY_CITATION_10be5c26-e7f9-4ec7-b928-90390702a0fb&quot;,&quot;properties&quot;:{&quot;noteIndex&quot;:0},&quot;isEdited&quot;:false,&quot;manualOverride&quot;:{&quot;isManuallyOverridden&quot;:false,&quot;citeprocText&quot;:&quot;(Holzworth et al., 2018)&quot;,&quot;manualOverrideText&quot;:&quot;&quot;},&quot;citationItems&quot;:[{&quot;id&quot;:&quot;b46edf9d-2cb2-3b31-9536-ca4c5b666514&quot;,&quot;itemData&quot;:{&quot;type&quot;:&quot;article-journal&quot;,&quot;id&quot;:&quot;b46edf9d-2cb2-3b31-9536-ca4c5b666514&quot;,&quot;title&quot;:&quot;APSIM Next Generation: Overcoming challenges in modernising a farming systems model&quot;,&quot;author&quot;:[{&quot;family&quot;:&quot;Holzworth&quot;,&quot;given&quot;:&quot;Dean&quot;,&quot;parse-names&quot;:false,&quot;dropping-particle&quot;:&quot;&quot;,&quot;non-dropping-particle&quot;:&quot;&quot;},{&quot;family&quot;:&quot;Huth&quot;,&quot;given&quot;:&quot;N.I.&quot;,&quot;parse-names&quot;:false,&quot;dropping-particle&quot;:&quot;&quot;,&quot;non-dropping-particle&quot;:&quot;&quot;},{&quot;family&quot;:&quot;Fainges&quot;,&quot;given&quot;:&quot;J.&quot;,&quot;parse-names&quot;:false,&quot;dropping-particle&quot;:&quot;&quot;,&quot;non-dropping-particle&quot;:&quot;&quot;},{&quot;family&quot;:&quot;Brown&quot;,&quot;given&quot;:&quot;H.&quot;,&quot;parse-names&quot;:false,&quot;dropping-particle&quot;:&quot;&quot;,&quot;non-dropping-particle&quot;:&quot;&quot;},{&quot;family&quot;:&quot;Zurcher&quot;,&quot;given&quot;:&quot;E.&quot;,&quot;parse-names&quot;:false,&quot;dropping-particle&quot;:&quot;&quot;,&quot;non-dropping-particle&quot;:&quot;&quot;},{&quot;family&quot;:&quot;Cichota&quot;,&quot;given&quot;:&quot;R.&quot;,&quot;parse-names&quot;:false,&quot;dropping-particle&quot;:&quot;&quot;,&quot;non-dropping-particle&quot;:&quot;&quot;},{&quot;family&quot;:&quot;Verrall&quot;,&quot;given&quot;:&quot;S.&quot;,&quot;parse-names&quot;:false,&quot;dropping-particle&quot;:&quot;&quot;,&quot;non-dropping-particle&quot;:&quot;&quot;},{&quot;family&quot;:&quot;Herrmann&quot;,&quot;given&quot;:&quot;N.I.&quot;,&quot;parse-names&quot;:false,&quot;dropping-particle&quot;:&quot;&quot;,&quot;non-dropping-particle&quot;:&quot;&quot;},{&quot;family&quot;:&quot;Zheng&quot;,&quot;given&quot;:&quot;B.&quot;,&quot;parse-names&quot;:false,&quot;dropping-particle&quot;:&quot;&quot;,&quot;non-dropping-particle&quot;:&quot;&quot;},{&quot;family&quot;:&quot;Snow&quot;,&quot;given&quot;:&quot;V.&quot;,&quot;parse-names&quot;:false,&quot;dropping-particle&quot;:&quot;&quot;,&quot;non-dropping-particle&quot;:&quot;&quot;}],&quot;container-title&quot;:&quot;Environmental Modelling &amp; Software&quot;,&quot;accessed&quot;:{&quot;date-parts&quot;:[[2018,8,6]]},&quot;DOI&quot;:&quot;10.1016/J.ENVSOFT.2018.02.002&quot;,&quot;ISSN&quot;:&quot;1364-8152&quot;,&quot;URL&quot;:&quot;https://www.sciencedirect.com/science/article/pii/S1364815217311921?via%3Dihub&quot;,&quot;issued&quot;:{&quot;date-parts&quot;:[[2018,5,1]]},&quot;page&quot;:&quot;43-51&quot;,&quot;abstract&quot;:&quot;From 1990, the Agricultural Production Systems sIMulator (APSIM) has grown from a field-focused farming systems framework used by a small number of people, into a large collection of models used by thousands of modellers internationally. The software grew to consist of several hundred thousand lines of code in multiple programming languages. This has led to a large, complex software ecosystem that is difficult to maintain. In addition, systems modellers increasingly require software systems that integrate multiple disciplines, can represent evermore complex farming systems, can run on multiple operating systems (desktop, web, mobile), can operate at or be adjusted to multiple temporal and spatial scales (field, farm, region, continent, global) and run faster for larger simulation analyses. This is difficult to achieve in an aging framework. For these reasons, the APSIM Initiative is building the next generation of APSIM. This manuscript outlines the approach taken and lessons learnt.&quot;,&quot;publisher&quot;:&quot;Elsevier&quot;,&quot;volume&quot;:&quot;103&quot;,&quot;container-title-short&quot;:&quot;&quot;},&quot;isTemporary&quot;:false}],&quot;citationTag&quot;:&quot;MENDELEY_CITATION_v3_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&quot;},{&quot;citationID&quot;:&quot;MENDELEY_CITATION_919721a7-0be9-4681-8eab-52164ab6b434&quot;,&quot;properties&quot;:{&quot;noteIndex&quot;:0},&quot;isEdited&quot;:false,&quot;manualOverride&quot;:{&quot;isManuallyOverridden&quot;:true,&quot;citeprocText&quot;:&quot;(Archontoulis et al., 2014; Salmerón and Purcell, 2016; Salmerόn et al., 2017)&quot;,&quot;manualOverrideText&quot;:&quot;(Archontoulis et al., 2014; Salmerón and Purcell, 2016; Salmerón et al., 2017)&quot;},&quot;citationItems&quot;:[{&quot;id&quot;:&quot;3e7785b9-8178-352a-a897-a78d3fb1d35c&quot;,&quot;itemData&quot;:{&quot;type&quot;:&quot;article-journal&quot;,&quot;id&quot;:&quot;3e7785b9-8178-352a-a897-a78d3fb1d35c&quot;,&quot;title&quot;:&quot;Simplifying the prediction of phenology with the DSSAT-CROPGRO-soybean model based on relative maturity group and determinacy&quot;,&quot;author&quot;:[{&quot;family&quot;:&quot;Salmerón&quot;,&quot;given&quot;:&quot;Montserrat&quot;,&quot;parse-names&quot;:false,&quot;dropping-particle&quot;:&quot;&quot;,&quot;non-dropping-particle&quot;:&quot;&quot;},{&quot;family&quot;:&quot;Purcell&quot;,&quot;given&quot;:&quot;Larry C.&quot;,&quot;parse-names&quot;:false,&quot;dropping-particle&quot;:&quot;&quot;,&quot;non-dropping-particle&quot;:&quot;&quot;}],&quot;container-title&quot;:&quot;Agricultural Systems&quot;,&quot;accessed&quot;:{&quot;date-parts&quot;:[[2022,10,8]]},&quot;DOI&quot;:&quot;10.1016/J.AGSY.2016.07.016&quot;,&quot;ISSN&quot;:&quot;0308-521X&quot;,&quot;issued&quot;:{&quot;date-parts&quot;:[[2016,10,1]]},&quot;page&quot;:&quot;178-187&quot;,&quot;abstract&quot;:&quot;The use of crop models can be limited by the need to calibrate cultivar coefficients across a sufficiently wide range of environments. The DSSAT-CROPGRO-Soybean crop simulation model considers different temperature and photoperiod sensitivities during different crop developmental stages and/or for different cultivars. The use of generic phenology coefficients specific for a range of maturity groups (MGs) could allow accurate predictions of main developmental stages in soybean without requiring calibration. Phenology data collected in 2012 and 2013 from an irrigated regional planting-date experiment with maturity group (MG) 3 to 6 cultivars and latitudes from 30.6 to 38.9°N, were used to calibrate cultivar coefficients across all the environments. A set of generic coefficients were generated based on relative maturity group (rMG) and plant growth habit. Predictions of main developmental stages in the subsequent growing season (2014) using generic coefficients were similar to predictions based on calibrated coefficients, with a RMSE across all cultivars &lt; 8 days. Several calibrations of cultivar coefficients were conducted testing different hypotheses of sensitivity to temperature and photoperiod in the model. Surprisingly, after the calibration, the model predicted with similar RMSEs the day of R1, first R5 seed, and R7 under the different hypothesis of model sensitivity to photoperiod and temperature. Therefore, the use of an optimization tool for calibration across several site x year x planting dates was efficient to obtain cultivar coefficients that minimized error in prediction, but did not provide meaningful insight regarding the mechanistic function of temperature and photoperiod coefficients describing phenology prediction.&quot;,&quot;publisher&quot;:&quot;Elsevier&quot;,&quot;volume&quot;:&quot;148&quot;,&quot;container-title-short&quot;:&quot;Agric. Syst.&quot;},&quot;isTemporary&quot;:false},{&quot;id&quot;:&quot;132cb901-1232-3717-abc6-8891c255cfa5&quot;,&quot;itemData&quot;:{&quot;type&quot;:&quot;article-journal&quot;,&quot;id&quot;:&quot;132cb901-1232-3717-abc6-8891c255cfa5&quot;,&quot;title&quot;:&quot;A methodology and an optimization tool to calibrate phenology of short-day species included in the APSIM PLANT model: Application to soybean&quot;,&quot;author&quot;:[{&quot;family&quot;:&quot;Archontoulis&quot;,&quot;given&quot;:&quot;Sotirios&quot;,&quot;parse-names&quot;:false,&quot;dropping-particle&quot;:&quot;V.&quot;,&quot;non-dropping-particle&quot;:&quot;&quot;},{&quot;family&quot;:&quot;Miguez&quot;,&quot;given&quot;:&quot;Fernando E.&quot;,&quot;parse-names&quot;:false,&quot;dropping-particle&quot;:&quot;&quot;,&quot;non-dropping-particle&quot;:&quot;&quot;},{&quot;family&quot;:&quot;Moore&quot;,&quot;given&quot;:&quot;Kenneth J.&quot;,&quot;parse-names&quot;:false,&quot;dropping-particle&quot;:&quot;&quot;,&quot;non-dropping-particle&quot;:&quot;&quot;}],&quot;container-title&quot;:&quot;Environmental Modelling &amp; Software&quot;,&quot;accessed&quot;:{&quot;date-parts&quot;:[[2023,11,29]]},&quot;DOI&quot;:&quot;10.1016/J.ENVSOFT.2014.04.009&quot;,&quot;ISSN&quot;:&quot;1364-8152&quot;,&quot;issued&quot;:{&quot;date-parts&quot;:[[2014,12,1]]},&quot;page&quot;:&quot;465-477&quot;,&quot;abstract&quot;:&quot;We developed a methodology and an optimization tool that simplifies calibration of the APSIM PLANT multi parameter input phenology module. The methodology and the tool were successfully applied to estimate phenological parameters for 40 soybean cultivars covering maturity groups from 00 to 6. Our approach utilized information on flowering, physiological maturity and soybean maturity group, and provided a complete set of phenological parameters for APSIM that accounted also for temperature×photoperiod interactions throughout the crop cycle. The model predicted flowering (root mean square error, RMSE=3.1d) and physiological maturity (RMSE=5.5d) very well in a range of environments across the USA (33-46°N latitude, n=280). The relative absolute error was below 3% in all cases indicating the robustness of our approach. The APSIM PLANT phenology module is generic, thus our approach can be applied to all the short-day species included in the modelling platform.&quot;,&quot;publisher&quot;:&quot;Elsevier&quot;,&quot;volume&quot;:&quot;62&quot;,&quot;container-title-short&quot;:&quot;&quot;},&quot;isTemporary&quot;:false},{&quot;id&quot;:&quot;2763ccb2-7ae9-3ed8-8bd8-8a561cb3bf58&quot;,&quot;itemData&quot;:{&quot;type&quot;:&quot;article-journal&quot;,&quot;id&quot;:&quot;2763ccb2-7ae9-3ed8-8bd8-8a561cb3bf58&quot;,&quot;title&quot;:&quot;Simulation of genotype-by-environment interactions on irrigated soybean yields in the U.S. Midsouth&quot;,&quot;author&quot;:[{&quot;family&quot;:&quot;Salmerόn&quot;,&quot;given&quot;:&quot;Montserrat&quot;,&quot;parse-names&quot;:false,&quot;dropping-particle&quot;:&quot;&quot;,&quot;non-dropping-particle&quot;:&quot;&quot;},{&quot;family&quot;:&quot;Purcell&quot;,&quot;given&quot;:&quot;Larry C.&quot;,&quot;parse-names&quot;:false,&quot;dropping-particle&quot;:&quot;&quot;,&quot;non-dropping-particle&quot;:&quot;&quot;},{&quot;family&quot;:&quot;Vories&quot;,&quot;given&quot;:&quot;Earl D.&quot;,&quot;parse-names&quot;:false,&quot;dropping-particle&quot;:&quot;&quot;,&quot;non-dropping-particle&quot;:&quot;&quot;},{&quot;family&quot;:&quot;Shannon&quot;,&quot;given&quot;:&quot;Grover&quot;,&quot;parse-names&quot;:false,&quot;dropping-particle&quot;:&quot;&quot;,&quot;non-dropping-particle&quot;:&quot;&quot;}],&quot;container-title&quot;:&quot;Agricultural Systems&quot;,&quot;DOI&quot;:&quot;10.1016/j.agsy.2016.10.008&quot;,&quot;ISSN&quot;:&quot;0308521X&quot;,&quot;issued&quot;:{&quot;date-parts&quot;:[[2017,1]]},&quot;page&quot;:&quot;120-129&quot;,&quot;volume&quot;:&quot;150&quot;,&quot;container-title-short&quot;:&quot;Agric. Syst.&quot;},&quot;isTemporary&quot;:false}],&quot;citationTag&quot;:&quot;MENDELEY_CITATION_v3_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&quot;},{&quot;citationID&quot;:&quot;MENDELEY_CITATION_2be5b8ed-a48f-4176-a3bd-f26c6618591b&quot;,&quot;properties&quot;:{&quot;noteIndex&quot;:0},&quot;isEdited&quot;:false,&quot;manualOverride&quot;:{&quot;isManuallyOverridden&quot;:true,&quot;citeprocText&quot;:&quot;(NASS, 2023)&quot;,&quot;manualOverrideText&quot;:&quot;(NASS, 2025)&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&quot;},{&quot;citationID&quot;:&quot;MENDELEY_CITATION_bb93a7ce-e889-4746-b684-c110b5fa6ae6&quot;,&quot;properties&quot;:{&quot;noteIndex&quot;:0},&quot;isEdited&quot;:false,&quot;manualOverride&quot;:{&quot;isManuallyOverridden&quot;:false,&quot;citeprocText&quot;:&quot;(Miguez, 2020)&quot;,&quot;manualOverrideText&quot;:&quot;&quot;},&quot;citationItems&quot;:[{&quot;id&quot;:&quot;4abf83ce-d2c7-38f1-8ed0-5490e7cd99c2&quot;,&quot;itemData&quot;:{&quot;type&quot;:&quot;article-journal&quot;,&quot;id&quot;:&quot;4abf83ce-d2c7-38f1-8ed0-5490e7cd99c2&quot;,&quot;title&quot;:&quot;apsimx: Inspect, read, edit and run ‘‘APSIM’’ ‘next generation’ and ‘‘APSIM’’ classic. 2020, http://dx.doi.org/10.32614/cran.package.apsimx, CRAN: Contributed Packages, The R Foundation.&quot;,&quot;author&quot;:[{&quot;family&quot;:&quot;Miguez&quot;,&quot;given&quot;:&quot;Fernando&quot;,&quot;parse-names&quot;:false,&quot;dropping-particle&quot;:&quot;&quot;,&quot;non-dropping-particle&quot;:&quot;&quot;}],&quot;issued&quot;:{&quot;date-parts&quot;:[[2020]]},&quot;container-title-short&quot;:&quot;&quot;},&quot;isTemporary&quot;:false}],&quot;citationTag&quot;:&quot;MENDELEY_CITATION_v3_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&quot;},{&quot;citationID&quot;:&quot;MENDELEY_CITATION_1139bb8a-03ce-4cff-bdbc-ed9bbd5aa5fb&quot;,&quot;properties&quot;:{&quot;noteIndex&quot;:0},&quot;isEdited&quot;:false,&quot;manualOverride&quot;:{&quot;isManuallyOverridden&quot;:false,&quot;citeprocText&quot;:&quot;(Soil Survey Staff, 2023)&quot;,&quot;manualOverrideText&quot;:&quot;&quot;},&quot;citationItems&quot;:[{&quot;id&quot;:&quot;379ccbc3-e52f-3f4e-91bf-4c05a7889afb&quot;,&quot;itemData&quot;:{&quot;type&quot;:&quot;article-journal&quot;,&quot;id&quot;:&quot;379ccbc3-e52f-3f4e-91bf-4c05a7889afb&quot;,&quot;title&quot;:&quot;Soil survey geographic (SSURGO) database. Washington, DC: USDA Natural Resources Conservation Service.&quot;,&quot;author&quot;:[{&quot;family&quot;:&quot;Soil Survey Staff&quot;,&quot;given&quot;:&quot;&quot;,&quot;parse-names&quot;:false,&quot;dropping-particle&quot;:&quot;&quot;,&quot;non-dropping-particle&quot;:&quot;&quot;}],&quot;accessed&quot;:{&quot;date-parts&quot;:[[2019,5,27]]},&quot;issued&quot;:{&quot;date-parts&quot;:[[2023]]},&quot;container-title-short&quot;:&quot;&quot;},&quot;isTemporary&quot;:false}],&quot;citationTag&quot;:&quot;MENDELEY_CITATION_v3_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&quot;},{&quot;citationID&quot;:&quot;MENDELEY_CITATION_e500eefa-0404-4052-ad4c-71a78d9bb5cc&quot;,&quot;properties&quot;:{&quot;noteIndex&quot;:0},&quot;isEdited&quot;:false,&quot;manualOverride&quot;:{&quot;isManuallyOverridden&quot;:false,&quot;citeprocText&quot;:&quot;(Elli and Archontoulis, 2023)&quot;,&quot;manualOverrideText&quot;:&quot;&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container-title-short&quot;:&quot;Agron. Sustain. Dev.&quot;},&quot;isTemporary&quot;:false}],&quot;citationTag&quot;:&quot;MENDELEY_CITATION_v3_eyJjaXRhdGlvbklEIjoiTUVOREVMRVlfQ0lUQVRJT05fZTUwMGVlZmEtMDQwNC00MDUyLWFkNGMtNzFhNzhkOWJiNWNj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quot;},{&quot;citationID&quot;:&quot;MENDELEY_CITATION_f80ffa2d-fbd1-436c-9757-00bd4b7df627&quot;,&quot;properties&quot;:{&quot;noteIndex&quot;:0},&quot;isEdited&quot;:false,&quot;manualOverride&quot;:{&quot;isManuallyOverridden&quot;:true,&quot;citeprocText&quot;:&quot;(NASS, 2023)&quot;,&quot;manualOverrideText&quot;:&quot;(NASS, 2025; Figure S4)&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ZjgwZmZhMmQtZmJkMS00MzZjLTk3NTctMDBiZDRiN2RmNjI3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quot;},{&quot;citationID&quot;:&quot;MENDELEY_CITATION_31533401-7cd7-4711-a4d2-566789f116b6&quot;,&quot;properties&quot;:{&quot;noteIndex&quot;:0},&quot;isEdited&quot;:false,&quot;manualOverride&quot;:{&quot;isManuallyOverridden&quot;:true,&quot;citeprocText&quot;:&quot;(Salmerón et al., 2016; Salmeron et al., 2014)&quot;,&quot;manualOverrideText&quot;:&quot;(Salmerón et al., 2016; Salmerón et al., 2014)&quot;},&quot;citationItems&quot;:[{&quot;id&quot;:&quot;1975601f-77d1-3258-b56b-61d444f55e13&quot;,&quot;itemData&quot;:{&quot;type&quot;:&quot;article-journal&quot;,&quot;id&quot;:&quot;1975601f-77d1-3258-b56b-61d444f55e13&quot;,&quot;title&quot;:&quot;Yield Response to Planting Date Among Soybean Maturity Groups for Irrigated Production in the US Midsouth&quot;,&quot;author&quot;:[{&quot;family&quot;:&quot;Salmeró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cClure&quot;,&quot;given&quot;:&quot;Angela Thompson&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Crop Science&quot;,&quot;accessed&quot;:{&quot;date-parts&quot;:[[2025,8,18]]},&quot;DOI&quot;:&quot;10.2135/CROPSCI2015.07.0466&quot;,&quot;ISSN&quot;:&quot;1435-0653&quot;,&quot;URL&quot;:&quot;/doi/pdf/10.2135/cropsci2015.07.0466&quot;,&quot;issued&quot;:{&quot;date-parts&quot;:[[2016,3,1]]},&quot;page&quot;:&quot;747-759&quot;,&quot;abstract&quot;:&quot;Planting date is one of the main factors affecting soybean (Glycine max [L.] Merr.) yield. Environmental conditions in the US Midsouth allow for planting dates from late March through early July, and maturity groups (MGs) ranging from 3 to 6. However, the complexity of interactions among planting date, MG, and the environment makes the selection of an optimum MG cultivar difficult. A regional 3-yr study, conducted at eight locations with latitudes ranging from 30.6 to 38.9°N, planting dates ranging from late March to early July, and MGs 3 to 6, was used to examine the relationship between relative yield and planting day. The data indicated that yield was dependent on the location and MG choice. There was a quadratic response of relative yield to planting day in six out of the eight locations studied for MG 3 cultivars, and in five locations for MG 4 cultivars. On the other hand, MG 5 and 6 cultivars were more likely to have a negative linear relationship, with a quadratic response in only two of the eight locations. Optimum planting dates that maximized yield were dependent on the location and MG combination and ranged from 22 March to 17 May. Delaying planting dates from mid May to early June reduced yields by 0.09 to 1.69% per day, with the rate of decline greatest at the southern-most locations. Overall, MG 4 cultivars maximized yield or were not statistically different from the highest yielding MG at most locations and planting dates.&quot;,&quot;publisher&quot;:&quot;John Wiley &amp; Sons, Ltd&quot;,&quot;issue&quot;:&quot;2&quot;,&quot;volume&quot;:&quot;56&quot;,&quot;container-title-short&quot;:&quot;Crop Sci.&quot;},&quot;isTemporary&quot;:false},{&quot;id&quot;:&quot;45a7e396-403f-36c8-a248-3b6b52931d8a&quot;,&quot;itemData&quot;:{&quot;type&quot;:&quot;article-journal&quot;,&quot;id&quot;:&quot;45a7e396-403f-36c8-a248-3b6b52931d8a&quot;,&quot;title&quot;:&quot;Soybean maturity group choices for early and late plantings in the midsouth&quot;,&quot;author&quot;:[{&quot;family&quot;:&quot;Salmeron&quot;,&quot;given&quot;:&quot;Montserrat&quot;,&quot;parse-names&quot;:false,&quot;dropping-particle&quot;:&quot;&quot;,&quot;non-dropping-particle&quot;:&quot;&quot;},{&quot;family&quot;:&quot;Gbur&quot;,&quot;given&quot;:&quot;Edward E.&quot;,&quot;parse-names&quot;:false,&quot;dropping-particle&quot;:&quot;&quot;,&quot;non-dropping-particle&quot;:&quot;&quot;},{&quot;family&quot;:&quot;Bourland&quot;,&quot;given&quot;:&quot;Fred M.&quot;,&quot;parse-names&quot;:false,&quot;dropping-particle&quot;:&quot;&quot;,&quot;non-dropping-particle&quot;:&quot;&quot;},{&quot;family&quot;:&quot;Buehring&quot;,&quot;given&quot;:&quot;Normie W.&quot;,&quot;parse-names&quot;:false,&quot;dropping-particle&quot;:&quot;&quot;,&quot;non-dropping-particle&quot;:&quot;&quot;},{&quot;family&quot;:&quot;Earnest&quot;,&quot;given&quot;:&quot;Larry&quot;,&quot;parse-names&quot;:false,&quot;dropping-particle&quot;:&quot;&quot;,&quot;non-dropping-particle&quot;:&quot;&quot;},{&quot;family&quot;:&quot;Fritschi&quot;,&quot;given&quot;:&quot;Felix B.&quot;,&quot;parse-names&quot;:false,&quot;dropping-particle&quot;:&quot;&quot;,&quot;non-dropping-particle&quot;:&quot;&quot;},{&quot;family&quot;:&quot;Golden&quot;,&quot;given&quot;:&quot;Bobby R.&quot;,&quot;parse-names&quot;:false,&quot;dropping-particle&quot;:&quot;&quot;,&quot;non-dropping-particle&quot;:&quot;&quot;},{&quot;family&quot;:&quot;Hathcoat&quot;,&quot;given&quot;:&quot;Daniel&quot;,&quot;parse-names&quot;:false,&quot;dropping-particle&quot;:&quot;&quot;,&quot;non-dropping-particle&quot;:&quot;&quot;},{&quot;family&quot;:&quot;Lofton&quot;,&quot;given&quot;:&quot;Josh&quot;,&quot;parse-names&quot;:false,&quot;dropping-particle&quot;:&quot;&quot;,&quot;non-dropping-particle&quot;:&quot;&quot;},{&quot;family&quot;:&quot;Miller&quot;,&quot;given&quot;:&quot;Travis D.&quot;,&quot;parse-names&quot;:false,&quot;dropping-particle&quot;:&quot;&quot;,&quot;non-dropping-particle&quot;:&quot;&quot;},{&quot;family&quot;:&quot;Neely&quot;,&quot;given&quot;:&quot;Clark&quot;,&quot;parse-names&quot;:false,&quot;dropping-particle&quot;:&quot;&quot;,&quot;non-dropping-particle&quot;:&quot;&quot;},{&quot;family&quot;:&quot;Shannon&quot;,&quot;given&quot;:&quot;Grover&quot;,&quot;parse-names&quot;:false,&quot;dropping-particle&quot;:&quot;&quot;,&quot;non-dropping-particle&quot;:&quot;&quot;},{&quot;family&quot;:&quot;Udeigwe&quot;,&quot;given&quot;:&quot;Theophilus K.&quot;,&quot;parse-names&quot;:false,&quot;dropping-particle&quot;:&quot;&quot;,&quot;non-dropping-particle&quot;:&quot;&quot;},{&quot;family&quot;:&quot;Verbree&quot;,&quot;given&quot;:&quot;David A.&quot;,&quot;parse-names&quot;:false,&quot;dropping-particle&quot;:&quot;&quot;,&quot;non-dropping-particle&quot;:&quot;&quot;},{&quot;family&quot;:&quot;Vories&quot;,&quot;given&quot;:&quot;Earl D.&quot;,&quot;parse-names&quot;:false,&quot;dropping-particle&quot;:&quot;&quot;,&quot;non-dropping-particle&quot;:&quot;&quot;},{&quot;family&quot;:&quot;Wiebold&quot;,&quot;given&quot;:&quot;William J.&quot;,&quot;parse-names&quot;:false,&quot;dropping-particle&quot;:&quot;&quot;,&quot;non-dropping-particle&quot;:&quot;&quot;},{&quot;family&quot;:&quot;Purcell&quot;,&quot;given&quot;:&quot;Larry C.&quot;,&quot;parse-names&quot;:false,&quot;dropping-particle&quot;:&quot;&quot;,&quot;non-dropping-particle&quot;:&quot;&quot;}],&quot;container-title&quot;:&quot;Agronomy Journal&quot;,&quot;accessed&quot;:{&quot;date-parts&quot;:[[2023,11,7]]},&quot;DOI&quot;:&quot;10.2134/AGRONJ14.0222&quot;,&quot;ISSN&quot;:&quot;14350645&quot;,&quot;issued&quot;:{&quot;date-parts&quot;:[[2014,9,1]]},&quot;page&quot;:&quot;1893-1901&quot;,&quot;abstract&quot;:&quot;Growing conditions in the U.S. Midsouth allow for large soybean [Glycine max L. (Merr.)] yields under irrigation, but there is limited information on planting dates (PD) and maturity group (MG) choices to aid in cultivar selection. Analysis of variance across eight (2012) and 10 (2013) locations, four PD, and 16 cultivars (MG 3–6), revealed that the genotype by environment (G×E) interaction accounted for 38 to 22% of the total yield variability. Stability-analysis techniques and probability of low yields were used to investigate this interaction. Planting dates were grouped within early- and late-planting systems. Results showed that MG 4 and 5 cultivars in early-planting systems had the largest average yields, whereas for late-planting systems, late MG 3 to late MG 4 cultivars had the largest yields. Least square means by MG within planting systems at each environment showed that MG 4 cultivars had the greatest yields or were not significantly different from the MG with the greatest yields in 100% of the environments for both early- and late-planting systems. Yields of MG 5 cultivars were similar to those of MG 4 in 100% of the environments with an early planting but only in 20% of the environments with a late planting. The MG 3 cultivars were the best second choice for late plantings, with similar yields to MG 4 cultivars in 55 to 75% of the environments. These results have profound implications for MG recommendations in irrigated soybean in the U.S. Midsouth and indicate the need to reconsider common MG recommendations.&quot;,&quot;publisher&quot;:&quot;American Society of Agronomy&quot;,&quot;issue&quot;:&quot;5&quot;,&quot;volume&quot;:&quot;106&quot;,&quot;container-title-short&quot;:&quot;Agron. J.&quot;},&quot;isTemporary&quot;:false}],&quot;citationTag&quot;:&quot;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&quot;},{&quot;citationID&quot;:&quot;MENDELEY_CITATION_6fcdf6ef-1968-4014-9eda-0054f174b707&quot;,&quot;properties&quot;:{&quot;noteIndex&quot;:0},&quot;isEdited&quot;:false,&quot;manualOverride&quot;:{&quot;isManuallyOverridden&quot;:true,&quot;citeprocText&quot;:&quot;(Elli et al., 2022)&quot;,&quot;manualOverrideText&quot;:&quot;Elli et al. (2022)&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Tag&quot;:&quot;MENDELEY_CITATION_v3_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&quot;},{&quot;citationID&quot;:&quot;MENDELEY_CITATION_54febb1d-8519-4cac-9bb0-98e1f06aa517&quot;,&quot;properties&quot;:{&quot;noteIndex&quot;:0},&quot;isEdited&quot;:false,&quot;manualOverride&quot;:{&quot;isManuallyOverridden&quot;:false,&quot;citeprocText&quot;:&quot;(Elli and Archontoulis, 2023)&quot;,&quot;manualOverrideText&quot;:&quot;&quot;},&quot;citationItems&quot;:[{&quot;id&quot;:&quot;7da3663c-c39c-3463-a80c-84581fb2e5b3&quot;,&quot;itemData&quot;:{&quot;type&quot;:&quot;article-journal&quot;,&quot;id&quot;:&quot;7da3663c-c39c-3463-a80c-84581fb2e5b3&quot;,&quot;title&quot;:&quot;Dissecting the contribution of weather and management on water table dynamics under present and future climate scenarios in the US Corn Belt&quot;,&quot;author&quot;:[{&quot;family&quot;:&quot;Elli&quot;,&quot;given&quot;:&quot;Elvis F.&quot;,&quot;parse-names&quot;:false,&quot;dropping-particle&quot;:&quot;&quot;,&quot;non-dropping-particle&quot;:&quot;&quot;},{&quot;family&quot;:&quot;Archontoulis&quot;,&quot;given&quot;:&quot;Sotirios&quot;,&quot;parse-names&quot;:false,&quot;dropping-particle&quot;:&quot;V.&quot;,&quot;non-dropping-particle&quot;:&quot;&quot;}],&quot;container-title&quot;:&quot;Agronomy for Sustainable Development&quot;,&quot;accessed&quot;:{&quot;date-parts&quot;:[[2023,4,12]]},&quot;DOI&quot;:&quot;10.1007/S13593-023-00889-6&quot;,&quot;ISSN&quot;:&quot;1773-0155&quot;,&quot;URL&quot;:&quot;https://link.springer.com/article/10.1007/s13593-023-00889-6&quot;,&quot;issued&quot;:{&quot;date-parts&quot;:[[2023,4,13]]},&quot;page&quot;:&quot;1-16&quot;,&quot;abstract&quot;:&quot;In rainfed crop production regions such as the US Corn belt, the existence of a shallow water table increases crop productivity, decreases inter-annual grain yield variability, and impacts environmental N losses. Understanding how climate and management scenarios influence water table depth is key to designing sustainable and profitable cropping systems. A concurrent cropping systems-level examination of how weather variability, climate change, and agronomic management affect water table dynamics is missing. To fill this knowledge gap, we developed a systems evaluation using APSIM framework with the objectives to (1) quantify how weather and agronomic management (subsurface drainage, tillage, crop sequences) affect the water table depth and its seasonal variability under present and future (2020 to 2080) climate scenarios and (2) develop functional relationships between water table depth and productivity and sustainability indicators to increase our knowledge base. We considered four US Corn Belt environments with various water table depth conditions. Results indicated that the water table depth was mostly dictated by weather conditions, with management to alter water table depth by up to 31% under present climate conditions and up to 6% under future climate projections. The overall ranking of management practices in terms of influence on water table depth was subsurface tile drainage &amp;gt; tillage &amp;gt; crop sequence. The water tables will become slightly deeper in the future, with an overall downward trend of 0.18 cm year−1 (2020–2080), mostly driven by increased temperature and therefore evapotranspiration. For every degree increase in temperature, the water table depth deepened by about 8 cm. Water table depth affected crop yields, rooting depths, N2O emissions, and runoff in different ways revealing important tradeoffs between productivity and sustainability metrics. Our study provides new insights into an important water source for crop production, which can inform decision-making and climate change adaptation strategies.&quot;,&quot;publisher&quot;:&quot;Springer&quot;,&quot;issue&quot;:&quot;2&quot;,&quot;volume&quot;:&quot;43&quot;,&quot;container-title-short&quot;:&quot;Agron. Sustain. Dev.&quot;},&quot;isTemporary&quot;:false}],&quot;citationTag&quot;:&quot;MENDELEY_CITATION_v3_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&quot;},{&quot;citationID&quot;:&quot;MENDELEY_CITATION_44347923-adf6-4167-94ce-2dcff676711d&quot;,&quot;properties&quot;:{&quot;noteIndex&quot;:0},&quot;isEdited&quot;:false,&quot;manualOverride&quot;:{&quot;isManuallyOverridden&quot;:false,&quot;citeprocText&quot;:&quot;(Elli et al., 2022)&quot;,&quot;manualOverrideText&quot;:&quot;&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citationTag&quot;:&quot;MENDELEY_CITATION_v3_eyJjaXRhdGlvbklEIjoiTUVOREVMRVlfQ0lUQVRJT05fNDQzNDc5MjMtYWRmNi00MTY3LTk0Y2UtMmRjZmY2NzY3MTFkIiwicHJvcGVydGllcyI6eyJub3RlSW5kZXgiOjB9LCJpc0VkaXRlZCI6ZmFsc2UsIm1hbnVhbE92ZXJyaWRlIjp7ImlzTWFudWFsbHlPdmVycmlkZGVuIjpmYWxzZSwiY2l0ZXByb2NUZXh0IjoiKEVsbGkgZXQgYWwuLCAyMDIyKSIsIm1hbnVhbE92ZXJyaWRlVGV4dCI6Ii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XX0=&quot;},{&quot;citationID&quot;:&quot;MENDELEY_CITATION_29cc27b3-a9f1-4290-975d-fa83eb0df9c3&quot;,&quot;properties&quot;:{&quot;noteIndex&quot;:0},&quot;isEdited&quot;:false,&quot;manualOverride&quot;:{&quot;isManuallyOverridden&quot;:true,&quot;citeprocText&quot;:&quot;(NASS, 2023)&quot;,&quot;manualOverrideText&quot;:&quot;(NASS, 2025; Figure S4)&quot;},&quot;citationItems&quot;:[{&quot;id&quot;:&quot;d701c2d9-2019-3c23-ad55-73a9efa788e5&quot;,&quot;itemData&quot;:{&quot;type&quot;:&quot;article&quot;,&quot;id&quot;:&quot;d701c2d9-2019-3c23-ad55-73a9efa788e5&quot;,&quot;title&quot;:&quot;Surveys. National Agricultural Statistics Service, USDA. URL: https://www.nass.usda.gov/Surveys. Accessed November 2, 2023&quot;,&quot;author&quot;:[{&quot;family&quot;:&quot;NASS&quot;,&quot;given&quot;:&quot;&quot;,&quot;parse-names&quot;:false,&quot;dropping-particle&quot;:&quot;&quot;,&quot;non-dropping-particle&quot;:&quot;&quot;}],&quot;issued&quot;:{&quot;date-parts&quot;:[[2023]]},&quot;container-title-short&quot;:&quot;&quot;},&quot;isTemporary&quot;:false}],&quot;citationTag&quot;:&quot;MENDELEY_CITATION_v3_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&quot;},{&quot;citationID&quot;:&quot;MENDELEY_CITATION_55d91e0f-b3ce-4ead-957c-d194254bd85f&quot;,&quot;properties&quot;:{&quot;noteIndex&quot;:0},&quot;isEdited&quot;:false,&quot;manualOverride&quot;:{&quot;isManuallyOverridden&quot;:true,&quot;citeprocText&quot;:&quot;(Elli et al., 2022; Nendel et al., 2023)&quot;,&quot;manualOverrideText&quot;:&quot;(Elli et al., 2022)&quot;},&quot;citationItems&quot;:[{&quot;id&quot;:&quot;b207dd7b-b57e-3a70-9e53-91c5eefcc6bd&quot;,&quot;itemData&quot;:{&quot;type&quot;:&quot;article-journal&quot;,&quot;id&quot;:&quot;b207dd7b-b57e-3a70-9e53-91c5eefcc6bd&quot;,&quot;title&quot;:&quot;Climate Change and Management Impacts on Soybean N Fixation, Soil N Mineralization, N2O Emissions, and Seed Yield&quot;,&quot;author&quot;:[{&quot;family&quot;:&quot;Elli&quot;,&quot;given&quot;:&quot;Elvis F.&quot;,&quot;parse-names&quot;:false,&quot;dropping-particle&quot;:&quot;&quot;,&quot;non-dropping-particle&quot;:&quot;&quot;},{&quot;family&quot;:&quot;Ciampitti&quot;,&quot;given&quot;:&quot;Ignacio A.&quot;,&quot;parse-names&quot;:false,&quot;dropping-particle&quot;:&quot;&quot;,&quot;non-dropping-particle&quot;:&quot;&quot;},{&quot;family&quot;:&quot;Castellano&quot;,&quot;given&quot;:&quot;Michael J.&quot;,&quot;parse-names&quot;:false,&quot;dropping-particle&quot;:&quot;&quot;,&quot;non-dropping-particle&quot;:&quot;&quot;},{&quot;family&quot;:&quot;Purcell&quot;,&quot;given&quot;:&quot;Larry C.&quot;,&quot;parse-names&quot;:false,&quot;dropping-particle&quot;:&quot;&quot;,&quot;non-dropping-particle&quot;:&quot;&quot;},{&quot;family&quot;:&quot;Naeve&quot;,&quot;given&quot;:&quot;Seth&quot;,&quot;parse-names&quot;:false,&quot;dropping-particle&quot;:&quot;&quot;,&quot;non-dropping-particle&quot;:&quot;&quot;},{&quot;family&quot;:&quot;Grassini&quot;,&quot;given&quot;:&quot;Patricio&quot;,&quot;parse-names&quot;:false,&quot;dropping-particle&quot;:&quot;&quot;,&quot;non-dropping-particle&quot;:&quot;&quot;},{&quot;family&quot;:&quot;Menza&quot;,&quot;given&quot;:&quot;Nicolas C.&quot;,&quot;parse-names&quot;:false,&quot;dropping-particle&quot;:&quot;&quot;,&quot;non-dropping-particle&quot;:&quot;La&quot;},{&quot;family&quot;:&quot;Moro Rosso&quot;,&quot;given&quot;:&quot;Luiz&quot;,&quot;parse-names&quot;:false,&quot;dropping-particle&quot;:&quot;&quot;,&quot;non-dropping-particle&quot;:&quot;&quot;},{&quot;family&quot;:&quot;Borja Reis&quot;,&quot;given&quot;:&quot;André F.&quot;,&quot;parse-names&quot;:false,&quot;dropping-particle&quot;:&quot;&quot;,&quot;non-dropping-particle&quot;:&quot;de&quot;},{&quot;family&quot;:&quot;Kovács&quot;,&quot;given&quot;:&quot;Péter&quot;,&quot;parse-names&quot;:false,&quot;dropping-particle&quot;:&quot;&quot;,&quot;non-dropping-particle&quot;:&quot;&quot;},{&quot;family&quot;:&quot;Archontoulis&quot;,&quot;given&quot;:&quot;Sotirios&quot;,&quot;parse-names&quot;:false,&quot;dropping-particle&quot;:&quot;V.&quot;,&quot;non-dropping-particle&quot;:&quot;&quot;}],&quot;container-title&quot;:&quot;Frontiers in Plant Science&quot;,&quot;accessed&quot;:{&quot;date-parts&quot;:[[2022,5,11]]},&quot;DOI&quot;:&quot;10.3389/FPLS.2022.849896&quot;,&quot;ISSN&quot;:&quot;1664-462X&quot;,&quot;URL&quot;:&quot;https://www.frontiersin.org/articles/10.3389/fpls.2022.849896/full&quot;,&quot;issued&quot;:{&quot;date-parts&quot;:[[2022,4,27]]},&quot;page&quot;:&quot;1-15&quot;,&quot;abstract&quot;:&quot;Limited knowledge about how nitrogen (N) dynamics are affected by climate change, weather variability, and crop management is a major barrier to improving productivity and environmental performance in soybean-based cropping systems. To fill this knowledge gap, we created a systems understanding of agroecosystem N dynamics and quantified the impact of controllable (management) and uncontrollable (weather, climate) factors on N fluxes and soybean yields. We performed a simulation experiment across 10 soybean production environments in the US using the APSIM model and future climate projections from five global circulation models. Climate change (2020-2080) increased N mineralization (24%) and N2O emissions (19%) but decreased N fixation (32%), seed N (20%), and yields (19%). Soil and crop management practices altered N fluxes at a similar magnitude as climate change but in many different directions, revealing opportunities to improve soybean systems performance. Among many practices explored, we identified two solutions with great potential: improved residue management (short-term) and water management (long-term). Inter-annual weather variability and management practices affected soybean yield less than N fluxes, which creates opportunities to manage N fluxes without compromising yields, especially in regions with adequate to excess soil moisture. This work provides actionable results (tradeoffs, synergies, directions) to inform decision-making for adapting crop management in a changing climate to improve soybean production systems.&quot;,&quot;publisher&quot;:&quot;Frontiers&quot;,&quot;issue&quot;:&quot;849896&quot;,&quot;volume&quot;:&quot;13&quot;,&quot;container-title-short&quot;:&quot;Front. Plant Sci.&quot;},&quot;isTemporary&quot;:false},{&quot;id&quot;:&quot;70e802fa-62b2-3f68-8cbb-6a1d4a3ba733&quot;,&quot;itemData&quot;:{&quot;type&quot;:&quot;article-journal&quot;,&quot;id&quot;:&quot;70e802fa-62b2-3f68-8cbb-6a1d4a3ba733&quot;,&quot;title&quot;:&quot;Future area expansion outweighs increasing drought risk for soybean in Europe&quot;,&quot;author&quot;:[{&quot;family&quot;:&quot;Nendel&quot;,&quot;given&quot;:&quot;Claas&quot;,&quot;parse-names&quot;:false,&quot;dropping-particle&quot;:&quot;&quot;,&quot;non-dropping-particle&quot;:&quot;&quot;},{&quot;family&quot;:&quot;Reckling&quot;,&quot;given&quot;:&quot;Moritz&quot;,&quot;parse-names&quot;:false,&quot;dropping-particle&quot;:&quot;&quot;,&quot;non-dropping-particle&quot;:&quot;&quot;},{&quot;family&quot;:&quot;Debaeke&quot;,&quot;given&quot;:&quot;Philippe&quot;,&quot;parse-names&quot;:false,&quot;dropping-particle&quot;:&quot;&quot;,&quot;non-dropping-particle&quot;:&quot;&quot;},{&quot;family&quot;:&quot;Schulz&quot;,&quot;given&quot;:&quot;Susanne&quot;,&quot;parse-names&quot;:false,&quot;dropping-particle&quot;:&quot;&quot;,&quot;non-dropping-particle&quot;:&quot;&quot;},{&quot;family&quot;:&quot;Berg-Mohnicke&quot;,&quot;given&quot;:&quot;Michael&quot;,&quot;parse-names&quot;:false,&quot;dropping-particle&quot;:&quot;&quot;,&quot;non-dropping-particle&quot;:&quot;&quot;},{&quot;family&quot;:&quot;Constantin&quot;,&quot;given&quot;:&quot;Julie&quot;,&quot;parse-names&quot;:false,&quot;dropping-particle&quot;:&quot;&quot;,&quot;non-dropping-particle&quot;:&quot;&quot;},{&quot;family&quot;:&quot;Fronzek&quot;,&quot;given&quot;:&quot;Stefan&quot;,&quot;parse-names&quot;:false,&quot;dropping-particle&quot;:&quot;&quot;,&quot;non-dropping-particle&quot;:&quot;&quot;},{&quot;family&quot;:&quot;Hoffmann&quot;,&quot;given&quot;:&quot;Munir&quot;,&quot;parse-names&quot;:false,&quot;dropping-particle&quot;:&quot;&quot;,&quot;non-dropping-particle&quot;:&quot;&quot;},{&quot;family&quot;:&quot;Jakšić&quot;,&quot;given&quot;:&quot;Snežana&quot;,&quot;parse-names&quot;:false,&quot;dropping-particle&quot;:&quot;&quot;,&quot;non-dropping-particle&quot;:&quot;&quot;},{&quot;family&quot;:&quot;Kersebaum&quot;,&quot;given&quot;:&quot;Kurt Christian&quot;,&quot;parse-names&quot;:false,&quot;dropping-particle&quot;:&quot;&quot;,&quot;non-dropping-particle&quot;:&quot;&quot;},{&quot;family&quot;:&quot;Klimek-Kopyra&quot;,&quot;given&quot;:&quot;Agnieszka&quot;,&quot;parse-names&quot;:false,&quot;dropping-particle&quot;:&quot;&quot;,&quot;non-dropping-particle&quot;:&quot;&quot;},{&quot;family&quot;:&quot;Raynal&quot;,&quot;given&quot;:&quot;Hélène&quot;,&quot;parse-names&quot;:false,&quot;dropping-particle&quot;:&quot;&quot;,&quot;non-dropping-particle&quot;:&quot;&quot;},{&quot;family&quot;:&quot;Schoving&quot;,&quot;given&quot;:&quot;Céline&quot;,&quot;parse-names&quot;:false,&quot;dropping-particle&quot;:&quot;&quot;,&quot;non-dropping-particle&quot;:&quot;&quot;},{&quot;family&quot;:&quot;Stella&quot;,&quot;given&quot;:&quot;Tommaso&quot;,&quot;parse-names&quot;:false,&quot;dropping-particle&quot;:&quot;&quot;,&quot;non-dropping-particle&quot;:&quot;&quot;},{&quot;family&quot;:&quot;Battisti&quot;,&quot;given&quot;:&quot;Rafael&quot;,&quot;parse-names&quot;:false,&quot;dropping-particle&quot;:&quot;&quot;,&quot;non-dropping-particle&quot;:&quot;&quot;}],&quot;container-title&quot;:&quot;Global Change Biology&quot;,&quot;DOI&quot;:&quot;10.1111/gcb.16562&quot;,&quot;ISSN&quot;:&quot;13652486&quot;,&quot;PMID&quot;:&quot;36524285&quot;,&quot;issued&quot;:{&quot;date-parts&quot;:[[2023,3,1]]},&quot;page&quot;:&quot;1340-1358&quot;,&quot;abstract&quot;:&quot;The European Union is highly dependent on soybean imports from overseas to meet its protein demands. Individual Member States have been quick to declare self-sufficiency targets for plant-based proteins, but detailed strategies are still lacking. Rising global temperatures have painted an image of a bright future for soybean production in Europe, but emerging climatic risks such as drought have so far not been included in any of those outlooks. Here, we present simulations of future soybean production and the most prominent risk factors across Europe using an ensemble of climate and soybean growth models. Projections suggest a substantial increase in potential soybean production area and productivity in Central Europe, while southern European production would become increasingly dependent on supplementary irrigation. Average productivity would rise by 8.3% (RCP 4.5) to 8.7% (RCP 8.5) as a result of improved growing conditions (plant physiology benefiting from rising temperature and CO2 levels) and farmers adapting to them by using cultivars with longer phenological cycles. Suitable production area would rise by 31.4% (RCP 4.5) to 37.7% (RCP 8.5) by the mid-century, contributing considerably more than productivity increase to the production potential for closing the protein gap in Europe. While wet conditions at harvest and incidental cold spells are the current key challenges for extending soybean production, the models and climate data analysis anticipate that drought and heat will become the dominant limitations in the future. Breeding for heat-tolerant and water-efficient genotypes is needed to further improve soybean adaptation to changing climatic conditions.&quot;,&quot;publisher&quot;:&quot;John Wiley and Sons Inc&quot;,&quot;issue&quot;:&quot;5&quot;,&quot;volume&quot;:&quot;29&quot;,&quot;container-title-short&quot;:&quot;Glob. Chang. Biol.&quot;},&quot;isTemporary&quot;:false}],&quot;citationTag&quot;:&quot;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&quot;},{&quot;citationID&quot;:&quot;MENDELEY_CITATION_f8b0c322-a069-4ce3-9b7a-894fd3b59ad2&quot;,&quot;properties&quot;:{&quot;noteIndex&quot;:0},&quot;isEdited&quot;:false,&quot;manualOverride&quot;:{&quot;isManuallyOverridden&quot;:true,&quot;citeprocText&quot;:&quot;(Deryng et al., 2014)&quot;,&quot;manualOverrideText&quot;:&quot;Deryng et al. (2014)&quot;},&quot;citationItems&quot;:[{&quot;id&quot;:&quot;3bcb2f44-e665-3c4f-a548-7085c0e78ff9&quot;,&quot;itemData&quot;:{&quot;type&quot;:&quot;article-journal&quot;,&quot;id&quot;:&quot;3bcb2f44-e665-3c4f-a548-7085c0e78ff9&quot;,&quot;title&quot;:&quot;Global crop yield response to extreme heat stress under multiple climate change futures&quot;,&quot;author&quot;:[{&quot;family&quot;:&quot;Deryng&quot;,&quot;given&quot;:&quot;Delphine&quot;,&quot;parse-names&quot;:false,&quot;dropping-particle&quot;:&quot;&quot;,&quot;non-dropping-particle&quot;:&quot;&quot;},{&quot;family&quot;:&quot;Conway&quot;,&quot;given&quot;:&quot;Declan&quot;,&quot;parse-names&quot;:false,&quot;dropping-particle&quot;:&quot;&quot;,&quot;non-dropping-particle&quot;:&quot;&quot;},{&quot;family&quot;:&quot;Ramankutty&quot;,&quot;given&quot;:&quot;Navin&quot;,&quot;parse-names&quot;:false,&quot;dropping-particle&quot;:&quot;&quot;,&quot;non-dropping-particle&quot;:&quot;&quot;},{&quot;family&quot;:&quot;Price&quot;,&quot;given&quot;:&quot;Jeff&quot;,&quot;parse-names&quot;:false,&quot;dropping-particle&quot;:&quot;&quot;,&quot;non-dropping-particle&quot;:&quot;&quot;},{&quot;family&quot;:&quot;Warren&quot;,&quot;given&quot;:&quot;Rachel&quot;,&quot;parse-names&quot;:false,&quot;dropping-particle&quot;:&quot;&quot;,&quot;non-dropping-particle&quot;:&quot;&quot;}],&quot;container-title&quot;:&quot;Environmental Research Letters&quot;,&quot;accessed&quot;:{&quot;date-parts&quot;:[[2025,9,15]]},&quot;DOI&quot;:&quot;10.1088/1748-9326/9/3/034011&quot;,&quot;ISSN&quot;:&quot;1748-9326&quot;,&quot;URL&quot;:&quot;https://iopscience.iop.org/article/10.1088/1748-9326/9/3/034011&quot;,&quot;issued&quot;:{&quot;date-parts&quot;:[[2014,3,19]]},&quot;page&quot;:&quot;034011&quot;,&quot;abstract&quot;:&quot;Extreme heat stress during the crop reproductive period can be critical for crop productivity. Projected changes in the frequency and severity of extreme climatic events are expected to negatively impact crop yields and global food production. This study applies the global crop model PEGASUS to quantify, for the first time at the global scale, impacts of extreme heat stress on maize, spring wheat and soybean yields resulting from 72 climate change scenarios for the 21st century. Our results project maize to face progressively worse impacts under a range of RCPs but spring wheat and soybean to improve globally through to the 2080s due to CO2fertilization effects, even though parts of the tropic and sub-tropic regions could face substantial yield declines. We find extreme heat stress at anthesis (HSA) by the 2080s (relative to the 1980s) under RCP 8.5, taking into account CO2fertilization effects, could double global losses of maize yield (ΔY = -12.8 ± 6.7% versus - 7.0 ± 5.3% without HSA), reduce projected gains in spring wheat yield by half (ΔY = 34.3 ± 13.5% versus 72.0 ± 10.9% without HSA) and in soybean yield by a quarter (ΔY = 15.3 ± 26.5% versus 20.4 ± 22.1% without HSA). The range reflects uncertainty due to differences between climate model scenarios; soybean exhibits both positive and negative impacts, maize is generally negative and spring wheat generally positive. Furthermore, when assuming CO2fertilization effects to be negligible, we observe drastic climate mitigation policy as in RCP 2.6 could avoid more than 80% of the global average yield losses otherwise expected by the 2080s under RCP 8.5. We show large disparities in climate impacts across regions and find extreme heat stress adversely affects major producing regions and lower income countries. © 2014 IOP Publishing Ltd.&quot;,&quot;publisher&quot;:&quot;IOP Publishing&quot;,&quot;issue&quot;:&quot;3&quot;,&quot;volume&quot;:&quot;9&quot;,&quot;container-title-short&quot;:&quot;&quot;},&quot;isTemporary&quot;:false}],&quot;citationTag&quot;:&quot;MENDELEY_CITATION_v3_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&quot;},{&quot;citationID&quot;:&quot;MENDELEY_CITATION_35b9a31d-18f1-4f10-af0e-0d87cb340acf&quot;,&quot;properties&quot;:{&quot;noteIndex&quot;:0},&quot;isEdited&quot;:false,&quot;manualOverride&quot;:{&quot;isManuallyOverridden&quot;:false,&quot;citeprocText&quot;:&quot;(Ainsworth et al., 2002b)&quot;,&quot;manualOverrideText&quot;:&quot;&quot;},&quot;citationItems&quot;:[{&quot;id&quot;:&quot;096f164c-c497-366c-944e-4bc6f0a250a6&quot;,&quot;itemData&quot;:{&quot;type&quot;:&quot;article-journal&quot;,&quot;id&quot;:&quot;096f164c-c497-366c-944e-4bc6f0a250a6&quot;,&quot;title&quot;:&quot;A meta-analysis of elevated [CO2] effects on soybean (Glycine max) physiology, growth and yield&quot;,&quot;author&quot;:[{&quot;family&quot;:&quot;Ainsworth&quot;,&quot;given&quot;:&quot;Elizabeth A.&quot;,&quot;parse-names&quot;:false,&quot;dropping-particle&quot;:&quot;&quot;,&quot;non-dropping-particle&quot;:&quot;&quot;},{&quot;family&quot;:&quot;Davey&quot;,&quot;given&quot;:&quot;Phillip A.&quot;,&quot;parse-names&quot;:false,&quot;dropping-particle&quot;:&quot;&quot;,&quot;non-dropping-particle&quot;:&quot;&quot;},{&quot;family&quot;:&quot;Bernacchi&quot;,&quot;given&quot;:&quot;Carl J.&quot;,&quot;parse-names&quot;:false,&quot;dropping-particle&quot;:&quot;&quot;,&quot;non-dropping-particle&quot;:&quot;&quot;},{&quot;family&quot;:&quot;Dermody&quot;,&quot;given&quot;:&quot;Orla C.&quot;,&quot;parse-names&quot;:false,&quot;dropping-particle&quot;:&quot;&quot;,&quot;non-dropping-particle&quot;:&quot;&quot;},{&quot;family&quot;:&quot;Heaton&quot;,&quot;given&quot;:&quot;Emily A.&quot;,&quot;parse-names&quot;:false,&quot;dropping-particle&quot;:&quot;&quot;,&quot;non-dropping-particle&quot;:&quot;&quot;},{&quot;family&quot;:&quot;Moore&quot;,&quot;given&quot;:&quot;David J.&quot;,&quot;parse-names&quot;:false,&quot;dropping-particle&quot;:&quot;&quot;,&quot;non-dropping-particle&quot;:&quot;&quot;},{&quot;family&quot;:&quot;Morgan&quot;,&quot;given&quot;:&quot;Patrick B.&quot;,&quot;parse-names&quot;:false,&quot;dropping-particle&quot;:&quot;&quot;,&quot;non-dropping-particle&quot;:&quot;&quot;},{&quot;family&quot;:&quot;Naidu&quot;,&quot;given&quot;:&quot;Shawna L.&quot;,&quot;parse-names&quot;:false,&quot;dropping-particle&quot;:&quot;&quot;,&quot;non-dropping-particle&quot;:&quot;&quot;},{&quot;family&quot;:&quot;Ra&quot;,&quot;given&quot;:&quot;Hyung Shim Yoo&quot;,&quot;parse-names&quot;:false,&quot;dropping-particle&quot;:&quot;&quot;,&quot;non-dropping-particle&quot;:&quot;&quot;},{&quot;family&quot;:&quot;Zhu&quot;,&quot;given&quot;:&quot;Xin Guang&quot;,&quot;parse-names&quot;:false,&quot;dropping-particle&quot;:&quot;&quot;,&quot;non-dropping-particle&quot;:&quot;&quot;},{&quot;family&quot;:&quot;Curtis&quot;,&quot;given&quot;:&quot;Peter S.&quot;,&quot;parse-names&quot;:false,&quot;dropping-particle&quot;:&quot;&quot;,&quot;non-dropping-particle&quot;:&quot;&quot;},{&quot;family&quot;:&quot;Long&quot;,&quot;given&quot;:&quot;Stephen P.&quot;,&quot;parse-names&quot;:false,&quot;dropping-particle&quot;:&quot;&quot;,&quot;non-dropping-particle&quot;:&quot;&quot;}],&quot;container-title&quot;:&quot;Global Change Biology&quot;,&quot;DOI&quot;:&quot;10.1046/j.1365-2486.2002.00498.x&quot;,&quot;ISSN&quot;:&quot;13541013&quot;,&quot;issued&quot;:{&quot;date-parts&quot;:[[2002]]},&quot;page&quot;:&quot;695-709&quot;,&quot;abstract&quot;:&quot;The effects of elevated [CO2] on 25 variables describing soybean physiology, growth and yield are reviewed using meta-analytic techniques. This is the first meta-analysis to our knowledge performed on a single crop species and summarizes the effects of 111 studies. These primary studies include numerous soybean growth forms, various stress and experimental treatments, and a range of elevated [CO2] levels (from 450 to 1250 p.p.m.), with a mean of 689 p.p.m. across all studies. Stimulation of soybean leaf CO2 assimilation rate with growth at elevated [CO2] was 39%, despite a 40% decrease in stomatal conductance and a 11% decrease in Rubisco activity. Increased leaf CO2 uptake combined with an 18% stimulation in leaf area to provide a 59% increase in canopy photosynthetic rate. The increase in total dry weight was lower at 37%, and seed yield still lower at 24%. This shows that even in an agronomic species selected for maximum investment in seed, several plant level feedbacks prevent additional investment in reproduction, such that yield fails to reflect fully the increase in whole plant carbon uptake. Large soil containers (&gt; 9 L) have been considered adequate for assessing plant responses to elevated [CO2]. However, in open-top chamber experiments, soybeans grown in large pots showed a significant threefold smaller stimulation in yield than soybeans grown in the ground. This suggests that conclusions about plant yield based on pot studies, even when using very large containers, are a poor reflection of performance in the absence of any physical restriction on root growth. This review supports a number of current paradigms of plant responses to elevated [CO2]. Namely, stimulation of photosynthesis is greater in plants that fix N and have additional carbohydrate sinks in nodules. This supports the notion that photosynthetic capacity decreases when plants are N-limited, but not when plants have adequate N and sink strength. The root: shoot ratio did not change with growth at elevated [CO2], sustaining the charge that biomass allocation is unaffected by growth at elevated [CO2] when plant size and ontogeny are considered.&quot;,&quot;issue&quot;:&quot;8&quot;,&quot;volume&quot;:&quot;8&quot;,&quot;container-title-short&quot;:&quot;Glob. Chang. Biol.&quot;},&quot;isTemporary&quot;:false}],&quot;citationTag&quot;:&quot;MENDELEY_CITATION_v3_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&quot;},{&quot;citationID&quot;:&quot;MENDELEY_CITATION_7eaa45dc-2ab3-4167-8dd2-a37e87a53486&quot;,&quot;properties&quot;:{&quot;noteIndex&quot;:0},&quot;isEdited&quot;:false,&quot;manualOverride&quot;:{&quot;isManuallyOverridden&quot;:false,&quot;citeprocText&quot;:&quot;(Bishop et al., 2015)&quot;,&quot;manualOverrideText&quot;:&quot;&quot;},&quot;citationItems&quot;:[{&quot;id&quot;:&quot;90ac5c15-058e-3671-802b-699ce932ed71&quot;,&quot;itemData&quot;:{&quot;type&quot;:&quot;article-journal&quot;,&quot;id&quot;:&quot;90ac5c15-058e-3671-802b-699ce932ed71&quot;,&quot;title&quot;:&quot;Is there potential to adapt soybean (Glycine max Merr.) to future [CO2]? An analysis of the yield response of 18 genotypes in free-air CO2 enrichment&quot;,&quot;author&quot;:[{&quot;family&quot;:&quot;Bishop&quot;,&quot;given&quot;:&quot;Kristen A.&quot;,&quot;parse-names&quot;:false,&quot;dropping-particle&quot;:&quot;&quot;,&quot;non-dropping-particle&quot;:&quot;&quot;},{&quot;family&quot;:&quot;Betzelberger&quot;,&quot;given&quot;:&quot;Amy M.&quot;,&quot;parse-names&quot;:false,&quot;dropping-particle&quot;:&quot;&quot;,&quot;non-dropping-particle&quot;:&quot;&quot;},{&quot;family&quot;:&quot;Long&quot;,&quot;given&quot;:&quot;Stephen P.&quot;,&quot;parse-names&quot;:false,&quot;dropping-particle&quot;:&quot;&quot;,&quot;non-dropping-particle&quot;:&quot;&quot;},{&quot;family&quot;:&quot;Ainsworth&quot;,&quot;given&quot;:&quot;Elizabeth A.&quot;,&quot;parse-names&quot;:false,&quot;dropping-particle&quot;:&quot;&quot;,&quot;non-dropping-particle&quot;:&quot;&quot;}],&quot;container-title&quot;:&quot;Plant Cell and Environment&quot;,&quot;DOI&quot;:&quot;10.1111/pce.12443&quot;,&quot;ISSN&quot;:&quot;13653040&quot;,&quot;PMID&quot;:&quot;25211487&quot;,&quot;issued&quot;:{&quot;date-parts&quot;:[[2015,9,1]]},&quot;page&quot;:&quot;1765-1774&quot;,&quot;abstract&quot;:&quot;Rising atmospheric [CO2] is a uniform, global change that increases C3 photosynthesis and could offset some of the negative effects of global climate change on crop yields. Genetic variation in yield responsiveness to rising [CO2] would provide an opportunity to breed more responsive crop genotypes. A multi-year study of 18 soybean (Glycine maxMerr.) genotypes was carried out to identify variation in responsiveness to season-long elevated [CO2] (550ppm) under fully open-air replicated field conditions. On average across 18 genotypes, elevated [CO2] stimulated total above-ground biomass by 22%, but seed yield by only 9%, in part because most genotypes showed a reduction in partitioning of energy to seeds. Over four years of study, there was consistency from year to year in the genotypes that were most and least responsive to elevated [CO2], suggesting heritability of CO2 response. Further analysis of six genotypes did not reveal a photosynthetic basis for the variation in yield response. Although partitioning to seed was decreased, cultivars with the highest partitioning coefficient in current [CO2] also had the highest partitioning coefficient in elevated [CO2]. The results show the existence of genetic variation in soybean response to elevated [CO2], which is needed to breed soybean to the future atmospheric environment.&quot;,&quot;issue&quot;:&quot;9&quot;,&quot;volume&quot;:&quot;38&quot;,&quot;container-title-short&quot;:&quot;Plant Cell Environ.&quot;},&quot;isTemporary&quot;:false}],&quot;citationTag&quot;:&quot;MENDELEY_CITATION_v3_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&quot;},{&quot;citationID&quot;:&quot;MENDELEY_CITATION_7bb22078-4db4-497f-9201-21dbe6aa2983&quot;,&quot;properties&quot;:{&quot;noteIndex&quot;:0},&quot;isEdited&quot;:false,&quot;manualOverride&quot;:{&quot;isManuallyOverridden&quot;:false,&quot;citeprocText&quot;:&quot;(Kothari et al., 2022)&quot;,&quot;manualOverrideText&quot;:&quot;&quot;},&quot;citationItems&quot;:[{&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citationTag&quot;:&quot;MENDELEY_CITATION_v3_eyJjaXRhdGlvbklEIjoiTUVOREVMRVlfQ0lUQVRJT05fN2JiMjIwNzgtNGRiNC00OTdmLTkyMDEtMjFkYmU2YWEyOTgzIiwicHJvcGVydGllcyI6eyJub3RlSW5kZXgiOjB9LCJpc0VkaXRlZCI6ZmFsc2UsIm1hbnVhbE92ZXJyaWRlIjp7ImlzTWFudWFsbHlPdmVycmlkZGVuIjpmYWxzZSwiY2l0ZXByb2NUZXh0IjoiKEtvdGhhcmkgZXQgYWwuLCAyMDIy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V19&quot;},{&quot;citationID&quot;:&quot;MENDELEY_CITATION_2c712fde-19d1-4a11-b4bc-cde39af1ecdf&quot;,&quot;properties&quot;:{&quot;noteIndex&quot;:0},&quot;isEdited&quot;:false,&quot;manualOverride&quot;:{&quot;isManuallyOverridden&quot;:false,&quot;citeprocText&quot;:&quot;(Boote et al., 2005; Djanaguiraman et al., 2013)&quot;,&quot;manualOverrideText&quot;:&quot;&quot;},&quot;citationItems&quot;:[{&quot;id&quot;:&quot;1042bb96-df80-3441-836c-b6d7b96dfb34&quot;,&quot;itemData&quot;:{&quot;type&quot;:&quot;article-journal&quot;,&quot;id&quot;:&quot;1042bb96-df80-3441-836c-b6d7b96dfb34&quot;,&quot;title&quot;:&quot;Elevated Temperature and CO2 Impacts on Pollination, Reproductive Growth, and Yield of Several Globally Important Crops&quot;,&quot;author&quot;:[{&quot;family&quot;:&quot;Boote&quot;,&quot;given&quot;:&quot;Kenneth J.&quot;,&quot;parse-names&quot;:false,&quot;dropping-particle&quot;:&quot;&quot;,&quot;non-dropping-particle&quot;:&quot;&quot;},{&quot;family&quot;:&quot;Allen&quot;,&quot;given&quot;:&quot;Leon H.&quot;,&quot;parse-names&quot;:false,&quot;dropping-particle&quot;:&quot;&quot;,&quot;non-dropping-particle&quot;:&quot;&quot;},{&quot;family&quot;:&quot;Prasad&quot;,&quot;given&quot;:&quot;Pagadala V.&quot;,&quot;parse-names&quot;:false,&quot;dropping-particle&quot;:&quot;V.&quot;,&quot;non-dropping-particle&quot;:&quot;&quot;},{&quot;family&quot;:&quot;Baker&quot;,&quot;given&quot;:&quot;Jeffery T.&quot;,&quot;parse-names&quot;:false,&quot;dropping-particle&quot;:&quot;&quot;,&quot;non-dropping-particle&quot;:&quot;&quot;},{&quot;family&quot;:&quot;Gesch&quot;,&quot;given&quot;:&quot;Russ W.&quot;,&quot;parse-names&quot;:false,&quot;dropping-particle&quot;:&quot;&quot;,&quot;non-dropping-particle&quot;:&quot;&quot;},{&quot;family&quot;:&quot;Snyder&quot;,&quot;given&quot;:&quot;Alison M.&quot;,&quot;parse-names&quot;:false,&quot;dropping-particle&quot;:&quot;&quot;,&quot;non-dropping-particle&quot;:&quot;&quot;},{&quot;family&quot;:&quot;Pan&quot;,&quot;given&quot;:&quot;Deyun&quot;,&quot;parse-names&quot;:false,&quot;dropping-particle&quot;:&quot;&quot;,&quot;non-dropping-particle&quot;:&quot;&quot;},{&quot;family&quot;:&quot;Thomas&quot;,&quot;given&quot;:&quot;Jean M. G.&quot;,&quot;parse-names&quot;:false,&quot;dropping-particle&quot;:&quot;&quot;,&quot;non-dropping-particle&quot;:&quot;&quot;}],&quot;container-title&quot;:&quot;Journal of Agricultural Meteorology&quot;,&quot;accessed&quot;:{&quot;date-parts&quot;:[[2023,11,12]]},&quot;DOI&quot;:&quot;10.2480/AGRMET.469&quot;,&quot;ISSN&quot;:&quot;0021-8588&quot;,&quot;issued&quot;:{&quot;date-parts&quot;:[[2005]]},&quot;page&quot;:&quot;469-474&quot;,&quot;publisher&quot;:&quot;The Society of Agricultural Meteorology of Japan&quot;,&quot;issue&quot;:&quot;5&quot;,&quot;volume&quot;:&quot;60&quot;,&quot;container-title-short&quot;:&quot;&quot;},&quot;isTemporary&quot;:false},{&quot;id&quot;:&quot;7c6bc582-54cf-3163-9fd8-2d4bb13edda4&quot;,&quot;itemData&quot;:{&quot;type&quot;:&quot;article-journal&quot;,&quot;id&quot;:&quot;7c6bc582-54cf-3163-9fd8-2d4bb13edda4&quot;,&quot;title&quot;:&quot;Soybean pollen anatomy, viability and pod set under high temperature stress&quot;,&quot;author&quot;:[{&quot;family&quot;:&quot;Djanaguiraman&quot;,&quot;given&quot;:&quot;M.&quot;,&quot;parse-names&quot;:false,&quot;dropping-particle&quot;:&quot;&quot;,&quot;non-dropping-particle&quot;:&quot;&quot;},{&quot;family&quot;:&quot;Prasad&quot;,&quot;given&quot;:&quot;P. V.V.&quot;,&quot;parse-names&quot;:false,&quot;dropping-particle&quot;:&quot;&quot;,&quot;non-dropping-particle&quot;:&quot;&quot;},{&quot;family&quot;:&quot;Boyle&quot;,&quot;given&quot;:&quot;D. L.&quot;,&quot;parse-names&quot;:false,&quot;dropping-particle&quot;:&quot;&quot;,&quot;non-dropping-particle&quot;:&quot;&quot;},{&quot;family&quot;:&quot;Schapaugh&quot;,&quot;given&quot;:&quot;W. T.&quot;,&quot;parse-names&quot;:false,&quot;dropping-particle&quot;:&quot;&quot;,&quot;non-dropping-particle&quot;:&quot;&quot;}],&quot;container-title&quot;:&quot;Journal of Agronomy and Crop Science&quot;,&quot;DOI&quot;:&quot;10.1111/jac.12005&quot;,&quot;ISSN&quot;:&quot;09312250&quot;,&quot;issued&quot;:{&quot;date-parts&quot;:[[2013,6]]},&quot;page&quot;:&quot;171-177&quot;,&quot;abstract&quot;:&quot;High temperature (HT) stress is one of the major environmental factors influencing yield of soybean (Glycine max L. Merr.) in the semi-arid regions. Experiments were conducted in controlled environments to study the effects of HT stress on anatomical changes of pollen and their relationship to pollen function in soybean genotype K 03-2897. Objectives of this study were to (a) quantify the effect of HT stress during flowering on pollen function and pod set and (b) observe the anatomical changes in pollen grains of soybean plants grown under HT stress. Plants were exposed to HT (38/28 °C) or optimum temperature (OT, 28/18 °C) for 14 days at flowering stage. HT stress significantly decreased in vitro pollen germination by 22.7 % compared to OT. Pollen from HT stress was deformed; it had a thicker exine wall and a disintegrated tapetum layer. HT stress decreased pod set percentage (35.2 %) compared to OT. This study showed that decreases in pollen in vitro germination by HT stress were caused by anatomical changes in pollen, leading to decreased pod set percentage under HT stress. © 2012 Blackwell Verlag GmbH.&quot;,&quot;issue&quot;:&quot;3&quot;,&quot;volume&quot;:&quot;199&quot;,&quot;container-title-short&quot;:&quot;J. Agron. Crop Sci.&quot;},&quot;isTemporary&quot;:false}],&quot;citationTag&quot;:&quot;MENDELEY_CITATION_v3_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&quot;},{&quot;citationID&quot;:&quot;MENDELEY_CITATION_da6f0f82-6283-436c-b1bc-25a0c8671763&quot;,&quot;properties&quot;:{&quot;noteIndex&quot;:0},&quot;isEdited&quot;:false,&quot;manualOverride&quot;:{&quot;isManuallyOverridden&quot;:false,&quot;citeprocText&quot;:&quot;(Kothari et al., 2024)&quot;,&quot;manualOverrideText&quot;:&quot;&quot;},&quot;citationItems&quot;:[{&quot;id&quot;:&quot;3955d863-c4ea-38fc-8b62-21132872f659&quot;,&quot;itemData&quot;:{&quot;type&quot;:&quot;article-journal&quot;,&quot;id&quot;:&quot;3955d863-c4ea-38fc-8b62-21132872f659&quot;,&quot;title&quot;:&quot;Evaluating differences among crop models in simulating soybean in-season growth&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Silva&quot;,&quot;given&quot;:&quot;Fernando Antônio Macena&quot;,&quot;parse-names&quot;:false,&quot;dropping-particle&quot;:&quot;&quot;,&quot;non-dropping-particle&quot;:&quot;da&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almerón&quot;,&quot;given&quot;:&quot;Montserrat&quot;,&quot;parse-names&quot;:false,&quot;dropping-particle&quot;:&quot;&quot;,&quot;non-dropping-particle&quot;:&quot;&quot;}],&quot;container-title&quot;:&quot;Field Crops Research&quot;,&quot;DOI&quot;:&quot;10.1016/j.fcr.2024.109306&quot;,&quot;ISSN&quot;:&quot;03784290&quot;,&quot;issued&quot;:{&quot;date-parts&quot;:[[2024,4,1]]},&quot;abstract&quot;:&quot;Crop models are useful tools for simulating agricultural systems that require continued model development and testing to increase their robustness and improve how they describe our current understanding of processes. Coordinated and “blind” evaluation of multiple models using same protocols and experimental datasets provides unique opportunities to further improve models and enhance their reliability. For soybean [Glycine max (L.) Merr.], there has been limited coordinated multi-model evaluations for the simulation of in-season plant growth dynamics. We evaluated ten dynamic soybean crop models for their simulation of in-season plant growth using data from five experiments conducted in Argentina, Brazil, France, and USA. We evaluated models after a Blind (using only phenology data) and a Full calibration (with in-season and end-of-season variables). Calibration reduced model uncertainty by reducing standard bias for the simulation of in-season variables (biomass, leaf, pod, and stem weights, and leaf area index, LAI). However, we found that most models had difficulty in reproducing leaf growth dynamics, with normalized root mean squared error (nRMSE) of 56% for leaf weight and 43% for LAI (across locations and models after Full calibration). Models with different levels of complexity and experience were capable of simulating final seed yield at maturity with reasonable accuracy (nRMSE of 8–31% after Full calibration). However, the nRMSE for pod weight (of 17–64% after Full calibration) was two-fold larger than that of seed yield. Moreover, the models differed in how they simulated timing from sowing to beginning seed growth (47–93 days) and effective seed filling period (18–54 days), owing to model structural differences in defining the reproductive developmental stages. Overall, we identified the following processes that can benefit from further model improvement: leaf expansion and senescence, reproductive phenology, and partitioning to reproductive growth. Simulation of pod wall tissue and individual seed cohorts is another aspect that many models currently lack. Model improvement can benefit from high-temporal resolution experimental datasets that concurrently account for phenology, plant growth, and partitioning. Further, we recommend collecting reproductive phenology in the field consistent with actual dry matter allocation to organs in the models and collecting multiple observations of seed and pod weight to aid model improvement for simulation of seed growth and yield formation.&quot;,&quot;publisher&quot;:&quot;Elsevier B.V.&quot;,&quot;volume&quot;:&quot;309&quot;,&quot;container-title-short&quot;:&quot;Field Crops Res.&quot;},&quot;isTemporary&quot;:false}],&quot;citationTag&quot;:&quot;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&quot;},{&quot;citationID&quot;:&quot;MENDELEY_CITATION_24816bcb-922f-4738-94e4-b5a4679b71d1&quot;,&quot;properties&quot;:{&quot;noteIndex&quot;:0},&quot;isEdited&quot;:false,&quot;manualOverride&quot;:{&quot;isManuallyOverridden&quot;:false,&quot;citeprocText&quot;:&quot;(Richetti et al., 2025)&quot;,&quot;manualOverrideText&quot;:&quot;&quot;},&quot;citationItems&quot;:[{&quot;id&quot;:&quot;e93c2e6c-a708-3711-a349-e1857f80773a&quot;,&quot;itemData&quot;:{&quot;type&quot;:&quot;article&quot;,&quot;id&quot;:&quot;e93c2e6c-a708-3711-a349-e1857f80773a&quot;,&quot;title&quot;:&quot;Challenges in modelling the impact of frost and heat stress on the yield of cool-season annual grain crops&quot;,&quot;author&quot;:[{&quot;family&quot;:&quot;Richetti&quot;,&quot;given&quot;:&quot;Jonathan&quot;,&quot;parse-names&quot;:false,&quot;dropping-particle&quot;:&quot;&quot;,&quot;non-dropping-particle&quot;:&quot;&quot;},{&quot;family&quot;:&quot;Sadras&quot;,&quot;given&quot;:&quot;Victor Oscar&quot;,&quot;parse-names&quot;:false,&quot;dropping-particle&quot;:&quot;&quot;,&quot;non-dropping-particle&quot;:&quot;&quot;},{&quot;family&quot;:&quot;He&quot;,&quot;given&quot;:&quot;Di&quot;,&quot;parse-names&quot;:false,&quot;dropping-particle&quot;:&quot;&quot;,&quot;non-dropping-particle&quot;:&quot;&quot;},{&quot;family&quot;:&quot;Leske&quot;,&quot;given&quot;:&quot;Brenton&quot;,&quot;parse-names&quot;:false,&quot;dropping-particle&quot;:&quot;&quot;,&quot;non-dropping-particle&quot;:&quot;&quot;},{&quot;family&quot;:&quot;Hu&quot;,&quot;given&quot;:&quot;Pengcheng&quot;,&quot;parse-names&quot;:false,&quot;dropping-particle&quot;:&quot;&quot;,&quot;non-dropping-particle&quot;:&quot;&quot;},{&quot;family&quot;:&quot;Beletse&quot;,&quot;given&quot;:&quot;Yacob&quot;,&quot;parse-names&quot;:false,&quot;dropping-particle&quot;:&quot;&quot;,&quot;non-dropping-particle&quot;:&quot;&quot;},{&quot;family&quot;:&quot;Cossani&quot;,&quot;given&quot;:&quot;C. Mariano&quot;,&quot;parse-names&quot;:false,&quot;dropping-particle&quot;:&quot;&quot;,&quot;non-dropping-particle&quot;:&quot;&quot;},{&quot;family&quot;:&quot;Nguyen&quot;,&quot;given&quot;:&quot;Ha&quot;,&quot;parse-names&quot;:false,&quot;dropping-particle&quot;:&quot;&quot;,&quot;non-dropping-particle&quot;:&quot;&quot;},{&quot;family&quot;:&quot;Zheng&quot;,&quot;given&quot;:&quot;Bangyou&quot;,&quot;parse-names&quot;:false,&quot;dropping-particle&quot;:&quot;&quot;,&quot;non-dropping-particle&quot;:&quot;&quot;},{&quot;family&quot;:&quot;Deery&quot;,&quot;given&quot;:&quot;David Matthews&quot;,&quot;parse-names&quot;:false,&quot;dropping-particle&quot;:&quot;&quot;,&quot;non-dropping-particle&quot;:&quot;&quot;},{&quot;family&quot;:&quot;Dreccer&quot;,&quot;given&quot;:&quot;M. Fernanda&quot;,&quot;parse-names&quot;:false,&quot;dropping-particle&quot;:&quot;&quot;,&quot;non-dropping-particle&quot;:&quot;&quot;},{&quot;family&quot;:&quot;Whish&quot;,&quot;given&quot;:&quot;Jeremy&quot;,&quot;parse-names&quot;:false,&quot;dropping-particle&quot;:&quot;&quot;,&quot;non-dropping-particle&quot;:&quot;&quot;},{&quot;family&quot;:&quot;Lilley&quot;,&quot;given&quot;:&quot;Julianne&quot;,&quot;parse-names&quot;:false,&quot;dropping-particle&quot;:&quot;&quot;,&quot;non-dropping-particle&quot;:&quot;&quot;}],&quot;container-title&quot;:&quot;Frontiers in Plant Science&quot;,&quot;DOI&quot;:&quot;10.3389/fpls.2025.1613432&quot;,&quot;ISSN&quot;:&quot;1664462X&quot;,&quot;issued&quot;:{&quot;date-parts&quot;:[[2025]]},&quot;abstract&quot;:&quot;Frost and heat events at critical growth stages could cause large yield losses. These temperature extremes are increasing in frequency and intensity due to climate change in many parts of the broadacre cropping regions globally, presenting challenges to food production. For cool-season grain-growing regions, where summers are already too hot, heat and frost risks can limit adaptation options. Capturing these stresses in crop models accurately is increasingly important for evaluating the timing, severity, and yield consequences of extreme events. However, most existing process-based models were not designed to simulate short-duration temperature extremes, limiting their ability to assess climate risk and inform adaptation to frost and heat. Yield responses to heat and frost are associated with pollen sterility, grain abortion, accelerated senescence, and grain filling. Six challenges limit current modelling approaches: (1) inadequate spatial and temporal resolution of extreme events, (2) threshold-based and non-linear crop responses, (3) interactions between phenology and management, (4) cumulative and interacting stress effects across development stages, (5) limited representation of genotype-specific sensitivities, and (6) reliance on daily temperature data. Addressing these challenges requires improved use of sub-daily climate data, incorporation of physiological damage mechanisms, and enhanced crop- and genotype-specific parameterisation. These developments are critical for improving crop yield predictions under extreme temperatures in the context of climate change.&quot;,&quot;publisher&quot;:&quot;Frontiers Media SA&quot;,&quot;volume&quot;:&quot;16&quot;,&quot;container-title-short&quot;:&quot;Front. Plant Sci.&quot;},&quot;isTemporary&quot;:false}],&quot;citationTag&quot;:&quot;MENDELEY_CITATION_v3_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&quot;},{&quot;citationID&quot;:&quot;MENDELEY_CITATION_afd7095b-28b7-413d-a3ef-0354fbd0258e&quot;,&quot;properties&quot;:{&quot;noteIndex&quot;:0},&quot;isEdited&quot;:false,&quot;manualOverride&quot;:{&quot;isManuallyOverridden&quot;:false,&quot;citeprocText&quot;:&quot;(Hatfield et al., 2011)&quot;,&quot;manualOverrideText&quot;:&quot;&quot;},&quot;citationItems&quot;:[{&quot;id&quot;:&quot;6e4a0a8c-caf1-34ab-ad8f-025d85a4754a&quot;,&quot;itemData&quot;:{&quot;type&quot;:&quot;article-journal&quot;,&quot;id&quot;:&quot;6e4a0a8c-caf1-34ab-ad8f-025d85a4754a&quot;,&quot;title&quot;:&quot;Climate Impacts on Agriculture: Implications for Crop Production&quot;,&quot;author&quot;:[{&quot;family&quot;:&quot;Hatfield&quot;,&quot;given&quot;:&quot;J. L.&quot;,&quot;parse-names&quot;:false,&quot;dropping-particle&quot;:&quot;&quot;,&quot;non-dropping-particle&quot;:&quot;&quot;},{&quot;family&quot;:&quot;Boote&quot;,&quot;given&quot;:&quot;K. J.&quot;,&quot;parse-names&quot;:false,&quot;dropping-particle&quot;:&quot;&quot;,&quot;non-dropping-particle&quot;:&quot;&quot;},{&quot;family&quot;:&quot;Kimball&quot;,&quot;given&quot;:&quot;B. A.&quot;,&quot;parse-names&quot;:false,&quot;dropping-particle&quot;:&quot;&quot;,&quot;non-dropping-particle&quot;:&quot;&quot;},{&quot;family&quot;:&quot;Ziska&quot;,&quot;given&quot;:&quot;L. H.&quot;,&quot;parse-names&quot;:false,&quot;dropping-particle&quot;:&quot;&quot;,&quot;non-dropping-particle&quot;:&quot;&quot;},{&quot;family&quot;:&quot;Izaurralde&quot;,&quot;given&quot;:&quot;R. C.&quot;,&quot;parse-names&quot;:false,&quot;dropping-particle&quot;:&quot;&quot;,&quot;non-dropping-particle&quot;:&quot;&quot;},{&quot;family&quot;:&quot;Ort&quot;,&quot;given&quot;:&quot;D.&quot;,&quot;parse-names&quot;:false,&quot;dropping-particle&quot;:&quot;&quot;,&quot;non-dropping-particle&quot;:&quot;&quot;},{&quot;family&quot;:&quot;Thomson&quot;,&quot;given&quot;:&quot;A. M.&quot;,&quot;parse-names&quot;:false,&quot;dropping-particle&quot;:&quot;&quot;,&quot;non-dropping-particle&quot;:&quot;&quot;},{&quot;family&quot;:&quot;Wolfe&quot;,&quot;given&quot;:&quot;D.&quot;,&quot;parse-names&quot;:false,&quot;dropping-particle&quot;:&quot;&quot;,&quot;non-dropping-particle&quot;:&quot;&quot;}],&quot;container-title&quot;:&quot;Agronomy Journal&quot;,&quot;DOI&quot;:&quot;10.2134/agronj2010.0303&quot;,&quot;ISSN&quot;:&quot;0002-1962&quot;,&quot;issued&quot;:{&quot;date-parts&quot;:[[2011,3]]},&quot;page&quot;:&quot;351-370&quot;,&quot;abstract&quot;:&quot;&lt;p&gt; Changes in temperature, CO &lt;sub&gt;2&lt;/sub&gt; , and precipitation under the scenarios of climate change for the next 30 yr present a challenge to crop production. This review focuses on the impact of temperature, CO &lt;sub&gt;2,&lt;/sub&gt; and ozone on agronomic crops and the implications for crop production. Understanding these implications for agricultural crops is critical for developing cropping systems resilient to stresses induced by climate change. There is variation among crops in their response to CO &lt;sub&gt;2&lt;/sub&gt; , temperature, and precipitation changes and, with the regional differences in predicted climate, a situation is created in which the responses will be further complicated. For example, the temperature effects on soybean [ &lt;italic&gt;Glycine max&lt;/italic&gt; (L.) Merr.] could potentially cause yield reductions of 2.4% in the South but an increase of 1.7% in the Midwest. The frequency of years when temperatures exceed thresholds for damage during critical growth stages is likely to increase for some crops and regions. The increase in CO &lt;sub&gt;2&lt;/sub&gt; contributes significantly to enhanced plant growth and improved water use efficiency (WUE); however, there may be a downscaling of these positive impacts due to higher temperatures plants will experience during their growth cycle. A challenge is to understand the interactions of the changing climatic parameters because of the interactions among temperature, CO &lt;sub&gt;2&lt;/sub&gt; , and precipitation on plant growth and development and also on the biotic stresses of weeds, insects, and diseases. Agronomists will have to consider the variations in temperature and precipitation as part of the production system if they are to ensure the food security required by an ever increasing population. &lt;/p&gt;&quot;,&quot;issue&quot;:&quot;2&quot;,&quot;volume&quot;:&quot;103&quot;,&quot;container-title-short&quot;:&quot;Agron. J.&quot;},&quot;isTemporary&quot;:false}],&quot;citationTag&quot;:&quot;MENDELEY_CITATION_v3_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&quot;},{&quot;citationID&quot;:&quot;MENDELEY_CITATION_514fa0bb-4807-4649-a0ae-54c7263b9d09&quot;,&quot;properties&quot;:{&quot;noteIndex&quot;:0},&quot;isEdited&quot;:false,&quot;manualOverride&quot;:{&quot;isManuallyOverridden&quot;:false,&quot;citeprocText&quot;:&quot;(Mourtzinis et al., 2019)&quot;,&quot;manualOverrideText&quot;:&quot;&quot;},&quot;citationItems&quot;:[{&quot;id&quot;:&quot;6210d02a-bbd7-3067-9b5c-74539cd41c66&quot;,&quot;itemData&quot;:{&quot;type&quot;:&quot;article-journal&quot;,&quot;id&quot;:&quot;6210d02a-bbd7-3067-9b5c-74539cd41c66&quot;,&quot;title&quot;:&quot;Defining Optimal Soybean Sowing Dates across the US&quot;,&quot;author&quot;:[{&quot;family&quot;:&quot;Mourtzinis&quot;,&quot;given&quot;:&quot;Spyridon&quot;,&quot;parse-names&quot;:false,&quot;dropping-particle&quot;:&quot;&quot;,&quot;non-dropping-particle&quot;:&quot;&quot;},{&quot;family&quot;:&quot;Specht&quot;,&quot;given&quot;:&quot;James E.&quot;,&quot;parse-names&quot;:false,&quot;dropping-particle&quot;:&quot;&quot;,&quot;non-dropping-particle&quot;:&quot;&quot;},{&quot;family&quot;:&quot;Conley&quot;,&quot;given&quot;:&quot;Shawn P.&quot;,&quot;parse-names&quot;:false,&quot;dropping-particle&quot;:&quot;&quot;,&quot;non-dropping-particle&quot;:&quot;&quot;}],&quot;container-title&quot;:&quot;Scientific Reports 2019 9:1&quot;,&quot;accessed&quot;:{&quot;date-parts&quot;:[[2024,7,14]]},&quot;DOI&quot;:&quot;10.1038/s41598-019-38971-3&quot;,&quot;ISSN&quot;:&quot;2045-2322&quot;,&quot;PMID&quot;:&quot;30808953&quot;,&quot;URL&quot;:&quot;https://www.nature.com/articles/s41598-019-38971-3&quot;,&quot;issued&quot;:{&quot;date-parts&quot;:[[2019,2,26]]},&quot;page&quot;:&quot;1-7&quot;,&quot;abstract&quot;:&quot;Global crop demand is expected to increase by 60–110% by 2050. Climate change has already affected crop yields in some countries, and these effects are expected to continue. Identification of weather-related yield-limiting conditions and development of strategies for agricultural adaptation to climate change is essential to mitigate food security concerns. Here we used machine learning on US soybean yield data, collected from cultivar trials conducted in 27 states from 2007 to 2016, to examine crop sensitivity to varying in-season weather conditions. We identified the month-specific negative effect of drought via increased water vapor pressure deficit. Excluding Texas and Mississippi, where later sowing increased yield, sowing 12 days earlier than what was practiced during this decade across the US would have resulted in 10% greater total yield and a cumulative monetary gain of ca. US$9 billion. Our data show the substantial nation- and region-specific yield and monetary effects of adjusting sowing timing and highlight the importance of continuously quantifying and adapting to climate change. The magnitude of impact estimated in our study suggest that policy makers (e.g., federal crop insurance) and laggards (farmers that are slow to adopt) that fail to acknowledge and adapt to climate change will impact the national food security and economy of the US.&quot;,&quot;publisher&quot;:&quot;Nature Publishing Group&quot;,&quot;issue&quot;:&quot;1&quot;,&quot;volume&quot;:&quot;9&quot;,&quot;container-title-short&quot;:&quot;&quot;},&quot;isTemporary&quot;:false}],&quot;citationTag&quot;:&quot;MENDELEY_CITATION_v3_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&quot;},{&quot;citationID&quot;:&quot;MENDELEY_CITATION_c22eb8b9-205f-432e-a38e-2a7c4e2a7db9&quot;,&quot;properties&quot;:{&quot;noteIndex&quot;:0},&quot;isEdited&quot;:false,&quot;manualOverride&quot;:{&quot;isManuallyOverridden&quot;:true,&quot;citeprocText&quot;:&quot;(Boote et al., 2003)&quot;,&quot;manualOverrideText&quot;:&quot;Boote et al. (2003)&quot;},&quot;citationItems&quot;:[{&quot;id&quot;:&quot;d5cafc31-acd9-307d-aafb-dbaef7094892&quot;,&quot;itemData&quot;:{&quot;type&quot;:&quot;article-journal&quot;,&quot;id&quot;:&quot;d5cafc31-acd9-307d-aafb-dbaef7094892&quot;,&quot;title&quot;:&quot;Genetic Coefficients in the CROPGRO–Soybean Model&quot;,&quot;author&quot;:[{&quot;family&quot;:&quot;Boote&quot;,&quot;given&quot;:&quot;K. J.&quot;,&quot;parse-names&quot;:false,&quot;dropping-particle&quot;:&quot;&quot;,&quot;non-dropping-particle&quot;:&quot;&quot;},{&quot;family&quot;:&quot;Jones&quot;,&quot;given&quot;:&quot;J. W.&quot;,&quot;parse-names&quot;:false,&quot;dropping-particle&quot;:&quot;&quot;,&quot;non-dropping-particle&quot;:&quot;&quot;},{&quot;family&quot;:&quot;Batchelor&quot;,&quot;given&quot;:&quot;W. D.&quot;,&quot;parse-names&quot;:false,&quot;dropping-particle&quot;:&quot;&quot;,&quot;non-dropping-particle&quot;:&quot;&quot;},{&quot;family&quot;:&quot;Nafziger&quot;,&quot;given&quot;:&quot;E. D.&quot;,&quot;parse-names&quot;:false,&quot;dropping-particle&quot;:&quot;&quot;,&quot;non-dropping-particle&quot;:&quot;&quot;},{&quot;family&quot;:&quot;Myers&quot;,&quot;given&quot;:&quot;O.&quot;,&quot;parse-names&quot;:false,&quot;dropping-particle&quot;:&quot;&quot;,&quot;non-dropping-particle&quot;:&quot;&quot;}],&quot;container-title&quot;:&quot;Agronomy Journal&quot;,&quot;accessed&quot;:{&quot;date-parts&quot;:[[2023,10,19]]},&quot;DOI&quot;:&quot;10.2134/AGRONJ2003.3200&quot;,&quot;ISSN&quot;:&quot;0002-1962&quot;,&quot;issued&quot;:{&quot;date-parts&quot;:[[2003,1]]},&quot;page&quot;:&quot;32-51&quot;,&quot;abstract&quot;:&quot; Crop growth models are tools with valuable uses in research synthesis and crop management. This paper discusses genetic coefficients in the CROPGRO–Soybean model in terms of definitions, implications for genetic improvement, relationships to field performance, and linkage to genomics. As used in crop models, genetic coefficients are mathematical constructs designed to mimic the phenotypic phenotypic outcome of genes under different environments to influence: (i) life cycle including fractional allocation to different phases, (ii) photosynthetic, (iii) vegetative, (iv) rooting, and (v) reproductive processes. Model sensitivity analyses was used to hypothesize genetic coefficients of soybean [ Glycine max (L.) Merr.] and impact on field performance. Yield improvement from increased leaf photosynthesis was shown to be small if coupled to specific leaf weight. Yield improvement with longer seed filling duration was enhanced by traits such as slower N mobilization to sustain leaf photosynthesis or by genetic traits and management factors allowing adequate leaf area index before seed fill. Yield improvement under water‐deficit appeared feasible from rate of root‐depth increase, shift in root profile, and a slow senesce trait. Modeled genetic coefficients showed mostly additive effects on yield when evaluated in combinations; and combinations of minor changes gave yield increases of 13 to 17%, comparable to recent genetic improvement. More than additive effects occurred under good crop management or under projected rise in global CO 2 . Information from genomics, physiology, and yield performance trials can be used to derive genetic coefficients for crop models. Interaction of molecular geneticists, physiologists, and crop modelers is needed to facilitate the translation of genetic knowledge to modes of action, and finally to integrated field performance under multiple stress environments. &quot;,&quot;publisher&quot;:&quot;Wiley&quot;,&quot;issue&quot;:&quot;1&quot;,&quot;volume&quot;:&quot;95&quot;,&quot;container-title-short&quot;:&quot;Agron. J.&quot;},&quot;isTemporary&quot;:false}],&quot;citationTag&quot;:&quot;MENDELEY_CITATION_v3_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&quot;},{&quot;citationID&quot;:&quot;MENDELEY_CITATION_73fa42b8-c016-4796-9709-da29172c2903&quot;,&quot;properties&quot;:{&quot;noteIndex&quot;:0},&quot;isEdited&quot;:false,&quot;manualOverride&quot;:{&quot;isManuallyOverridden&quot;:false,&quot;citeprocText&quot;:&quot;(Kothari et al., 2022; Ruiz-Vera et al., 2013)&quot;,&quot;manualOverrideText&quot;:&quot;&quot;},&quot;citationItems&quot;:[{&quot;id&quot;:&quot;e003b938-807d-301e-9acd-994bca97cd30&quot;,&quot;itemData&quot;:{&quot;type&quot;:&quot;article-journal&quot;,&quot;id&quot;:&quot;e003b938-807d-301e-9acd-994bca97cd30&quot;,&quot;title&quot;:&quot;Are soybean models ready for climate change food impact assessments?&quot;,&quot;author&quot;:[{&quot;family&quot;:&quot;Kothari&quot;,&quot;given&quot;:&quot;Kritika&quot;,&quot;parse-names&quot;:false,&quot;dropping-particle&quot;:&quot;&quot;,&quot;non-dropping-particle&quot;:&quot;&quot;},{&quot;family&quot;:&quot;Battisti&quot;,&quot;given&quot;:&quot;Rafael&quot;,&quot;parse-names&quot;:false,&quot;dropping-particle&quot;:&quot;&quot;,&quot;non-dropping-particle&quot;:&quot;&quot;},{&quot;family&quot;:&quot;Boote&quot;,&quot;given&quot;:&quot;Kenneth J.&quot;,&quot;parse-names&quot;:false,&quot;dropping-particle&quot;:&quot;&quot;,&quot;non-dropping-particle&quot;:&quot;&quot;},{&quot;family&quot;:&quot;Archontoulis&quot;,&quot;given&quot;:&quot;Sotirios&quot;,&quot;parse-names&quot;:false,&quot;dropping-particle&quot;:&quot;V.&quot;,&quot;non-dropping-particle&quot;:&quot;&quot;},{&quot;family&quot;:&quot;Confalone&quot;,&quot;given&quot;:&quot;Adriana&quot;,&quot;parse-names&quot;:false,&quot;dropping-particle&quot;:&quot;&quot;,&quot;non-dropping-particle&quot;:&quot;&quot;},{&quot;family&quot;:&quot;Constantin&quot;,&quot;given&quot;:&quot;Julie&quot;,&quot;parse-names&quot;:false,&quot;dropping-particle&quot;:&quot;&quot;,&quot;non-dropping-particle&quot;:&quot;&quot;},{&quot;family&quot;:&quot;Cuadra&quot;,&quot;given&quot;:&quot;Santiago&quot;,&quot;parse-names&quot;:false,&quot;dropping-particle&quot;:&quot;V.&quot;,&quot;non-dropping-particle&quot;:&quot;&quot;},{&quot;family&quot;:&quot;Debaeke&quot;,&quot;given&quot;:&quot;Philippe&quot;,&quot;parse-names&quot;:false,&quot;dropping-particle&quot;:&quot;&quot;,&quot;non-dropping-particle&quot;:&quot;&quot;},{&quot;family&quot;:&quot;Faye&quot;,&quot;given&quot;:&quot;Babacar&quot;,&quot;parse-names&quot;:false,&quot;dropping-particle&quot;:&quot;&quot;,&quot;non-dropping-particle&quot;:&quot;&quot;},{&quot;family&quot;:&quot;Grant&quot;,&quot;given&quot;:&quot;Brian&quot;,&quot;parse-names&quot;:false,&quot;dropping-particle&quot;:&quot;&quot;,&quot;non-dropping-particle&quot;:&quot;&quot;},{&quot;family&quot;:&quot;Hoogenboom&quot;,&quot;given&quot;:&quot;Gerrit&quot;,&quot;parse-names&quot;:false,&quot;dropping-particle&quot;:&quot;&quot;,&quot;non-dropping-particle&quot;:&quot;&quot;},{&quot;family&quot;:&quot;Jing&quot;,&quot;given&quot;:&quot;Qi&quot;,&quot;parse-names&quot;:false,&quot;dropping-particle&quot;:&quot;&quot;,&quot;non-dropping-particle&quot;:&quot;&quot;},{&quot;family&quot;:&quot;Laan&quot;,&quot;given&quot;:&quot;Michael&quot;,&quot;parse-names&quot;:false,&quot;dropping-particle&quot;:&quot;&quot;,&quot;non-dropping-particle&quot;:&quot;van der&quot;},{&quot;family&quot;:&quot;Macena da Silva&quot;,&quot;given&quot;:&quot;Fernando Antônio&quot;,&quot;parse-names&quot;:false,&quot;dropping-particle&quot;:&quot;&quot;,&quot;non-dropping-particle&quot;:&quot;&quot;},{&quot;family&quot;:&quot;Marin&quot;,&quot;given&quot;:&quot;Fabio R.&quot;,&quot;parse-names&quot;:false,&quot;dropping-particle&quot;:&quot;&quot;,&quot;non-dropping-particle&quot;:&quot;&quot;},{&quot;family&quot;:&quot;Nehbandani&quot;,&quot;given&quot;:&quot;Alireza&quot;,&quot;parse-names&quot;:false,&quot;dropping-particle&quot;:&quot;&quot;,&quot;non-dropping-particle&quot;:&quot;&quot;},{&quot;family&quot;:&quot;Nendel&quot;,&quot;given&quot;:&quot;Claas&quot;,&quot;parse-names&quot;:false,&quot;dropping-particle&quot;:&quot;&quot;,&quot;non-dropping-particle&quot;:&quot;&quot;},{&quot;family&quot;:&quot;Purcell&quot;,&quot;given&quot;:&quot;Larry C.&quot;,&quot;parse-names&quot;:false,&quot;dropping-particle&quot;:&quot;&quot;,&quot;non-dropping-particle&quot;:&quot;&quot;},{&quot;family&quot;:&quot;Qian&quot;,&quot;given&quot;:&quot;Budong&quot;,&quot;parse-names&quot;:false,&quot;dropping-particle&quot;:&quot;&quot;,&quot;non-dropping-particle&quot;:&quot;&quot;},{&quot;family&quot;:&quot;Ruane&quot;,&quot;given&quot;:&quot;Alex C.&quot;,&quot;parse-names&quot;:false,&quot;dropping-particle&quot;:&quot;&quot;,&quot;non-dropping-particle&quot;:&quot;&quot;},{&quot;family&quot;:&quot;Schoving&quot;,&quot;given&quot;:&quot;Céline&quot;,&quot;parse-names&quot;:false,&quot;dropping-particle&quot;:&quot;&quot;,&quot;non-dropping-particle&quot;:&quot;&quot;},{&quot;family&quot;:&quot;Silva&quot;,&quot;given&quot;:&quot;Evandro H.F.M.&quot;,&quot;parse-names&quot;:false,&quot;dropping-particle&quot;:&quot;&quot;,&quot;non-dropping-particle&quot;:&quot;&quot;},{&quot;family&quot;:&quot;Smith&quot;,&quot;given&quot;:&quot;Ward&quot;,&quot;parse-names&quot;:false,&quot;dropping-particle&quot;:&quot;&quot;,&quot;non-dropping-particle&quot;:&quot;&quot;},{&quot;family&quot;:&quot;Soltani&quot;,&quot;given&quot;:&quot;Afshin&quot;,&quot;parse-names&quot;:false,&quot;dropping-particle&quot;:&quot;&quot;,&quot;non-dropping-particle&quot;:&quot;&quot;},{&quot;family&quot;:&quot;Srivastava&quot;,&quot;given&quot;:&quot;Amit&quot;,&quot;parse-names&quot;:false,&quot;dropping-particle&quot;:&quot;&quot;,&quot;non-dropping-particle&quot;:&quot;&quot;},{&quot;family&quot;:&quot;Vieira&quot;,&quot;given&quot;:&quot;Nilson A.&quot;,&quot;parse-names&quot;:false,&quot;dropping-particle&quot;:&quot;&quot;,&quot;non-dropping-particle&quot;:&quot;&quot;},{&quot;family&quot;:&quot;Slone&quot;,&quot;given&quot;:&quot;Stacey&quot;,&quot;parse-names&quot;:false,&quot;dropping-particle&quot;:&quot;&quot;,&quot;non-dropping-particle&quot;:&quot;&quot;},{&quot;family&quot;:&quot;Salmerón&quot;,&quot;given&quot;:&quot;Montserrat&quot;,&quot;parse-names&quot;:false,&quot;dropping-particle&quot;:&quot;&quot;,&quot;non-dropping-particle&quot;:&quot;&quot;}],&quot;container-title&quot;:&quot;European Journal of Agronomy&quot;,&quot;accessed&quot;:{&quot;date-parts&quot;:[[2022,3,6]]},&quot;DOI&quot;:&quot;10.1016/J.EJA.2022.126482&quot;,&quot;ISSN&quot;:&quot;1161-0301&quot;,&quot;URL&quot;:&quot;https://linkinghub.elsevier.com/retrieve/pii/S1161030122000302&quot;,&quot;issued&quot;:{&quot;date-parts&quot;:[[2022,4,1]]},&quot;page&quot;:&quot;126482&quot;,&quot;publisher&quot;:&quot;Elsevier&quot;,&quot;volume&quot;:&quot;135&quot;,&quot;container-title-short&quot;:&quot;&quot;},&quot;isTemporary&quot;:false},{&quot;id&quot;:&quot;6871b0b3-27ff-30fa-9727-56d72f45d00c&quot;,&quot;itemData&quot;:{&quot;type&quot;:&quot;article-journal&quot;,&quot;id&quot;:&quot;6871b0b3-27ff-30fa-9727-56d72f45d00c&quot;,&quot;title&quot;:&quot;Global Warming Can Negate the Expected CO2 Stimulation in Photosynthesis and Productivity for Soybean Grown in the Midwestern United States    &quot;,&quot;author&quot;:[{&quot;family&quot;:&quot;Ruiz-Vera&quot;,&quot;given&quot;:&quot;Ursula M.&quot;,&quot;parse-names&quot;:false,&quot;dropping-particle&quot;:&quot;&quot;,&quot;non-dropping-particle&quot;:&quot;&quot;},{&quot;family&quot;:&quot;Siebers&quot;,&quot;given&quot;:&quot;Matthew&quot;,&quot;parse-names&quot;:false,&quot;dropping-particle&quot;:&quot;&quot;,&quot;non-dropping-particle&quot;:&quot;&quot;},{&quot;family&quot;:&quot;Gray&quot;,&quot;given&quot;:&quot;Sharon B.&quot;,&quot;parse-names&quot;:false,&quot;dropping-particle&quot;:&quot;&quot;,&quot;non-dropping-particle&quot;:&quot;&quot;},{&quot;family&quot;:&quot;Drag&quot;,&quot;given&quot;:&quot;David W.&quot;,&quot;parse-names&quot;:false,&quot;dropping-particle&quot;:&quot;&quot;,&quot;non-dropping-particle&quot;:&quot;&quot;},{&quot;family&quot;:&quot;Rosenthal&quot;,&quot;given&quot;:&quot;David M.&quot;,&quot;parse-names&quot;:false,&quot;dropping-particle&quot;:&quot;&quot;,&quot;non-dropping-particle&quot;:&quot;&quot;},{&quot;family&quot;:&quot;Kimball&quot;,&quot;given&quot;:&quot;Bruce A.&quot;,&quot;parse-names&quot;:false,&quot;dropping-particle&quot;:&quot;&quot;,&quot;non-dropping-particle&quot;:&quot;&quot;},{&quot;family&quot;:&quot;Ort&quot;,&quot;given&quot;:&quot;Donald R.&quot;,&quot;parse-names&quot;:false,&quot;dropping-particle&quot;:&quot;&quot;,&quot;non-dropping-particle&quot;:&quot;&quot;},{&quot;family&quot;:&quot;Bernacchi&quot;,&quot;given&quot;:&quot;Carl J.&quot;,&quot;parse-names&quot;:false,&quot;dropping-particle&quot;:&quot;&quot;,&quot;non-dropping-particle&quot;:&quot;&quot;}],&quot;container-title&quot;:&quot;Plant Physiology&quot;,&quot;DOI&quot;:&quot;10.1104/pp.112.211938&quot;,&quot;ISSN&quot;:&quot;1532-2548&quot;,&quot;issued&quot;:{&quot;date-parts&quot;:[[2013,5,2]]},&quot;page&quot;:&quot;410-423&quot;,&quot;abstract&quot;:&quot;&lt;p&gt;Extensive evidence shows that increasing carbon dioxide concentration ([CO2]) stimulates, and increasing temperature decreases, both net photosynthetic carbon assimilation (A) and biomass production for C3 plants. However the [CO2]-induced stimulation in A is projected to increase further with warmer temperature. While the influence of increasing temperature and [CO2], independent of each other, on A and biomass production have been widely investigated, the interaction between these two major global changes has not been tested on field-grown crops. Here, the interactive effect of both elevated [CO2] (approximately 585 μmol mol−1) and temperature (+3.5°C) on soybean (Glycine max) A, biomass, and yield were tested over two growing seasons in the Temperature by Free-Air CO2 Enrichment experiment at the Soybean Free Air CO2 Enrichment facility. Measurements of A, stomatal conductance, and intercellular [CO2] were collected along with meteorological, water potential, and growth data. Elevated temperatures caused lower A, which was largely attributed to declines in stomatal conductance and intercellular [CO2] and led in turn to lower yields. Increasing both [CO2] and temperature stimulated A relative to elevated [CO2] alone on only two sampling days during 2009 and on no days in 2011. In 2011, the warmer of the two years, there were no observed increases in yield in the elevated temperature plots regardless of whether [CO2] was elevated. All treatments lowered the harvest index for soybean, although the effect of elevated [CO2] in 2011 was not statistically significant. These results provide a better understanding of the physiological responses of soybean to future climate change conditions and suggest that the potential is limited for elevated [CO2] to mitigate the influence of rising temperatures on photosynthesis, growth, and yields of C3 crops.&lt;/p&gt;&quot;,&quot;issue&quot;:&quot;1&quot;,&quot;volume&quot;:&quot;162&quot;,&quot;container-title-short&quot;:&quot;Plant Physiol.&quot;},&quot;isTemporary&quot;:false}],&quot;citationTag&quot;:&quot;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&quot;},{&quot;citationID&quot;:&quot;MENDELEY_CITATION_cf974c05-054b-4b92-9c7e-f750c4b98cd1&quot;,&quot;properties&quot;:{&quot;noteIndex&quot;:0},&quot;isEdited&quot;:false,&quot;manualOverride&quot;:{&quot;citeprocText&quot;:&quot;(Mastrodomenico and Purcell, 2012)&quot;,&quot;isManuallyOverridden&quot;:false,&quot;manualOverrideText&quot;:&quot;&quot;},&quot;citationItems&quot;:[{&quot;id&quot;:&quot;a8816266-fe61-5cff-8989-bb2ee0a994eb&quot;,&quot;itemData&quot;:{&quot;DOI&quot;:&quot;10.2135/CROPSCI2011.08.0414&quot;,&quot;ISSN&quot;:&quot;1435-0653&quot;,&quot;abstract&quot;:&quot;Seed N is important for soybean [Glycine max (L.) Merr.] because of the high grain protein concentration. However, the association between N2 fixation and N remobilized from vegetative tissues to seed across different maturity groups (MGs) is not well understood. We hypothesized that increased amounts of biomass at the beginning of seedfill for latematuring genotypes would provide a larger pool of N that was available for remobilization during seedfill and would increase yield relative to earlier-maturing genotypes. Near isolines for maturity (MG IV, V, and VI), a modern breeding line (R01-416F, MG V), and a nonnodulated soybean genotype (MG VI) were harvested periodically from beginning seedfill to physiological maturity to determine N remobilization and N2 fixation. Nitrogen fixation contributed approximately 90% of the seed N. The MG VI isoline accumulated larger N amounts in vegetative tissues than the MG IV isoline. Maturity isolines had similar seed N content, but the MG IV genotype had higher N harvest index (2009) than the MG VI isoline. In 2009, R01-416F had greater yields and N content than the isolines, but there was no indication that N remobilization during seedfill was greater. These data indicate that N2 fixation continued until late seedfill and supplied nearly all of seed N. A large reservoir of N in the vegetative tissue of late MGs was not fully used, and N was not a limitation to yield under these conditions. © Crop Science Society of America.&quot;,&quot;author&quot;:[{&quot;dropping-particle&quot;:&quot;&quot;,&quot;family&quot;:&quot;Mastrodomenico&quot;,&quot;given&quot;:&quot;Adriano T.&quot;,&quot;non-dropping-particle&quot;:&quot;&quot;,&quot;parse-names&quot;:false,&quot;suffix&quot;:&quot;&quot;},{&quot;dropping-particle&quot;:&quot;&quot;,&quot;family&quot;:&quot;Purcell&quot;,&quot;given&quot;:&quot;Larry C.&quot;,&quot;non-dropping-particle&quot;:&quot;&quot;,&quot;parse-names&quot;:false,&quot;suffix&quot;:&quot;&quot;}],&quot;container-title&quot;:&quot;Crop Science&quot;,&quot;id&quot;:&quot;a8816266-fe61-5cff-8989-bb2ee0a994eb&quot;,&quot;issue&quot;:&quot;3&quot;,&quot;issued&quot;:{&quot;date-parts&quot;:[[&quot;2012&quot;,&quot;5&quot;,&quot;1&quot;]]},&quot;page&quot;:&quot;1281-1289&quot;,&quot;publisher&quot;:&quot;John Wiley &amp; Sons, Ltd&quot;,&quot;title&quot;:&quot;Soybean Nitrogen Fixation and Nitrogen Remobilization during Reproductive Development&quot;,&quot;type&quot;:&quot;article-journal&quot;,&quot;volume&quot;:&quot;52&quot;,&quot;container-title-short&quot;:&quot;Crop Sci.&quot;},&quot;uris&quot;:[&quot;http://www.mendeley.com/documents/?uuid=1f1fd2d0-cf9e-3a85-899d-0ac08b0a0299&quot;],&quot;isTemporary&quot;:false,&quot;legacyDesktopId&quot;:&quot;1f1fd2d0-cf9e-3a85-899d-0ac08b0a0299&quot;}],&quot;citationTag&quot;:&quot;MENDELEY_CITATION_v3_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&quot;}]"/>
    <we:property name="MENDELEY_CITATIONS_LOCALE_CODE" value="&quot;en-US&quot;"/>
    <we:property name="MENDELEY_CITATIONS_STYLE" value="{&quot;id&quot;:&quot;https://www.zotero.org/styles/field-crops-research&quot;,&quot;title&quot;:&quot;Field Crops Research&quot;,&quot;format&quot;:&quot;author-date&quot;,&quot;defaultLocale&quot;:&quot;en-US&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62AB62-92F9-4687-8461-6793808228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19</Pages>
  <Words>4600</Words>
  <Characters>26223</Characters>
  <Application>Microsoft Office Word</Application>
  <DocSecurity>0</DocSecurity>
  <Lines>218</Lines>
  <Paragraphs>61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30762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eXtyles Citation Match Check</dc:creator>
  <cp:lastModifiedBy>Elvis F. Elli</cp:lastModifiedBy>
  <cp:revision>23</cp:revision>
  <dcterms:created xsi:type="dcterms:W3CDTF">2026-07-02T13:57:00Z</dcterms:created>
  <dcterms:modified xsi:type="dcterms:W3CDTF">2026-08-14T14:22:00Z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nNumsOnRight">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MTWinEqns">
    <vt:bool>true</vt:bool>
  </property>
  <property fmtid="{D5CDD505-2E9C-101B-9397-08002B2CF9AE}" pid="6" name="GrammarlyDocumentId">
    <vt:lpwstr>319b9205-80df-48d1-9ee3-b967d8753f61</vt:lpwstr>
  </property>
  <property fmtid="{D5CDD505-2E9C-101B-9397-08002B2CF9AE}" pid="7" name="MSIP_Label_0570d0e1-5e3d-4557-a9f8-84d8494b9cc8_Enabled">
    <vt:lpwstr>true</vt:lpwstr>
  </property>
  <property fmtid="{D5CDD505-2E9C-101B-9397-08002B2CF9AE}" pid="8" name="MSIP_Label_0570d0e1-5e3d-4557-a9f8-84d8494b9cc8_SetDate">
    <vt:lpwstr>2026-03-26T15:42:10Z</vt:lpwstr>
  </property>
  <property fmtid="{D5CDD505-2E9C-101B-9397-08002B2CF9AE}" pid="9" name="MSIP_Label_0570d0e1-5e3d-4557-a9f8-84d8494b9cc8_Method">
    <vt:lpwstr>Standard</vt:lpwstr>
  </property>
  <property fmtid="{D5CDD505-2E9C-101B-9397-08002B2CF9AE}" pid="10" name="MSIP_Label_0570d0e1-5e3d-4557-a9f8-84d8494b9cc8_Name">
    <vt:lpwstr>Public Data</vt:lpwstr>
  </property>
  <property fmtid="{D5CDD505-2E9C-101B-9397-08002B2CF9AE}" pid="11" name="MSIP_Label_0570d0e1-5e3d-4557-a9f8-84d8494b9cc8_SiteId">
    <vt:lpwstr>174d954f-585e-40c3-ae1c-01ada5f26723</vt:lpwstr>
  </property>
  <property fmtid="{D5CDD505-2E9C-101B-9397-08002B2CF9AE}" pid="12" name="MSIP_Label_0570d0e1-5e3d-4557-a9f8-84d8494b9cc8_ActionId">
    <vt:lpwstr>236f25af-8614-4098-9392-d5e38b1afab5</vt:lpwstr>
  </property>
  <property fmtid="{D5CDD505-2E9C-101B-9397-08002B2CF9AE}" pid="13" name="MSIP_Label_0570d0e1-5e3d-4557-a9f8-84d8494b9cc8_ContentBits">
    <vt:lpwstr>0</vt:lpwstr>
  </property>
  <property fmtid="{D5CDD505-2E9C-101B-9397-08002B2CF9AE}" pid="14" name="MSIP_Label_0570d0e1-5e3d-4557-a9f8-84d8494b9cc8_Tag">
    <vt:lpwstr>10, 3, 0, 1</vt:lpwstr>
  </property>
</Properties>
</file>